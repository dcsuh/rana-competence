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235A3" w14:textId="3C537133" w:rsidR="009F7FBE" w:rsidRPr="00DF19BC" w:rsidRDefault="00AA4CBC" w:rsidP="009F7FBE">
      <w:pPr>
        <w:rPr>
          <w:rFonts w:ascii="Times New Roman" w:hAnsi="Times New Roman" w:cs="Times New Roman"/>
        </w:rPr>
      </w:pPr>
      <w:r>
        <w:rPr>
          <w:rFonts w:ascii="Times New Roman" w:hAnsi="Times New Roman" w:cs="Times New Roman"/>
        </w:rPr>
        <w:t xml:space="preserve">DATE </w:t>
      </w:r>
      <w:proofErr w:type="spellStart"/>
      <w:r>
        <w:rPr>
          <w:rFonts w:ascii="Times New Roman" w:hAnsi="Times New Roman" w:cs="Times New Roman"/>
        </w:rPr>
        <w:t>DATE</w:t>
      </w:r>
      <w:proofErr w:type="spellEnd"/>
      <w:r>
        <w:rPr>
          <w:rFonts w:ascii="Times New Roman" w:hAnsi="Times New Roman" w:cs="Times New Roman"/>
        </w:rPr>
        <w:t xml:space="preserve"> </w:t>
      </w:r>
      <w:proofErr w:type="spellStart"/>
      <w:r>
        <w:rPr>
          <w:rFonts w:ascii="Times New Roman" w:hAnsi="Times New Roman" w:cs="Times New Roman"/>
        </w:rPr>
        <w:t>DATE</w:t>
      </w:r>
      <w:proofErr w:type="spellEnd"/>
    </w:p>
    <w:p w14:paraId="6D65549A" w14:textId="77777777" w:rsidR="009F7FBE" w:rsidRPr="00DF19BC" w:rsidRDefault="009F7FBE" w:rsidP="009F7FBE">
      <w:pPr>
        <w:rPr>
          <w:rFonts w:ascii="Times New Roman" w:hAnsi="Times New Roman" w:cs="Times New Roman"/>
        </w:rPr>
      </w:pPr>
    </w:p>
    <w:p w14:paraId="60BBE1DD" w14:textId="77777777" w:rsidR="009F7FBE" w:rsidRPr="00DF19BC" w:rsidRDefault="009F7FBE" w:rsidP="009F7FBE">
      <w:pPr>
        <w:rPr>
          <w:rFonts w:ascii="Times New Roman" w:hAnsi="Times New Roman" w:cs="Times New Roman"/>
        </w:rPr>
      </w:pPr>
    </w:p>
    <w:p w14:paraId="31807DB7" w14:textId="77777777" w:rsidR="009F7FBE" w:rsidRPr="00DF19BC" w:rsidRDefault="009F7FBE" w:rsidP="009F7FBE">
      <w:pPr>
        <w:rPr>
          <w:rFonts w:ascii="Times New Roman" w:hAnsi="Times New Roman" w:cs="Times New Roman"/>
        </w:rPr>
      </w:pPr>
    </w:p>
    <w:p w14:paraId="2963A49B" w14:textId="77777777" w:rsidR="009F7FBE" w:rsidRPr="00DF19BC" w:rsidRDefault="009F7FBE" w:rsidP="009F7FBE">
      <w:pPr>
        <w:rPr>
          <w:rFonts w:ascii="Times New Roman" w:hAnsi="Times New Roman" w:cs="Times New Roman"/>
        </w:rPr>
      </w:pPr>
      <w:r w:rsidRPr="00DF19BC">
        <w:rPr>
          <w:rFonts w:ascii="Times New Roman" w:hAnsi="Times New Roman" w:cs="Times New Roman"/>
        </w:rPr>
        <w:t>Dear Senior Editors:</w:t>
      </w:r>
    </w:p>
    <w:p w14:paraId="3C6197E4" w14:textId="77777777" w:rsidR="009F7FBE" w:rsidRPr="00DF19BC" w:rsidRDefault="009F7FBE" w:rsidP="009F7FBE">
      <w:pPr>
        <w:rPr>
          <w:rFonts w:ascii="Times New Roman" w:hAnsi="Times New Roman" w:cs="Times New Roman"/>
        </w:rPr>
      </w:pPr>
    </w:p>
    <w:p w14:paraId="070CEB36" w14:textId="5BFA9C1C" w:rsidR="009F7FBE" w:rsidRPr="00DF19BC" w:rsidRDefault="009F7FBE" w:rsidP="009F7FBE">
      <w:pPr>
        <w:rPr>
          <w:rFonts w:ascii="Times New Roman" w:hAnsi="Times New Roman" w:cs="Times New Roman"/>
        </w:rPr>
      </w:pPr>
      <w:r w:rsidRPr="00DF19BC">
        <w:rPr>
          <w:rFonts w:ascii="Times New Roman" w:hAnsi="Times New Roman" w:cs="Times New Roman"/>
        </w:rPr>
        <w:t>We are delighted to present our article titled, “</w:t>
      </w:r>
      <w:r w:rsidR="002C635C">
        <w:rPr>
          <w:rFonts w:ascii="Times New Roman" w:hAnsi="Times New Roman" w:cs="Times New Roman"/>
        </w:rPr>
        <w:t>TITLE</w:t>
      </w:r>
      <w:r w:rsidRPr="00DF19BC">
        <w:rPr>
          <w:rFonts w:ascii="Times New Roman" w:hAnsi="Times New Roman" w:cs="Times New Roman"/>
        </w:rPr>
        <w:t xml:space="preserve">” for consideration for publication in </w:t>
      </w:r>
      <w:r w:rsidR="00002146">
        <w:rPr>
          <w:rFonts w:ascii="Times New Roman" w:hAnsi="Times New Roman" w:cs="Times New Roman"/>
          <w:i/>
          <w:iCs/>
        </w:rPr>
        <w:t>Journal of Animal Ecolog</w:t>
      </w:r>
      <w:r w:rsidRPr="00DF19BC">
        <w:rPr>
          <w:rFonts w:ascii="Times New Roman" w:hAnsi="Times New Roman" w:cs="Times New Roman"/>
          <w:i/>
          <w:iCs/>
        </w:rPr>
        <w:t>y</w:t>
      </w:r>
      <w:r w:rsidRPr="00DF19BC">
        <w:rPr>
          <w:rFonts w:ascii="Times New Roman" w:hAnsi="Times New Roman" w:cs="Times New Roman"/>
        </w:rPr>
        <w:t>.</w:t>
      </w:r>
    </w:p>
    <w:p w14:paraId="15A820E1" w14:textId="77777777" w:rsidR="009F7FBE" w:rsidRPr="00DF19BC" w:rsidRDefault="009F7FBE" w:rsidP="009F7FBE">
      <w:pPr>
        <w:rPr>
          <w:rFonts w:ascii="Times New Roman" w:hAnsi="Times New Roman" w:cs="Times New Roman"/>
        </w:rPr>
      </w:pPr>
    </w:p>
    <w:p w14:paraId="6E021C4C" w14:textId="00C0491A" w:rsidR="009F7FBE" w:rsidRPr="00DF19BC" w:rsidRDefault="009F7FBE" w:rsidP="009F7FBE">
      <w:pPr>
        <w:rPr>
          <w:rFonts w:ascii="Times New Roman" w:hAnsi="Times New Roman" w:cs="Times New Roman"/>
        </w:rPr>
      </w:pPr>
      <w:r w:rsidRPr="00DF19BC">
        <w:rPr>
          <w:rFonts w:ascii="Times New Roman" w:hAnsi="Times New Roman" w:cs="Times New Roman"/>
        </w:rPr>
        <w:t xml:space="preserve">We present theoretical and empirical evidence for mechanistic interactions between abiotic and biotic factors that determine the transmission of generalist pathogens affecting animal communities. Within the field of disease ecology, diversity-disease relationships are generally lacking in mechanistic understanding. </w:t>
      </w:r>
      <w:ins w:id="0" w:author="Daniel Suh" w:date="2023-12-06T10:06:00Z">
        <w:r w:rsidR="002D3F74">
          <w:rPr>
            <w:rFonts w:ascii="Times New Roman" w:hAnsi="Times New Roman" w:cs="Times New Roman"/>
          </w:rPr>
          <w:t>In particular, we focus on</w:t>
        </w:r>
      </w:ins>
      <w:ins w:id="1" w:author="Daniel Suh" w:date="2023-12-06T10:08:00Z">
        <w:r w:rsidR="002D3F74">
          <w:rPr>
            <w:rFonts w:ascii="Times New Roman" w:hAnsi="Times New Roman" w:cs="Times New Roman"/>
          </w:rPr>
          <w:t xml:space="preserve"> a</w:t>
        </w:r>
      </w:ins>
      <w:ins w:id="2" w:author="Daniel Suh" w:date="2023-12-06T10:06:00Z">
        <w:r w:rsidR="002D3F74">
          <w:rPr>
            <w:rFonts w:ascii="Times New Roman" w:hAnsi="Times New Roman" w:cs="Times New Roman"/>
          </w:rPr>
          <w:t xml:space="preserve"> host-pathogen system that u</w:t>
        </w:r>
      </w:ins>
      <w:ins w:id="3" w:author="Daniel Suh" w:date="2023-12-06T10:08:00Z">
        <w:r w:rsidR="002D3F74">
          <w:rPr>
            <w:rFonts w:ascii="Times New Roman" w:hAnsi="Times New Roman" w:cs="Times New Roman"/>
          </w:rPr>
          <w:t>ses</w:t>
        </w:r>
      </w:ins>
      <w:ins w:id="4" w:author="Daniel Suh" w:date="2023-12-06T10:06:00Z">
        <w:r w:rsidR="002D3F74">
          <w:rPr>
            <w:rFonts w:ascii="Times New Roman" w:hAnsi="Times New Roman" w:cs="Times New Roman"/>
          </w:rPr>
          <w:t xml:space="preserve"> multiple host species and have the capacity for both direct and environmental transmission because </w:t>
        </w:r>
      </w:ins>
      <w:ins w:id="5" w:author="Daniel Suh" w:date="2023-12-06T10:08:00Z">
        <w:r w:rsidR="002D3F74">
          <w:rPr>
            <w:rFonts w:ascii="Times New Roman" w:hAnsi="Times New Roman" w:cs="Times New Roman"/>
          </w:rPr>
          <w:t>systems such as this one</w:t>
        </w:r>
      </w:ins>
      <w:ins w:id="6" w:author="Daniel Suh" w:date="2023-12-06T10:06:00Z">
        <w:r w:rsidR="002D3F74">
          <w:rPr>
            <w:rFonts w:ascii="Times New Roman" w:hAnsi="Times New Roman" w:cs="Times New Roman"/>
          </w:rPr>
          <w:t xml:space="preserve"> </w:t>
        </w:r>
        <w:proofErr w:type="gramStart"/>
        <w:r w:rsidR="002D3F74">
          <w:rPr>
            <w:rFonts w:ascii="Times New Roman" w:hAnsi="Times New Roman" w:cs="Times New Roman"/>
          </w:rPr>
          <w:t>are</w:t>
        </w:r>
        <w:proofErr w:type="gramEnd"/>
        <w:r w:rsidR="002D3F74">
          <w:rPr>
            <w:rFonts w:ascii="Times New Roman" w:hAnsi="Times New Roman" w:cs="Times New Roman"/>
          </w:rPr>
          <w:t xml:space="preserve"> li</w:t>
        </w:r>
      </w:ins>
      <w:ins w:id="7" w:author="Daniel Suh" w:date="2023-12-06T10:07:00Z">
        <w:r w:rsidR="002D3F74">
          <w:rPr>
            <w:rFonts w:ascii="Times New Roman" w:hAnsi="Times New Roman" w:cs="Times New Roman"/>
          </w:rPr>
          <w:t xml:space="preserve">kely to be strongly influenced by both biotic and abiotic factors. </w:t>
        </w:r>
      </w:ins>
      <w:r w:rsidRPr="00DF19BC">
        <w:rPr>
          <w:rFonts w:ascii="Times New Roman" w:hAnsi="Times New Roman" w:cs="Times New Roman"/>
        </w:rPr>
        <w:t xml:space="preserve">Our study of ranavirus transmission in amphibian communities addresses this knowledge gap with explicit consideration of the effects of environmental conditions, host community abundance, and composition, generating conceptually novel results that bring new insights to the timing and location of disease outbreaks in nature. </w:t>
      </w:r>
    </w:p>
    <w:p w14:paraId="6204712A" w14:textId="77777777" w:rsidR="009F7FBE" w:rsidRPr="00DF19BC" w:rsidRDefault="009F7FBE" w:rsidP="009F7FBE">
      <w:pPr>
        <w:rPr>
          <w:rFonts w:ascii="Times New Roman" w:hAnsi="Times New Roman" w:cs="Times New Roman"/>
        </w:rPr>
      </w:pPr>
    </w:p>
    <w:p w14:paraId="5F764521" w14:textId="14E81D8D" w:rsidR="009F7FBE" w:rsidRPr="00DF19BC" w:rsidRDefault="009F7FBE" w:rsidP="009F7FBE">
      <w:pPr>
        <w:rPr>
          <w:rFonts w:ascii="Times New Roman" w:hAnsi="Times New Roman" w:cs="Times New Roman"/>
        </w:rPr>
      </w:pPr>
      <w:r w:rsidRPr="00DF19BC">
        <w:rPr>
          <w:rFonts w:ascii="Times New Roman" w:hAnsi="Times New Roman" w:cs="Times New Roman"/>
        </w:rPr>
        <w:t>By focusing on host community composition, host abundance, and the environmental persistence of the pathogen, we develop a mathematical model that can assess each of these factors independently and together. We learn that each of these factors can contribute significantly to transmission and that the joint influence of these factors can produce synergistic effects. We connect this model to empirical data of ranavirus infections across communities of amphibians and demonstrate that transmission-promoting states of each of these factors commonly co-occur and drive prevalence. Consideration of both biotic and abiotic factors and the mechanistic rationale that we provide contributes significant new knowledge to our understanding of generalist pathogens with both contact and environmental transmission.</w:t>
      </w:r>
    </w:p>
    <w:p w14:paraId="5746D9E7" w14:textId="77777777" w:rsidR="009F7FBE" w:rsidRPr="00DF19BC" w:rsidRDefault="009F7FBE" w:rsidP="009F7FBE">
      <w:pPr>
        <w:rPr>
          <w:rFonts w:ascii="Times New Roman" w:hAnsi="Times New Roman" w:cs="Times New Roman"/>
        </w:rPr>
      </w:pPr>
    </w:p>
    <w:p w14:paraId="542267BB" w14:textId="23740C3B" w:rsidR="009F7FBE" w:rsidRPr="00DF19BC" w:rsidRDefault="009F7FBE" w:rsidP="009F7FBE">
      <w:pPr>
        <w:rPr>
          <w:rFonts w:ascii="Times New Roman" w:hAnsi="Times New Roman" w:cs="Times New Roman"/>
        </w:rPr>
      </w:pPr>
      <w:r w:rsidRPr="00DF19BC">
        <w:rPr>
          <w:rFonts w:ascii="Times New Roman" w:hAnsi="Times New Roman" w:cs="Times New Roman"/>
        </w:rPr>
        <w:t xml:space="preserve">We believe that </w:t>
      </w:r>
      <w:r w:rsidR="00002146">
        <w:rPr>
          <w:rFonts w:ascii="Times New Roman" w:hAnsi="Times New Roman" w:cs="Times New Roman"/>
          <w:i/>
          <w:iCs/>
        </w:rPr>
        <w:t>Journal of Animal Ecology</w:t>
      </w:r>
      <w:r w:rsidRPr="00DF19BC">
        <w:rPr>
          <w:rFonts w:ascii="Times New Roman" w:hAnsi="Times New Roman" w:cs="Times New Roman"/>
        </w:rPr>
        <w:t xml:space="preserve"> is the ideal destination for this research because of the journal’s record of promoting the importance of mechanism in disease ecology.</w:t>
      </w:r>
    </w:p>
    <w:p w14:paraId="46F25197" w14:textId="77777777" w:rsidR="009F7FBE" w:rsidRPr="00DF19BC" w:rsidRDefault="009F7FBE" w:rsidP="009F7FBE">
      <w:pPr>
        <w:rPr>
          <w:rFonts w:ascii="Times New Roman" w:hAnsi="Times New Roman" w:cs="Times New Roman"/>
        </w:rPr>
      </w:pPr>
    </w:p>
    <w:p w14:paraId="79BD5764" w14:textId="58C23725" w:rsidR="009E0A9E" w:rsidRPr="00124AFD" w:rsidRDefault="009F7FBE" w:rsidP="00124AFD">
      <w:pPr>
        <w:tabs>
          <w:tab w:val="left" w:pos="1134"/>
          <w:tab w:val="left" w:pos="5529"/>
        </w:tabs>
        <w:rPr>
          <w:rFonts w:ascii="Times New Roman" w:eastAsia="Times New Roman" w:hAnsi="Times New Roman" w:cs="Times New Roman"/>
          <w:color w:val="000000" w:themeColor="text1"/>
        </w:rPr>
      </w:pPr>
      <w:commentRangeStart w:id="8"/>
      <w:r w:rsidRPr="00DF19BC">
        <w:rPr>
          <w:rFonts w:ascii="Times New Roman" w:eastAsia="Times New Roman" w:hAnsi="Times New Roman" w:cs="Times New Roman"/>
          <w:color w:val="000000" w:themeColor="text1"/>
        </w:rPr>
        <w:t xml:space="preserve">The research was conducted, in part, at the University of Georgia Savannah River Ecology Laboratory (SREL) in Aiken, SC. The SREL is operated under a cooperative Agreement with the United States Department of Energy (DOE). Under the terms of this agreement with DOE, we </w:t>
      </w:r>
      <w:r w:rsidRPr="00DF19BC">
        <w:rPr>
          <w:rFonts w:ascii="Times New Roman" w:eastAsia="Times New Roman" w:hAnsi="Times New Roman" w:cs="Times New Roman"/>
          <w:color w:val="000000" w:themeColor="text1"/>
        </w:rPr>
        <w:lastRenderedPageBreak/>
        <w:t xml:space="preserve">are required to request that you add a disclaimer (provided at the end of our manuscript) to our manuscript should it be accepted for publication.  However, it is solely up to your discretion, as publisher, </w:t>
      </w:r>
      <w:proofErr w:type="gramStart"/>
      <w:r w:rsidRPr="00DF19BC">
        <w:rPr>
          <w:rFonts w:ascii="Times New Roman" w:eastAsia="Times New Roman" w:hAnsi="Times New Roman" w:cs="Times New Roman"/>
          <w:color w:val="000000" w:themeColor="text1"/>
        </w:rPr>
        <w:t>whether or not</w:t>
      </w:r>
      <w:proofErr w:type="gramEnd"/>
      <w:r w:rsidRPr="00DF19BC">
        <w:rPr>
          <w:rFonts w:ascii="Times New Roman" w:eastAsia="Times New Roman" w:hAnsi="Times New Roman" w:cs="Times New Roman"/>
          <w:color w:val="000000" w:themeColor="text1"/>
        </w:rPr>
        <w:t xml:space="preserve"> to include the language and honor our request.</w:t>
      </w:r>
      <w:commentRangeEnd w:id="8"/>
      <w:r w:rsidRPr="00DF19BC">
        <w:rPr>
          <w:rStyle w:val="CommentReference"/>
          <w:rFonts w:ascii="Times New Roman" w:hAnsi="Times New Roman" w:cs="Times New Roman"/>
        </w:rPr>
        <w:commentReference w:id="8"/>
      </w:r>
    </w:p>
    <w:sectPr w:rsidR="009E0A9E" w:rsidRPr="00124AFD" w:rsidSect="0020694A">
      <w:headerReference w:type="default" r:id="rId11"/>
      <w:footerReference w:type="default" r:id="rId12"/>
      <w:headerReference w:type="first" r:id="rId13"/>
      <w:footerReference w:type="first" r:id="rId14"/>
      <w:pgSz w:w="12240" w:h="15840"/>
      <w:pgMar w:top="1440" w:right="1440" w:bottom="1440" w:left="1440" w:header="108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tacey L Lance" w:date="2023-11-02T12:10:00Z" w:initials="SL">
    <w:p w14:paraId="7BCE9BD6" w14:textId="77777777" w:rsidR="009F7FBE" w:rsidRDefault="009F7FBE" w:rsidP="009F7FBE">
      <w:pPr>
        <w:pStyle w:val="CommentText"/>
      </w:pPr>
      <w:r>
        <w:t xml:space="preserve">this is what we have to add to our cover letters. Most publishers choose not to include the disclaimer.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CE9BD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82D010" w16cex:dateUtc="2023-11-02T1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CE9BD6" w16cid:durableId="2282D0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A8BCA" w14:textId="77777777" w:rsidR="003275B6" w:rsidRDefault="003275B6" w:rsidP="00FE0D94">
      <w:r>
        <w:separator/>
      </w:r>
    </w:p>
  </w:endnote>
  <w:endnote w:type="continuationSeparator" w:id="0">
    <w:p w14:paraId="12958893" w14:textId="77777777" w:rsidR="003275B6" w:rsidRDefault="003275B6" w:rsidP="00FE0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nionPro-Regular">
    <w:altName w:val="Minion Pro"/>
    <w:panose1 w:val="020B0604020202020204"/>
    <w:charset w:val="00"/>
    <w:family w:val="auto"/>
    <w:pitch w:val="variable"/>
    <w:sig w:usb0="60000287" w:usb1="00000001"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Georgia">
    <w:altName w:val="Georgia"/>
    <w:panose1 w:val="02040502050405020303"/>
    <w:charset w:val="00"/>
    <w:family w:val="roman"/>
    <w:pitch w:val="variable"/>
    <w:sig w:usb0="00000287" w:usb1="00000000" w:usb2="00000000" w:usb3="00000000" w:csb0="0000009F" w:csb1="00000000"/>
  </w:font>
  <w:font w:name="ChronicleTextG1-Italic">
    <w:panose1 w:val="020B0604020202020204"/>
    <w:charset w:val="00"/>
    <w:family w:val="auto"/>
    <w:pitch w:val="variable"/>
    <w:sig w:usb0="A100007F" w:usb1="5000405B" w:usb2="00000000" w:usb3="00000000" w:csb0="0000000B" w:csb1="00000000"/>
  </w:font>
  <w:font w:name="ChronicleTextG1-Roman">
    <w:altName w:val="Chronicle Text G1"/>
    <w:panose1 w:val="020B0604020202020204"/>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3D0CF" w14:textId="77777777" w:rsidR="00FE0D94" w:rsidRDefault="00FE0D94" w:rsidP="00CD4435">
    <w:pPr>
      <w:pStyle w:val="BasicParagraph"/>
      <w:jc w:val="center"/>
      <w:rPr>
        <w:rFonts w:ascii="Georgia" w:hAnsi="Georgia" w:cs="ChronicleTextG1-Italic"/>
        <w:i/>
        <w:iCs/>
        <w:sz w:val="16"/>
        <w:szCs w:val="16"/>
      </w:rPr>
    </w:pPr>
  </w:p>
  <w:p w14:paraId="559E6F69" w14:textId="77777777" w:rsidR="00E32C34" w:rsidRPr="00CD4435" w:rsidRDefault="00E32C34" w:rsidP="00CD4435">
    <w:pPr>
      <w:pStyle w:val="BasicParagraph"/>
      <w:jc w:val="center"/>
      <w:rPr>
        <w:rFonts w:ascii="Georgia" w:hAnsi="Georgia" w:cs="ChronicleTextG1-Italic"/>
        <w:i/>
        <w:iCs/>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1BFD7" w14:textId="77777777" w:rsidR="006727C1" w:rsidRDefault="006727C1" w:rsidP="006727C1">
    <w:pPr>
      <w:pStyle w:val="BasicParagraph"/>
      <w:jc w:val="center"/>
      <w:rPr>
        <w:rFonts w:ascii="Georgia" w:hAnsi="Georgia" w:cs="ChronicleTextG1-Roman"/>
        <w:sz w:val="16"/>
        <w:szCs w:val="16"/>
      </w:rPr>
    </w:pPr>
  </w:p>
  <w:p w14:paraId="3EA986B4" w14:textId="77777777" w:rsidR="006727C1" w:rsidRDefault="006727C1" w:rsidP="006727C1">
    <w:pPr>
      <w:pStyle w:val="BasicParagraph"/>
      <w:jc w:val="center"/>
      <w:rPr>
        <w:rFonts w:ascii="Georgia" w:hAnsi="Georgia" w:cs="ChronicleTextG1-Roman"/>
        <w:sz w:val="16"/>
        <w:szCs w:val="16"/>
      </w:rPr>
    </w:pPr>
  </w:p>
  <w:p w14:paraId="08A17AF0" w14:textId="28EA6D70" w:rsidR="006727C1" w:rsidRPr="00CD4435" w:rsidRDefault="00212371" w:rsidP="006727C1">
    <w:pPr>
      <w:pStyle w:val="BasicParagraph"/>
      <w:jc w:val="center"/>
      <w:rPr>
        <w:rFonts w:ascii="Georgia" w:hAnsi="Georgia" w:cs="ChronicleTextG1-Roman"/>
        <w:sz w:val="16"/>
        <w:szCs w:val="16"/>
      </w:rPr>
    </w:pPr>
    <w:r>
      <w:rPr>
        <w:rFonts w:ascii="Georgia" w:hAnsi="Georgia" w:cs="ChronicleTextG1-Roman"/>
        <w:sz w:val="16"/>
        <w:szCs w:val="16"/>
      </w:rPr>
      <w:t>140 East Green Street</w:t>
    </w:r>
    <w:r w:rsidR="006727C1">
      <w:rPr>
        <w:rFonts w:ascii="Georgia" w:hAnsi="Georgia" w:cs="ChronicleTextG1-Roman"/>
        <w:sz w:val="16"/>
        <w:szCs w:val="16"/>
      </w:rPr>
      <w:t xml:space="preserve"> | </w:t>
    </w:r>
    <w:r>
      <w:rPr>
        <w:rFonts w:ascii="Georgia" w:hAnsi="Georgia" w:cs="ChronicleTextG1-Roman"/>
        <w:sz w:val="16"/>
        <w:szCs w:val="16"/>
      </w:rPr>
      <w:t>Athens, Georgia 30602</w:t>
    </w:r>
  </w:p>
  <w:p w14:paraId="35F610F8" w14:textId="77777777" w:rsidR="006727C1" w:rsidRDefault="006727C1" w:rsidP="006727C1">
    <w:pPr>
      <w:pStyle w:val="BasicParagraph"/>
      <w:jc w:val="center"/>
      <w:rPr>
        <w:rFonts w:ascii="Georgia" w:hAnsi="Georgia" w:cs="ChronicleTextG1-Roman"/>
        <w:sz w:val="16"/>
        <w:szCs w:val="16"/>
      </w:rPr>
    </w:pPr>
    <w:r w:rsidRPr="00CD4435">
      <w:rPr>
        <w:rFonts w:ascii="Georgia" w:hAnsi="Georgia" w:cs="ChronicleTextG1-Roman"/>
        <w:sz w:val="16"/>
        <w:szCs w:val="16"/>
      </w:rPr>
      <w:t>Telephone 706-542-</w:t>
    </w:r>
    <w:r w:rsidR="00212371">
      <w:rPr>
        <w:rFonts w:ascii="Georgia" w:hAnsi="Georgia" w:cs="ChronicleTextG1-Roman"/>
        <w:sz w:val="16"/>
        <w:szCs w:val="16"/>
      </w:rPr>
      <w:t>2968</w:t>
    </w:r>
    <w:r>
      <w:rPr>
        <w:rFonts w:ascii="Georgia" w:hAnsi="Georgia" w:cs="ChronicleTextG1-Roman"/>
        <w:sz w:val="16"/>
        <w:szCs w:val="16"/>
      </w:rPr>
      <w:t xml:space="preserve"> | </w:t>
    </w:r>
    <w:r w:rsidRPr="00CD4435">
      <w:rPr>
        <w:rFonts w:ascii="Georgia" w:hAnsi="Georgia" w:cs="ChronicleTextG1-Roman"/>
        <w:sz w:val="16"/>
        <w:szCs w:val="16"/>
      </w:rPr>
      <w:t>Fax 706-542-</w:t>
    </w:r>
    <w:r w:rsidR="00212371">
      <w:rPr>
        <w:rFonts w:ascii="Georgia" w:hAnsi="Georgia" w:cs="ChronicleTextG1-Roman"/>
        <w:sz w:val="16"/>
        <w:szCs w:val="16"/>
      </w:rPr>
      <w:t>4819</w:t>
    </w:r>
  </w:p>
  <w:p w14:paraId="3BF5D462" w14:textId="77777777" w:rsidR="00212371" w:rsidRPr="00CD4435" w:rsidRDefault="00212371" w:rsidP="006727C1">
    <w:pPr>
      <w:pStyle w:val="BasicParagraph"/>
      <w:jc w:val="center"/>
      <w:rPr>
        <w:rFonts w:ascii="Georgia" w:hAnsi="Georgia" w:cs="ChronicleTextG1-Roman"/>
        <w:sz w:val="16"/>
        <w:szCs w:val="16"/>
      </w:rPr>
    </w:pPr>
    <w:r>
      <w:rPr>
        <w:rFonts w:ascii="Georgia" w:hAnsi="Georgia" w:cs="ChronicleTextG1-Roman"/>
        <w:sz w:val="16"/>
        <w:szCs w:val="16"/>
      </w:rPr>
      <w:t>www.ecology.uga.edu</w:t>
    </w:r>
  </w:p>
  <w:p w14:paraId="60E188B8" w14:textId="77777777" w:rsidR="006727C1" w:rsidRDefault="006727C1" w:rsidP="006727C1">
    <w:pPr>
      <w:pStyle w:val="Footer"/>
      <w:jc w:val="center"/>
    </w:pPr>
    <w:r>
      <w:rPr>
        <w:rFonts w:ascii="Georgia" w:hAnsi="Georgia" w:cs="ChronicleTextG1-Italic"/>
        <w:i/>
        <w:iCs/>
        <w:sz w:val="16"/>
        <w:szCs w:val="16"/>
      </w:rPr>
      <w:t xml:space="preserve">An Equal Opportunity, Affirmative Action, Veteran, </w:t>
    </w:r>
    <w:r w:rsidRPr="00CD4435">
      <w:rPr>
        <w:rFonts w:ascii="Georgia" w:hAnsi="Georgia" w:cs="ChronicleTextG1-Italic"/>
        <w:i/>
        <w:iCs/>
        <w:sz w:val="16"/>
        <w:szCs w:val="16"/>
      </w:rPr>
      <w:t>Disability Institution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A82DB" w14:textId="77777777" w:rsidR="003275B6" w:rsidRDefault="003275B6" w:rsidP="00FE0D94">
      <w:r>
        <w:separator/>
      </w:r>
    </w:p>
  </w:footnote>
  <w:footnote w:type="continuationSeparator" w:id="0">
    <w:p w14:paraId="3FFDB13B" w14:textId="77777777" w:rsidR="003275B6" w:rsidRDefault="003275B6" w:rsidP="00FE0D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6FE7C" w14:textId="77777777" w:rsidR="00FE0D94" w:rsidRDefault="00FE0D94" w:rsidP="00FE0D94">
    <w:pPr>
      <w:pStyle w:val="Header"/>
      <w:tabs>
        <w:tab w:val="clear" w:pos="9360"/>
      </w:tabs>
    </w:pPr>
    <w:r>
      <w:tab/>
    </w:r>
  </w:p>
  <w:p w14:paraId="0B3DDA21" w14:textId="77777777" w:rsidR="001D5DD3" w:rsidRDefault="001D5DD3" w:rsidP="001D5DD3">
    <w:pPr>
      <w:pStyle w:val="Header"/>
      <w:tabs>
        <w:tab w:val="clear" w:pos="9360"/>
      </w:tabs>
      <w:jc w:val="center"/>
    </w:pPr>
  </w:p>
  <w:p w14:paraId="5EE5D9DC" w14:textId="77777777" w:rsidR="00FE0D94" w:rsidRPr="00FE0D94" w:rsidRDefault="00FE0D94" w:rsidP="00FE0D94">
    <w:pPr>
      <w:pStyle w:val="Header"/>
      <w:tabs>
        <w:tab w:val="clear"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A2F2E" w14:textId="77777777" w:rsidR="006727C1" w:rsidRDefault="006727C1" w:rsidP="006727C1">
    <w:pPr>
      <w:pStyle w:val="Header"/>
      <w:jc w:val="center"/>
    </w:pPr>
    <w:r>
      <w:rPr>
        <w:noProof/>
      </w:rPr>
      <w:drawing>
        <wp:inline distT="0" distB="0" distL="0" distR="0" wp14:anchorId="01708A09" wp14:editId="556C3EB4">
          <wp:extent cx="1341543" cy="1031240"/>
          <wp:effectExtent l="0" t="0" r="508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t-GEORGIA-V-FC.jpg"/>
                  <pic:cNvPicPr/>
                </pic:nvPicPr>
                <pic:blipFill>
                  <a:blip r:embed="rId1">
                    <a:extLst>
                      <a:ext uri="{28A0092B-C50C-407E-A947-70E740481C1C}">
                        <a14:useLocalDpi xmlns:a14="http://schemas.microsoft.com/office/drawing/2010/main" val="0"/>
                      </a:ext>
                    </a:extLst>
                  </a:blip>
                  <a:stretch>
                    <a:fillRect/>
                  </a:stretch>
                </pic:blipFill>
                <pic:spPr>
                  <a:xfrm>
                    <a:off x="0" y="0"/>
                    <a:ext cx="1427453" cy="1097279"/>
                  </a:xfrm>
                  <a:prstGeom prst="rect">
                    <a:avLst/>
                  </a:prstGeom>
                </pic:spPr>
              </pic:pic>
            </a:graphicData>
          </a:graphic>
        </wp:inline>
      </w:drawing>
    </w:r>
  </w:p>
  <w:p w14:paraId="56C0C7CF" w14:textId="77777777" w:rsidR="006727C1" w:rsidRDefault="006727C1" w:rsidP="006727C1">
    <w:pPr>
      <w:spacing w:after="80"/>
      <w:jc w:val="center"/>
    </w:pPr>
  </w:p>
  <w:p w14:paraId="3CBE30B5" w14:textId="77777777" w:rsidR="006727C1" w:rsidRPr="001D5DD3" w:rsidRDefault="00212371" w:rsidP="006727C1">
    <w:pPr>
      <w:spacing w:after="86"/>
      <w:jc w:val="center"/>
      <w:rPr>
        <w:rFonts w:ascii="Georgia" w:hAnsi="Georgia"/>
        <w:sz w:val="22"/>
        <w:szCs w:val="22"/>
      </w:rPr>
    </w:pPr>
    <w:r>
      <w:rPr>
        <w:rFonts w:ascii="Georgia" w:hAnsi="Georgia"/>
        <w:sz w:val="22"/>
        <w:szCs w:val="22"/>
      </w:rPr>
      <w:t>Odum School of Ecology</w:t>
    </w:r>
  </w:p>
  <w:p w14:paraId="675F67CB" w14:textId="77777777" w:rsidR="006727C1" w:rsidRPr="006727C1" w:rsidRDefault="006727C1" w:rsidP="006727C1">
    <w:pPr>
      <w:pStyle w:val="Header"/>
      <w:jc w:val="cent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Suh">
    <w15:presenceInfo w15:providerId="AD" w15:userId="S::ds91149@uga.edu::89c66609-f255-4f89-842a-9968ce1d5017"/>
  </w15:person>
  <w15:person w15:author="Stacey L Lance">
    <w15:presenceInfo w15:providerId="AD" w15:userId="S::sllance@uga.edu::9e973118-b345-4295-a640-5cf6d2b984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6" w:nlCheck="1" w:checkStyle="0"/>
  <w:activeWritingStyle w:appName="MSWord" w:lang="en-US" w:vendorID="64" w:dllVersion="0" w:nlCheck="1" w:checkStyle="0"/>
  <w:proofState w:spelling="clean" w:grammar="clean"/>
  <w:attachedTemplate r:id="rId1"/>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6D5"/>
    <w:rsid w:val="00002146"/>
    <w:rsid w:val="001115E4"/>
    <w:rsid w:val="0011314E"/>
    <w:rsid w:val="00124AFD"/>
    <w:rsid w:val="00132766"/>
    <w:rsid w:val="0013460B"/>
    <w:rsid w:val="0014316F"/>
    <w:rsid w:val="00172E93"/>
    <w:rsid w:val="00176EDA"/>
    <w:rsid w:val="001A2DB6"/>
    <w:rsid w:val="001D5DD3"/>
    <w:rsid w:val="001D602D"/>
    <w:rsid w:val="0020694A"/>
    <w:rsid w:val="00212371"/>
    <w:rsid w:val="00280F06"/>
    <w:rsid w:val="00291D22"/>
    <w:rsid w:val="00296CCE"/>
    <w:rsid w:val="002C635C"/>
    <w:rsid w:val="002D3F74"/>
    <w:rsid w:val="00307E81"/>
    <w:rsid w:val="003275B6"/>
    <w:rsid w:val="00350585"/>
    <w:rsid w:val="003B2403"/>
    <w:rsid w:val="00471BDC"/>
    <w:rsid w:val="004F1915"/>
    <w:rsid w:val="005A5823"/>
    <w:rsid w:val="005B0C8E"/>
    <w:rsid w:val="005B4589"/>
    <w:rsid w:val="0060351C"/>
    <w:rsid w:val="006727C1"/>
    <w:rsid w:val="00674634"/>
    <w:rsid w:val="007230EB"/>
    <w:rsid w:val="007376D5"/>
    <w:rsid w:val="008347A9"/>
    <w:rsid w:val="009E0A9E"/>
    <w:rsid w:val="009F7FBE"/>
    <w:rsid w:val="00A50CB6"/>
    <w:rsid w:val="00A937D0"/>
    <w:rsid w:val="00AA4CBC"/>
    <w:rsid w:val="00AC1AE4"/>
    <w:rsid w:val="00AC4C00"/>
    <w:rsid w:val="00B41E85"/>
    <w:rsid w:val="00BD1616"/>
    <w:rsid w:val="00C11B38"/>
    <w:rsid w:val="00C45136"/>
    <w:rsid w:val="00CD4435"/>
    <w:rsid w:val="00D45533"/>
    <w:rsid w:val="00D74F93"/>
    <w:rsid w:val="00DF19BC"/>
    <w:rsid w:val="00DF299F"/>
    <w:rsid w:val="00E21823"/>
    <w:rsid w:val="00E32C34"/>
    <w:rsid w:val="00E705B3"/>
    <w:rsid w:val="00EA6139"/>
    <w:rsid w:val="00F03FDF"/>
    <w:rsid w:val="00F21B29"/>
    <w:rsid w:val="00F4248E"/>
    <w:rsid w:val="00F44031"/>
    <w:rsid w:val="00F7765F"/>
    <w:rsid w:val="00FE0D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F6A04"/>
  <w15:chartTrackingRefBased/>
  <w15:docId w15:val="{004A2174-717D-4E41-A2A0-8C2484E7A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D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0D94"/>
    <w:pPr>
      <w:tabs>
        <w:tab w:val="center" w:pos="4680"/>
        <w:tab w:val="right" w:pos="9360"/>
      </w:tabs>
    </w:pPr>
  </w:style>
  <w:style w:type="character" w:customStyle="1" w:styleId="HeaderChar">
    <w:name w:val="Header Char"/>
    <w:basedOn w:val="DefaultParagraphFont"/>
    <w:link w:val="Header"/>
    <w:uiPriority w:val="99"/>
    <w:rsid w:val="00FE0D94"/>
  </w:style>
  <w:style w:type="paragraph" w:styleId="Footer">
    <w:name w:val="footer"/>
    <w:basedOn w:val="Normal"/>
    <w:link w:val="FooterChar"/>
    <w:uiPriority w:val="99"/>
    <w:unhideWhenUsed/>
    <w:rsid w:val="00FE0D94"/>
    <w:pPr>
      <w:tabs>
        <w:tab w:val="center" w:pos="4680"/>
        <w:tab w:val="right" w:pos="9360"/>
      </w:tabs>
    </w:pPr>
  </w:style>
  <w:style w:type="character" w:customStyle="1" w:styleId="FooterChar">
    <w:name w:val="Footer Char"/>
    <w:basedOn w:val="DefaultParagraphFont"/>
    <w:link w:val="Footer"/>
    <w:uiPriority w:val="99"/>
    <w:rsid w:val="00FE0D94"/>
  </w:style>
  <w:style w:type="paragraph" w:customStyle="1" w:styleId="BasicParagraph">
    <w:name w:val="[Basic Paragraph]"/>
    <w:basedOn w:val="Normal"/>
    <w:uiPriority w:val="99"/>
    <w:rsid w:val="00FE0D94"/>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CommentReference">
    <w:name w:val="annotation reference"/>
    <w:basedOn w:val="DefaultParagraphFont"/>
    <w:uiPriority w:val="99"/>
    <w:semiHidden/>
    <w:unhideWhenUsed/>
    <w:rsid w:val="009F7FBE"/>
    <w:rPr>
      <w:sz w:val="16"/>
      <w:szCs w:val="16"/>
    </w:rPr>
  </w:style>
  <w:style w:type="paragraph" w:styleId="CommentText">
    <w:name w:val="annotation text"/>
    <w:basedOn w:val="Normal"/>
    <w:link w:val="CommentTextChar"/>
    <w:uiPriority w:val="99"/>
    <w:semiHidden/>
    <w:unhideWhenUsed/>
    <w:rsid w:val="009F7FBE"/>
    <w:rPr>
      <w:rFonts w:ascii="Times New Roman" w:eastAsiaTheme="minorEastAsia" w:hAnsi="Times New Roman" w:cs="Times New Roman"/>
      <w:kern w:val="2"/>
      <w:sz w:val="20"/>
      <w:szCs w:val="20"/>
      <w:lang w:eastAsia="ko-KR"/>
      <w14:ligatures w14:val="standardContextual"/>
    </w:rPr>
  </w:style>
  <w:style w:type="character" w:customStyle="1" w:styleId="CommentTextChar">
    <w:name w:val="Comment Text Char"/>
    <w:basedOn w:val="DefaultParagraphFont"/>
    <w:link w:val="CommentText"/>
    <w:uiPriority w:val="99"/>
    <w:semiHidden/>
    <w:rsid w:val="009F7FBE"/>
    <w:rPr>
      <w:rFonts w:ascii="Times New Roman" w:eastAsiaTheme="minorEastAsia" w:hAnsi="Times New Roman" w:cs="Times New Roman"/>
      <w:kern w:val="2"/>
      <w:sz w:val="20"/>
      <w:szCs w:val="20"/>
      <w:lang w:eastAsia="ko-KR"/>
      <w14:ligatures w14:val="standardContextual"/>
    </w:rPr>
  </w:style>
  <w:style w:type="paragraph" w:styleId="Date">
    <w:name w:val="Date"/>
    <w:basedOn w:val="Normal"/>
    <w:next w:val="Normal"/>
    <w:link w:val="DateChar"/>
    <w:uiPriority w:val="99"/>
    <w:semiHidden/>
    <w:unhideWhenUsed/>
    <w:rsid w:val="009F7FBE"/>
  </w:style>
  <w:style w:type="character" w:customStyle="1" w:styleId="DateChar">
    <w:name w:val="Date Char"/>
    <w:basedOn w:val="DefaultParagraphFont"/>
    <w:link w:val="Date"/>
    <w:uiPriority w:val="99"/>
    <w:semiHidden/>
    <w:rsid w:val="009F7FBE"/>
  </w:style>
  <w:style w:type="paragraph" w:styleId="Revision">
    <w:name w:val="Revision"/>
    <w:hidden/>
    <w:uiPriority w:val="99"/>
    <w:semiHidden/>
    <w:rsid w:val="00BD16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thgav\AppData\Local\Temp\uga-digital-letterhead-option-d-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B6178A-88A1-498F-BF40-D16F181E6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C:\Users\bethgav\AppData\Local\Temp\uga-digital-letterhead-option-d-2.dotx</Template>
  <TotalTime>444</TotalTime>
  <Pages>2</Pages>
  <Words>386</Words>
  <Characters>2206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G Gavrilles</dc:creator>
  <cp:keywords/>
  <dc:description/>
  <cp:lastModifiedBy>Daniel Suh</cp:lastModifiedBy>
  <cp:revision>7</cp:revision>
  <cp:lastPrinted>2016-12-05T17:31:00Z</cp:lastPrinted>
  <dcterms:created xsi:type="dcterms:W3CDTF">2023-11-10T19:06:00Z</dcterms:created>
  <dcterms:modified xsi:type="dcterms:W3CDTF">2023-12-06T15:11:00Z</dcterms:modified>
</cp:coreProperties>
</file>