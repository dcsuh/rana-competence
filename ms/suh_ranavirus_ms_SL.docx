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0C30C" w14:textId="42E7005E" w:rsidR="00F93EDE" w:rsidRDefault="00F93EDE" w:rsidP="0040206D">
      <w:pPr>
        <w:pStyle w:val="Heading1"/>
        <w:spacing w:line="360" w:lineRule="auto"/>
        <w:rPr>
          <w:b/>
          <w:bCs/>
          <w:sz w:val="28"/>
          <w:szCs w:val="28"/>
        </w:rPr>
      </w:pPr>
      <w:bookmarkStart w:id="0" w:name="_s8e3sbys8ek1" w:colFirst="0" w:colLast="0"/>
      <w:bookmarkEnd w:id="0"/>
      <w:r>
        <w:rPr>
          <w:b/>
          <w:bCs/>
          <w:sz w:val="28"/>
          <w:szCs w:val="28"/>
        </w:rPr>
        <w:t>Abstract</w:t>
      </w:r>
    </w:p>
    <w:p w14:paraId="700B6FED" w14:textId="309C3B38" w:rsidR="00F93EDE" w:rsidRDefault="00F93EDE" w:rsidP="00F93EDE">
      <w:pPr>
        <w:pStyle w:val="ListParagraph"/>
        <w:numPr>
          <w:ilvl w:val="0"/>
          <w:numId w:val="1"/>
        </w:numPr>
      </w:pPr>
      <w:r>
        <w:t xml:space="preserve">The joint influence of abiotic and biotic factors </w:t>
      </w:r>
      <w:r w:rsidR="004877D2">
        <w:t>are important for understanding the transmission of generalist pathogens, especially at intermediate spatial scales. Abiotic factors, such as temperature, can directly influence pathogen persistence in the environment and will also affect biotic factors, such as host community composition and abundance. At intermediate spatial scales, the effects of temperature, community composition, and host abundance are expected to contribute to the generalist pathogen transmission.</w:t>
      </w:r>
    </w:p>
    <w:p w14:paraId="718EDBDF" w14:textId="0252216E" w:rsidR="004877D2" w:rsidRDefault="004877D2" w:rsidP="00F93EDE">
      <w:pPr>
        <w:pStyle w:val="ListParagraph"/>
        <w:numPr>
          <w:ilvl w:val="0"/>
          <w:numId w:val="1"/>
        </w:numPr>
      </w:pPr>
      <w:r>
        <w:t>We use a simple transmission model to explain and predict how host community composition, host abundance, and pathogen persistence times can independently and jointly influence transmission.</w:t>
      </w:r>
    </w:p>
    <w:p w14:paraId="7D7FAAC9" w14:textId="21CEC5DC" w:rsidR="004877D2" w:rsidRDefault="004877D2" w:rsidP="00F93EDE">
      <w:pPr>
        <w:pStyle w:val="ListParagraph"/>
        <w:numPr>
          <w:ilvl w:val="0"/>
          <w:numId w:val="1"/>
        </w:numPr>
      </w:pPr>
      <w:r>
        <w:t>Discrete wetlands inhabited by larval amphibians and ranavirus represent communities at intermediate spatial scales. We use these communities to test ideas from our theoretical model.</w:t>
      </w:r>
    </w:p>
    <w:p w14:paraId="7E896171" w14:textId="5C634A08" w:rsidR="004877D2" w:rsidRDefault="004877D2" w:rsidP="00F93EDE">
      <w:pPr>
        <w:pStyle w:val="ListParagraph"/>
        <w:numPr>
          <w:ilvl w:val="0"/>
          <w:numId w:val="1"/>
        </w:numPr>
      </w:pPr>
      <w:r>
        <w:t>Our transmission model clearly shows how abiotic and biotic factors can synergistically support transmission of a parasite. The empirical data shows that high community competence, high abundance, and low temperatures correlate with high levels of infection prevalence of ranavirus in larval amphibian communities. These findings emphasize the importance of considering both abiotic and biotic factors in the study of pathogen transmission and should extend to other generalist pathogens with the capacity for environmental transmission.</w:t>
      </w:r>
    </w:p>
    <w:p w14:paraId="606C6EC8" w14:textId="77777777" w:rsidR="004877D2" w:rsidRDefault="004877D2" w:rsidP="004877D2"/>
    <w:p w14:paraId="59933629" w14:textId="3F0E4F64" w:rsidR="004877D2" w:rsidRPr="00F93EDE" w:rsidRDefault="004877D2" w:rsidP="004877D2">
      <w:r>
        <w:t xml:space="preserve">Keywords: </w:t>
      </w:r>
      <w:r w:rsidR="00D5260C">
        <w:t xml:space="preserve">abundance; </w:t>
      </w:r>
      <w:r>
        <w:t>amphibians</w:t>
      </w:r>
      <w:r w:rsidR="00D5260C">
        <w:t>;</w:t>
      </w:r>
      <w:r>
        <w:t xml:space="preserve"> </w:t>
      </w:r>
      <w:r w:rsidR="00D5260C">
        <w:t>community competence; diversity-disease relationships; intermediate spatial scale; ranavirus; temperature; wetlandss</w:t>
      </w:r>
    </w:p>
    <w:p w14:paraId="00F60A28" w14:textId="08C4850C" w:rsidR="002E6E0F" w:rsidRPr="00DB2F80" w:rsidRDefault="00000000" w:rsidP="0040206D">
      <w:pPr>
        <w:pStyle w:val="Heading1"/>
        <w:spacing w:line="360" w:lineRule="auto"/>
        <w:rPr>
          <w:b/>
          <w:bCs/>
          <w:sz w:val="28"/>
          <w:szCs w:val="28"/>
          <w:lang w:val="en-US"/>
        </w:rPr>
      </w:pPr>
      <w:r w:rsidRPr="00DB2F80">
        <w:rPr>
          <w:b/>
          <w:bCs/>
          <w:sz w:val="28"/>
          <w:szCs w:val="28"/>
        </w:rPr>
        <w:t>Introduction</w:t>
      </w:r>
    </w:p>
    <w:p w14:paraId="79F05FB1" w14:textId="777D0EEF" w:rsidR="002E6E0F" w:rsidRPr="00DB2F80" w:rsidRDefault="00000000" w:rsidP="0040206D">
      <w:pPr>
        <w:spacing w:line="360" w:lineRule="auto"/>
        <w:ind w:firstLine="720"/>
        <w:rPr>
          <w:sz w:val="24"/>
          <w:szCs w:val="24"/>
        </w:rPr>
      </w:pPr>
      <w:r w:rsidRPr="00DB2F80">
        <w:rPr>
          <w:sz w:val="24"/>
          <w:szCs w:val="24"/>
        </w:rPr>
        <w:t xml:space="preserve">Environmental conditions have direct and indirect effects on pathogen transmission. Directly, abiotic factors such as temperature and humidity can influence transmission by altering persistence times outside of their host </w:t>
      </w:r>
      <w:r w:rsidRPr="00DB2F80">
        <w:rPr>
          <w:sz w:val="24"/>
          <w:szCs w:val="24"/>
        </w:rPr>
        <w:fldChar w:fldCharType="begin"/>
      </w:r>
      <w:r w:rsidR="000A46F0" w:rsidRPr="00DB2F80">
        <w:rPr>
          <w:sz w:val="24"/>
          <w:szCs w:val="24"/>
        </w:rPr>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DB2F80">
        <w:rPr>
          <w:sz w:val="24"/>
          <w:szCs w:val="24"/>
        </w:rPr>
        <w:fldChar w:fldCharType="separate"/>
      </w:r>
      <w:r w:rsidR="000A46F0" w:rsidRPr="00DB2F80">
        <w:rPr>
          <w:sz w:val="24"/>
          <w:szCs w:val="24"/>
        </w:rPr>
        <w:t>(Gray et al., 2009; Nazir et al., 2012)</w:t>
      </w:r>
      <w:r w:rsidRPr="00DB2F80">
        <w:rPr>
          <w:sz w:val="24"/>
          <w:szCs w:val="24"/>
        </w:rPr>
        <w:fldChar w:fldCharType="end"/>
      </w:r>
      <w:r w:rsidRPr="00DB2F80">
        <w:rPr>
          <w:sz w:val="24"/>
          <w:szCs w:val="24"/>
        </w:rPr>
        <w:t xml:space="preserve">. Indirectly, the environment can alter transmission by affecting host community composition, impacting host availability and suitability </w:t>
      </w:r>
      <w:r w:rsidRPr="00DB2F80">
        <w:rPr>
          <w:sz w:val="24"/>
          <w:szCs w:val="24"/>
        </w:rPr>
        <w:fldChar w:fldCharType="begin"/>
      </w:r>
      <w:r w:rsidR="000A46F0" w:rsidRPr="00DB2F80">
        <w:rPr>
          <w:sz w:val="24"/>
          <w:szCs w:val="24"/>
        </w:rPr>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00DB2F80">
        <w:rPr>
          <w:sz w:val="24"/>
          <w:szCs w:val="24"/>
        </w:rPr>
        <w:fldChar w:fldCharType="separate"/>
      </w:r>
      <w:r w:rsidR="000A46F0" w:rsidRPr="00DB2F80">
        <w:rPr>
          <w:sz w:val="24"/>
          <w:szCs w:val="24"/>
        </w:rPr>
        <w:t>(Love et al., 2016)</w:t>
      </w:r>
      <w:r w:rsidRPr="00DB2F80">
        <w:rPr>
          <w:sz w:val="24"/>
          <w:szCs w:val="24"/>
        </w:rPr>
        <w:fldChar w:fldCharType="end"/>
      </w:r>
      <w:r w:rsidRPr="00DB2F80">
        <w:rPr>
          <w:sz w:val="24"/>
          <w:szCs w:val="24"/>
        </w:rPr>
        <w:t xml:space="preserve">. For example, temperature can affect host growth rates and population sizes, resulting in changes in the absolute abundance of susceptible hosts </w:t>
      </w:r>
      <w:r w:rsidRPr="00DB2F80">
        <w:rPr>
          <w:sz w:val="24"/>
          <w:szCs w:val="24"/>
        </w:rPr>
        <w:fldChar w:fldCharType="begin"/>
      </w:r>
      <w:r w:rsidR="000A46F0" w:rsidRPr="00DB2F80">
        <w:rPr>
          <w:sz w:val="24"/>
          <w:szCs w:val="24"/>
        </w:rPr>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00DB2F80">
        <w:rPr>
          <w:sz w:val="24"/>
          <w:szCs w:val="24"/>
        </w:rPr>
        <w:fldChar w:fldCharType="separate"/>
      </w:r>
      <w:r w:rsidR="000A46F0" w:rsidRPr="00DB2F80">
        <w:rPr>
          <w:sz w:val="24"/>
          <w:szCs w:val="24"/>
        </w:rPr>
        <w:t>(Savage et al., 2004; Sibly &amp; Hone, 2002)</w:t>
      </w:r>
      <w:r w:rsidRPr="00DB2F80">
        <w:rPr>
          <w:sz w:val="24"/>
          <w:szCs w:val="24"/>
        </w:rPr>
        <w:fldChar w:fldCharType="end"/>
      </w:r>
      <w:r w:rsidRPr="00DB2F80">
        <w:rPr>
          <w:sz w:val="24"/>
          <w:szCs w:val="24"/>
        </w:rPr>
        <w:t xml:space="preserve"> and the relative abundance of different host species in a community </w:t>
      </w:r>
      <w:r w:rsidRPr="00DB2F80">
        <w:rPr>
          <w:sz w:val="24"/>
          <w:szCs w:val="24"/>
        </w:rPr>
        <w:fldChar w:fldCharType="begin"/>
      </w:r>
      <w:r w:rsidR="000A46F0" w:rsidRPr="00DB2F80">
        <w:rPr>
          <w:sz w:val="24"/>
          <w:szCs w:val="24"/>
        </w:rPr>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00DB2F80">
        <w:rPr>
          <w:sz w:val="24"/>
          <w:szCs w:val="24"/>
        </w:rPr>
        <w:fldChar w:fldCharType="separate"/>
      </w:r>
      <w:r w:rsidR="000A46F0" w:rsidRPr="00DB2F80">
        <w:rPr>
          <w:sz w:val="24"/>
          <w:szCs w:val="24"/>
        </w:rPr>
        <w:t>(Altizer et al., 2013; Blaustein et al., 2010)</w:t>
      </w:r>
      <w:r w:rsidRPr="00DB2F80">
        <w:rPr>
          <w:sz w:val="24"/>
          <w:szCs w:val="24"/>
        </w:rPr>
        <w:fldChar w:fldCharType="end"/>
      </w:r>
      <w:r w:rsidRPr="00DB2F80">
        <w:rPr>
          <w:sz w:val="24"/>
          <w:szCs w:val="24"/>
        </w:rPr>
        <w:t xml:space="preserve">. Over time and space, environmental conditions vary naturally, resulting in altered transmission potential. Despite the </w:t>
      </w:r>
      <w:r w:rsidRPr="00DB2F80">
        <w:rPr>
          <w:sz w:val="24"/>
          <w:szCs w:val="24"/>
        </w:rPr>
        <w:lastRenderedPageBreak/>
        <w:t xml:space="preserve">importance of both biotic and abiotic factors in pathogen transmission, the existing diversity-disease literature does not commonly address both together. Instead, studies at the local and regional scale typically focus on biotic factors </w:t>
      </w:r>
      <w:r w:rsidRPr="00DB2F80">
        <w:rPr>
          <w:sz w:val="24"/>
          <w:szCs w:val="24"/>
        </w:rPr>
        <w:fldChar w:fldCharType="begin"/>
      </w:r>
      <w:r w:rsidR="000A46F0" w:rsidRPr="00DB2F80">
        <w:rPr>
          <w:sz w:val="24"/>
          <w:szCs w:val="24"/>
        </w:rPr>
        <w:instrText xml:space="preserve"> ADDIN ZOTERO_ITEM CSL_CITATION {"citationID":"aWJCpGef","properties":{"formattedCitation":"(P. T. J. Johnson et al., 2015; Rohr et al., 2019)","plainCitation":"(P. T. J. Johnson et al., 2015; Rohr et al., 2019)","noteIndex":0},"citationItems":[{"id":227,"uris":["http://zotero.org/users/8769338/items/TXQUPT9T"],"itemData":{"id":227,"type":"article-journal","abstract":"©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(P. T. J. Johnson et al., 2015; Rohr et al., 2019)</w:t>
      </w:r>
      <w:r w:rsidRPr="00DB2F80">
        <w:rPr>
          <w:sz w:val="24"/>
          <w:szCs w:val="24"/>
        </w:rPr>
        <w:fldChar w:fldCharType="end"/>
      </w:r>
      <w:r w:rsidRPr="00DB2F80">
        <w:rPr>
          <w:sz w:val="24"/>
          <w:szCs w:val="24"/>
        </w:rPr>
        <w:t xml:space="preserve"> while abiotic factors are more often considered at larger spatial scales </w:t>
      </w:r>
      <w:r w:rsidRPr="00DB2F80">
        <w:rPr>
          <w:sz w:val="24"/>
          <w:szCs w:val="24"/>
        </w:rPr>
        <w:fldChar w:fldCharType="begin"/>
      </w:r>
      <w:r w:rsidR="000A46F0" w:rsidRPr="00DB2F80">
        <w:rPr>
          <w:sz w:val="24"/>
          <w:szCs w:val="24"/>
        </w:rPr>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0A46F0" w:rsidRPr="00DB2F80">
        <w:rPr>
          <w:rFonts w:ascii="Cambria Math" w:hAnsi="Cambria Math" w:cs="Cambria Math"/>
          <w:sz w:val="24"/>
          <w:szCs w:val="24"/>
        </w:rPr>
        <w:instrText>∼</w:instrText>
      </w:r>
      <w:r w:rsidR="000A46F0" w:rsidRPr="00DB2F80">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00DB2F80">
        <w:rPr>
          <w:sz w:val="24"/>
          <w:szCs w:val="24"/>
        </w:rPr>
        <w:fldChar w:fldCharType="separate"/>
      </w:r>
      <w:r w:rsidR="000A46F0" w:rsidRPr="00DB2F80">
        <w:rPr>
          <w:sz w:val="24"/>
          <w:szCs w:val="24"/>
        </w:rPr>
        <w:t>(Cohen et al., 2016)</w:t>
      </w:r>
      <w:r w:rsidRPr="00DB2F80">
        <w:rPr>
          <w:sz w:val="24"/>
          <w:szCs w:val="24"/>
        </w:rPr>
        <w:fldChar w:fldCharType="end"/>
      </w:r>
      <w:r w:rsidRPr="00DB2F80">
        <w:rPr>
          <w:sz w:val="24"/>
          <w:szCs w:val="24"/>
        </w:rPr>
        <w:t xml:space="preserve">. </w:t>
      </w:r>
    </w:p>
    <w:p w14:paraId="15940E3A" w14:textId="0445BF08" w:rsidR="002E6E0F" w:rsidRPr="00DB2F80" w:rsidRDefault="00000000" w:rsidP="0040206D">
      <w:pPr>
        <w:spacing w:line="360" w:lineRule="auto"/>
        <w:ind w:firstLine="720"/>
        <w:rPr>
          <w:sz w:val="24"/>
          <w:szCs w:val="24"/>
        </w:rPr>
      </w:pPr>
      <w:r w:rsidRPr="00DB2F80">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be able to invade and persist within a host population </w:t>
      </w:r>
      <w:r w:rsidRPr="00DB2F80">
        <w:rPr>
          <w:sz w:val="24"/>
          <w:szCs w:val="24"/>
        </w:rPr>
        <w:fldChar w:fldCharType="begin"/>
      </w:r>
      <w:r w:rsidR="000A46F0" w:rsidRPr="00DB2F80">
        <w:rPr>
          <w:sz w:val="24"/>
          <w:szCs w:val="24"/>
        </w:rPr>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0A46F0" w:rsidRPr="00DB2F80">
        <w:rPr>
          <w:rFonts w:ascii="Cambria Math" w:hAnsi="Cambria Math" w:cs="Cambria Math"/>
          <w:sz w:val="24"/>
          <w:szCs w:val="24"/>
        </w:rPr>
        <w:instrText>‐</w:instrText>
      </w:r>
      <w:r w:rsidR="000A46F0" w:rsidRPr="00DB2F80">
        <w:rPr>
          <w:sz w:val="24"/>
          <w:szCs w:val="24"/>
        </w:rPr>
        <w:instrText>dependent transmission at low host densities to density</w:instrText>
      </w:r>
      <w:r w:rsidR="000A46F0" w:rsidRPr="00DB2F80">
        <w:rPr>
          <w:rFonts w:ascii="Cambria Math" w:hAnsi="Cambria Math" w:cs="Cambria Math"/>
          <w:sz w:val="24"/>
          <w:szCs w:val="24"/>
        </w:rPr>
        <w:instrText>‐</w:instrText>
      </w:r>
      <w:r w:rsidR="000A46F0" w:rsidRPr="00DB2F80">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0A46F0" w:rsidRPr="00DB2F80">
        <w:rPr>
          <w:rFonts w:ascii="Cambria Math" w:hAnsi="Cambria Math" w:cs="Cambria Math"/>
          <w:sz w:val="24"/>
          <w:szCs w:val="24"/>
        </w:rPr>
        <w:instrText>‐</w:instrText>
      </w:r>
      <w:r w:rsidR="000A46F0" w:rsidRPr="00DB2F80">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00DB2F80">
        <w:rPr>
          <w:sz w:val="24"/>
          <w:szCs w:val="24"/>
        </w:rPr>
        <w:fldChar w:fldCharType="separate"/>
      </w:r>
      <w:r w:rsidR="000A46F0" w:rsidRPr="00DB2F80">
        <w:rPr>
          <w:sz w:val="24"/>
          <w:szCs w:val="24"/>
        </w:rPr>
        <w:t>(Fenton et al., 2002; Hopkins et al., 2020; Patterson &amp; Ruckstuhl, 2013)</w:t>
      </w:r>
      <w:r w:rsidRPr="00DB2F80">
        <w:rPr>
          <w:sz w:val="24"/>
          <w:szCs w:val="24"/>
        </w:rPr>
        <w:fldChar w:fldCharType="end"/>
      </w:r>
      <w:r w:rsidRPr="00DB2F80">
        <w:rPr>
          <w:sz w:val="24"/>
          <w:szCs w:val="24"/>
        </w:rPr>
        <w:t xml:space="preserve">. For generalist pathogens, variation in host competence, the ability of a host to acquire and transmit a pathogen, across species is an important factor in determining transmission potential and can be assessed at the community scale via community competence </w:t>
      </w:r>
      <w:r w:rsidRPr="00DB2F80">
        <w:rPr>
          <w:sz w:val="24"/>
          <w:szCs w:val="24"/>
        </w:rPr>
        <w:fldChar w:fldCharType="begin"/>
      </w:r>
      <w:r w:rsidR="000A46F0" w:rsidRPr="00DB2F80">
        <w:rPr>
          <w:sz w:val="24"/>
          <w:szCs w:val="24"/>
        </w:rPr>
        <w:instrText xml:space="preserve"> ADDIN ZOTERO_ITEM CSL_CITATION {"citationID":"dX6nPyjZ","properties":{"formattedCitation":"(Downs et al., 2019; P. T. J. Johnson et al., 2013; Martin et al., 2016)","plainCitation":"(Downs et al., 2019; P. T. J. Johnson et al., 2013; Martin et al., 2016)","noteIndex":0},"citationItems":[{"id":76,"uris":["http://zotero.org/users/8769338/items/FIBQ5UJC"],"itemData":{"id":76,"type":"article-journal","abstract":"Body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0A46F0" w:rsidRPr="00DB2F80">
        <w:rPr>
          <w:sz w:val="24"/>
          <w:szCs w:val="24"/>
        </w:rPr>
        <w:t>(Downs et al., 2019; P. T. J. Johnson et al., 2013; Martin et al., 2016)</w:t>
      </w:r>
      <w:r w:rsidRPr="00DB2F80">
        <w:rPr>
          <w:sz w:val="24"/>
          <w:szCs w:val="24"/>
        </w:rPr>
        <w:fldChar w:fldCharType="end"/>
      </w:r>
      <w:r w:rsidRPr="00DB2F80">
        <w:rPr>
          <w:sz w:val="24"/>
          <w:szCs w:val="24"/>
        </w:rPr>
        <w:t xml:space="preserve">. Further, pathogens with the capacity for environmental transmission are subject to their surrounding environmental conditions. For example, the environmental persistence of influenza virus can enhance transmissibility and is modulated by temperature, humidity, and pH </w:t>
      </w:r>
      <w:r w:rsidRPr="00DB2F80">
        <w:rPr>
          <w:sz w:val="24"/>
          <w:szCs w:val="24"/>
        </w:rPr>
        <w:fldChar w:fldCharType="begin"/>
      </w:r>
      <w:r w:rsidR="000A46F0" w:rsidRPr="00DB2F80">
        <w:rPr>
          <w:sz w:val="24"/>
          <w:szCs w:val="24"/>
        </w:rPr>
        <w:instrText xml:space="preserve"> ADDIN ZOTERO_ITEM CSL_CITATION {"citationID":"sKc5jVTS","properties":{"formattedCitation":"(Rohani et al., 2009; Sooryanarain &amp; Elankumaran, 2015)","plainCitation":"(Rohani et al., 2009; Sooryanarain &amp; Elankumaran, 2015)","noteIndex":0},"citationItems":[{"id":230,"uris":["http://zotero.org/users/8769338/items/LZURAKIQ"],"itemData":{"id":230,"type":"article-journal","abstract":"Understanding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00DB2F80">
        <w:rPr>
          <w:sz w:val="24"/>
          <w:szCs w:val="24"/>
        </w:rPr>
        <w:fldChar w:fldCharType="separate"/>
      </w:r>
      <w:r w:rsidR="000A46F0" w:rsidRPr="00DB2F80">
        <w:rPr>
          <w:sz w:val="24"/>
          <w:szCs w:val="24"/>
        </w:rPr>
        <w:t>(Rohani et al., 2009; Sooryanarain &amp; Elankumaran, 2015)</w:t>
      </w:r>
      <w:r w:rsidRPr="00DB2F80">
        <w:rPr>
          <w:sz w:val="24"/>
          <w:szCs w:val="24"/>
        </w:rPr>
        <w:fldChar w:fldCharType="end"/>
      </w:r>
      <w:r w:rsidRPr="00DB2F80">
        <w:rPr>
          <w:sz w:val="24"/>
          <w:szCs w:val="24"/>
        </w:rPr>
        <w:t xml:space="preserve">. However, while studies tend to focus on either host abundance, community composition, or environmental conditions, these factors jointly influence transmission and are non-independent. Host abundance and community structure often fluctuate in response to environmental conditions </w:t>
      </w:r>
      <w:r w:rsidRPr="00DB2F80">
        <w:rPr>
          <w:sz w:val="24"/>
          <w:szCs w:val="24"/>
        </w:rPr>
        <w:fldChar w:fldCharType="begin"/>
      </w:r>
      <w:r w:rsidR="000A46F0" w:rsidRPr="00DB2F80">
        <w:rPr>
          <w:sz w:val="24"/>
          <w:szCs w:val="24"/>
        </w:rPr>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00DB2F80">
        <w:rPr>
          <w:sz w:val="24"/>
          <w:szCs w:val="24"/>
        </w:rPr>
        <w:fldChar w:fldCharType="separate"/>
      </w:r>
      <w:r w:rsidR="000A46F0" w:rsidRPr="00DB2F80">
        <w:rPr>
          <w:sz w:val="24"/>
          <w:szCs w:val="24"/>
        </w:rPr>
        <w:t>(Werner et al., 2007)</w:t>
      </w:r>
      <w:r w:rsidRPr="00DB2F80">
        <w:rPr>
          <w:sz w:val="24"/>
          <w:szCs w:val="24"/>
        </w:rPr>
        <w:fldChar w:fldCharType="end"/>
      </w:r>
      <w:r w:rsidRPr="00DB2F80">
        <w:rPr>
          <w:sz w:val="24"/>
          <w:szCs w:val="24"/>
        </w:rPr>
        <w:t xml:space="preserve">, and these changes in community structure can result in dramatic shifts in community competence </w:t>
      </w:r>
      <w:r w:rsidRPr="00DB2F80">
        <w:rPr>
          <w:sz w:val="24"/>
          <w:szCs w:val="24"/>
        </w:rPr>
        <w:fldChar w:fldCharType="begin"/>
      </w:r>
      <w:r w:rsidR="000A46F0" w:rsidRPr="00DB2F80">
        <w:rPr>
          <w:sz w:val="24"/>
          <w:szCs w:val="24"/>
        </w:rPr>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00DB2F80">
        <w:rPr>
          <w:sz w:val="24"/>
          <w:szCs w:val="24"/>
        </w:rPr>
        <w:fldChar w:fldCharType="separate"/>
      </w:r>
      <w:r w:rsidR="000A46F0" w:rsidRPr="00DB2F80">
        <w:rPr>
          <w:sz w:val="24"/>
          <w:szCs w:val="24"/>
        </w:rPr>
        <w:t>(Streicker et al., 2013)</w:t>
      </w:r>
      <w:r w:rsidRPr="00DB2F80">
        <w:rPr>
          <w:sz w:val="24"/>
          <w:szCs w:val="24"/>
        </w:rPr>
        <w:fldChar w:fldCharType="end"/>
      </w:r>
      <w:r w:rsidRPr="00DB2F80">
        <w:rPr>
          <w:sz w:val="24"/>
          <w:szCs w:val="24"/>
        </w:rPr>
        <w:t>. Over seasonal timescales, species exhibit distinct phenolog</w:t>
      </w:r>
      <w:r w:rsidR="00187DCA" w:rsidRPr="00DB2F80">
        <w:rPr>
          <w:sz w:val="24"/>
          <w:szCs w:val="24"/>
        </w:rPr>
        <w:t>y</w:t>
      </w:r>
      <w:r w:rsidRPr="00DB2F80">
        <w:rPr>
          <w:sz w:val="24"/>
          <w:szCs w:val="24"/>
        </w:rPr>
        <w:t xml:space="preserve"> and experience dynamic strengths of competition </w:t>
      </w:r>
      <w:r w:rsidRPr="00DB2F80">
        <w:rPr>
          <w:sz w:val="24"/>
          <w:szCs w:val="24"/>
        </w:rPr>
        <w:fldChar w:fldCharType="begin"/>
      </w:r>
      <w:r w:rsidR="000A46F0" w:rsidRPr="00DB2F80">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00DB2F80">
        <w:rPr>
          <w:sz w:val="24"/>
          <w:szCs w:val="24"/>
        </w:rPr>
        <w:fldChar w:fldCharType="separate"/>
      </w:r>
      <w:r w:rsidR="000A46F0" w:rsidRPr="00DB2F80">
        <w:rPr>
          <w:sz w:val="24"/>
          <w:szCs w:val="24"/>
        </w:rPr>
        <w:t>(Rudolf, 2019)</w:t>
      </w:r>
      <w:r w:rsidRPr="00DB2F80">
        <w:rPr>
          <w:sz w:val="24"/>
          <w:szCs w:val="24"/>
        </w:rPr>
        <w:fldChar w:fldCharType="end"/>
      </w:r>
      <w:r w:rsidRPr="00DB2F80">
        <w:rPr>
          <w:sz w:val="24"/>
          <w:szCs w:val="24"/>
        </w:rPr>
        <w:t xml:space="preserve">, which generates a relationship between community structure and size. Consequently, considering the separate and combined effects of these three factors can improve our understanding of how generalist pathogens invade and persist within variable host communities </w:t>
      </w:r>
      <w:r w:rsidRPr="00DB2F80">
        <w:rPr>
          <w:sz w:val="24"/>
          <w:szCs w:val="24"/>
        </w:rPr>
        <w:fldChar w:fldCharType="begin"/>
      </w:r>
      <w:r w:rsidR="000A46F0" w:rsidRPr="00DB2F80">
        <w:rPr>
          <w:sz w:val="24"/>
          <w:szCs w:val="24"/>
        </w:rPr>
        <w:instrText xml:space="preserve"> ADDIN ZOTERO_ITEM CSL_CITATION {"citationID":"F3jdCtC0","properties":{"formattedCitation":"(Becker et al., 2012; A. F. Johnson &amp; Brunner, 2014; Nazir et al., 2012)","plainCitation":"(Becker et al., 2012; A. F. Johnson &amp; Brunner, 2014; Nazir et al., 2012)","noteIndex":0},"citationItems":[{"id":69,"uris":["http://zotero.org/users/8769338/items/DUN5C8BI"],"itemData":{"id":69,"type":"article-journal","abstract":"Habitat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DB2F80">
        <w:rPr>
          <w:sz w:val="24"/>
          <w:szCs w:val="24"/>
        </w:rPr>
        <w:fldChar w:fldCharType="separate"/>
      </w:r>
      <w:r w:rsidR="000A46F0" w:rsidRPr="00DB2F80">
        <w:rPr>
          <w:sz w:val="24"/>
          <w:szCs w:val="24"/>
        </w:rPr>
        <w:t>(Becker et al., 2012; A. F. Johnson &amp; Brunner, 2014; Nazir et al., 2012)</w:t>
      </w:r>
      <w:r w:rsidRPr="00DB2F80">
        <w:rPr>
          <w:sz w:val="24"/>
          <w:szCs w:val="24"/>
        </w:rPr>
        <w:fldChar w:fldCharType="end"/>
      </w:r>
      <w:r w:rsidRPr="00DB2F80">
        <w:rPr>
          <w:sz w:val="24"/>
          <w:szCs w:val="24"/>
        </w:rPr>
        <w:t xml:space="preserve"> and promises to generate mechanistic insight into diversity-disease studies that frequently rely only on patterns of host species richness and infection prevalence in communities </w:t>
      </w:r>
      <w:r w:rsidRPr="00DB2F80">
        <w:rPr>
          <w:sz w:val="24"/>
          <w:szCs w:val="24"/>
        </w:rPr>
        <w:fldChar w:fldCharType="begin"/>
      </w:r>
      <w:r w:rsidR="000A46F0" w:rsidRPr="00DB2F80">
        <w:rPr>
          <w:sz w:val="24"/>
          <w:szCs w:val="24"/>
        </w:rPr>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(Rohr et al., 2019)</w:t>
      </w:r>
      <w:r w:rsidRPr="00DB2F80">
        <w:rPr>
          <w:sz w:val="24"/>
          <w:szCs w:val="24"/>
        </w:rPr>
        <w:fldChar w:fldCharType="end"/>
      </w:r>
      <w:r w:rsidRPr="00DB2F80">
        <w:rPr>
          <w:sz w:val="24"/>
          <w:szCs w:val="24"/>
        </w:rPr>
        <w:t xml:space="preserve">. </w:t>
      </w:r>
    </w:p>
    <w:p w14:paraId="6BF28EED" w14:textId="58871B3B" w:rsidR="002E6E0F" w:rsidRPr="00DB2F80" w:rsidRDefault="00000000" w:rsidP="0040206D">
      <w:pPr>
        <w:spacing w:line="360" w:lineRule="auto"/>
        <w:ind w:firstLine="720"/>
        <w:rPr>
          <w:sz w:val="24"/>
          <w:szCs w:val="24"/>
        </w:rPr>
      </w:pPr>
      <w:r w:rsidRPr="00DB2F80">
        <w:rPr>
          <w:sz w:val="24"/>
          <w:szCs w:val="24"/>
        </w:rPr>
        <w:lastRenderedPageBreak/>
        <w:t>We use ranavirus infection data in larval amphibian communities to illustrate that the joint influence of biotic and abiotic promoters</w:t>
      </w:r>
      <w:r w:rsidR="000D4B9A">
        <w:rPr>
          <w:sz w:val="24"/>
          <w:szCs w:val="24"/>
        </w:rPr>
        <w:t xml:space="preserve"> is</w:t>
      </w:r>
      <w:r w:rsidRPr="00DB2F80">
        <w:rPr>
          <w:sz w:val="24"/>
          <w:szCs w:val="24"/>
        </w:rPr>
        <w:t xml:space="preserve"> likely to be relevant in many disease systems. Ranaviruses represent a genus of viruses known to be associated with global amphibian declines and exhibit both contact and environmental transmission </w:t>
      </w:r>
      <w:r w:rsidRPr="00DB2F80">
        <w:rPr>
          <w:sz w:val="24"/>
          <w:szCs w:val="24"/>
        </w:rPr>
        <w:fldChar w:fldCharType="begin"/>
      </w:r>
      <w:r w:rsidR="000A46F0" w:rsidRPr="00DB2F80">
        <w:rPr>
          <w:sz w:val="24"/>
          <w:szCs w:val="24"/>
        </w:rPr>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0A46F0" w:rsidRPr="00DB2F80">
        <w:rPr>
          <w:rFonts w:ascii="Cambria Math" w:hAnsi="Cambria Math" w:cs="Cambria Math"/>
          <w:sz w:val="24"/>
          <w:szCs w:val="24"/>
        </w:rPr>
        <w:instrText>‐</w:instrText>
      </w:r>
      <w:r w:rsidR="000A46F0" w:rsidRPr="00DB2F80">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00DB2F80">
        <w:rPr>
          <w:sz w:val="24"/>
          <w:szCs w:val="24"/>
        </w:rPr>
        <w:fldChar w:fldCharType="separate"/>
      </w:r>
      <w:r w:rsidR="000A46F0" w:rsidRPr="00DB2F80">
        <w:rPr>
          <w:sz w:val="24"/>
          <w:szCs w:val="24"/>
        </w:rPr>
        <w:t>(Brunner et al., 2017; Sage et al., 2019)</w:t>
      </w:r>
      <w:r w:rsidRPr="00DB2F80">
        <w:rPr>
          <w:sz w:val="24"/>
          <w:szCs w:val="24"/>
        </w:rPr>
        <w:fldChar w:fldCharType="end"/>
      </w:r>
      <w:r w:rsidRPr="00DB2F80">
        <w:rPr>
          <w:sz w:val="24"/>
          <w:szCs w:val="24"/>
        </w:rPr>
        <w:t xml:space="preserve">, with the latter known to depend on water temperature and pH </w:t>
      </w:r>
      <w:r w:rsidRPr="00DB2F80">
        <w:rPr>
          <w:sz w:val="24"/>
          <w:szCs w:val="24"/>
        </w:rPr>
        <w:fldChar w:fldCharType="begin"/>
      </w:r>
      <w:r w:rsidR="000A46F0" w:rsidRPr="00DB2F80">
        <w:rPr>
          <w:sz w:val="24"/>
          <w:szCs w:val="24"/>
        </w:rPr>
        <w:instrText xml:space="preserve"> ADDIN ZOTERO_ITEM CSL_CITATION {"citationID":"5uC3KUNK","properties":{"formattedCitation":"(Brenes et al., 2014; Miller et al., 2011)","plainCitation":"(Brenes et al., 2014; Miller et al., 2011)","noteIndex":0},"citationItems":[{"id":198,"uris":["http://zotero.org/users/8769338/items/X46X2UXT"],"itemData":{"id":198,"type":"article-journal","abstract":"Transmission is an essential process that contributes to the survival of pathogens. Ranaviruses are known to infect different classes of lower vertebrates including amphibians, fishes and reptiles. Differences in the likelihood of infection among ectothermic vertebrate hosts could explain the successful yearlong persistence of ranaviruses in aquatic environments. The goal of this study was to determine if transmission of a Frog Virus 3 (FV3)-like ranavirus was possible among three species from different ectothermic vertebrate classes: Cope's gray treefrog (Hyla chrysoscelis) larvae, mosquito fish ( Gambusia affinis), and red-eared slider (Trachemys scripta elegans). We housed individuals previously exposed to the FV3-like ranavirus with naïve (unexposed) individuals in containers divided by plastic mesh screen to permit water flow between subjects. Our results showed that infected gray treefrog larvae were capable of transmitting ranavirus to naïve larval conspecifics and turtles (60% and 30% infection, respectively), but not to fish. Also, infected turtles and fish transmitted ranavirus to 50% and 10% of the naïve gray treefrog larvae, respectively. Nearly all infected amphibians experienced mortality, whereas infected turtles and fish did not die. Our results demonstrate that ranavirus can be transmitted through water among ectothermic vertebrate classes, which has not been reported previously. Moreover, fish and reptiles might serve as reservoirs for ranavirus given their ability to live with subclinical infections. Subclinical infections of ranavirus in fish and aquatic turtles could contribute to the pathogen's persistence, especially when highly susceptible hosts like amphibians are absent as a result of seasonal fluctuations in relative abundance. © 2014 Brenes et al.","container-title":"PLoS ONE","DOI":"10.1371/journal.pone.0092476","ISSN":"19326203","title":"Transmission of ranavirus between ectothermic vertebrate hosts","author":[{"family":"Brenes","given":"Roberto"},{"family":"Gray","given":"Matthew J."},{"family":"Waltzek","given":"Thomas B."},{"family":"Wilkes","given":"Rebecca P."},{"family":"Miller","given":"Debra L."}],"issued":{"date-parts":[["2014"]]}}},{"id":307,"uris":["http://zotero.org/users/8769338/items/UETV59NQ"],"itemData":{"id":307,"type":"article-journal","abstract":"Ranaviruses are capable of infecting amphibians from at least 14 families and over 70 individual species. Ranaviruses infect multiple cell types, often culminating in organ necrosis and massive hemorrhaging. Subclinical infections have been documented, although their role in ranavirus persistence and emergence remains unclear. Water is an effective transmission medium for ranaviruses, and survival outside the host may be for significant duration. In aquatic communities, amphibians, reptiles and fish may serve as reservoirs. Controlled studies have shown that susceptibility to ranavirus infection and disease varies among amphibian species and developmental stages, and likely is impacted by host-pathogen coevolution, as well as, exogenous environmental factors. Field studies have demonstrated that the likelihood of epizootics is increased in areas of cattle grazing, where aquatic vegetation is sparse and water quality is poor. Translocation of infected amphibians through commercial trade (e.g., food, fish bait, pet industry) contributes to the spread of ranaviruses. Such introductions may be of particular concern, as several studies report that ranaviruses isolated from ranaculture, aquaculture, and bait facilities have greater virulence (i.e., ability to cause disease) than wild-type isolates. Future investigations should focus on the genetic basis for pathogen virulence and host susceptibility, ecological and anthropogenic mechanisms contributing to emergence, and vaccine development for use in captive populations and species reintroduction programs.","container-title":"Viruses","DOI":"10.3390/v3112351","issue":"11","note":"ISBN: 1999-4915\nPMID: 22163349","page":"2351-2373","title":"Ecopathology of Ranaviruses Infecting Amphibians","volume":"3","author":[{"family":"Miller","given":"Debra"},{"family":"Gray","given":"Matthew"},{"family":"Storfer","given":"Andrew"}],"issued":{"date-parts":[["2011",11]]}}}],"schema":"https://github.com/citation-style-language/schema/raw/master/csl-citation.json"} </w:instrText>
      </w:r>
      <w:r w:rsidRPr="00DB2F80">
        <w:rPr>
          <w:sz w:val="24"/>
          <w:szCs w:val="24"/>
        </w:rPr>
        <w:fldChar w:fldCharType="separate"/>
      </w:r>
      <w:r w:rsidR="000A46F0" w:rsidRPr="00DB2F80">
        <w:rPr>
          <w:sz w:val="24"/>
          <w:szCs w:val="24"/>
        </w:rPr>
        <w:t>(Brenes et al., 2014; Miller et al., 2011)</w:t>
      </w:r>
      <w:r w:rsidRPr="00DB2F80">
        <w:rPr>
          <w:sz w:val="24"/>
          <w:szCs w:val="24"/>
        </w:rPr>
        <w:fldChar w:fldCharType="end"/>
      </w:r>
      <w:r w:rsidRPr="00DB2F80">
        <w:rPr>
          <w:sz w:val="24"/>
          <w:szCs w:val="24"/>
        </w:rPr>
        <w:t xml:space="preserve">. Additionally, there is large variation in the competence of different host species for ranavirus, and the composition and abundance of host communities changes over space and time, allowing for analysis of the effects of host community composition on transmission potential </w:t>
      </w:r>
      <w:r w:rsidRPr="00DB2F80">
        <w:rPr>
          <w:sz w:val="24"/>
          <w:szCs w:val="24"/>
        </w:rPr>
        <w:fldChar w:fldCharType="begin"/>
      </w:r>
      <w:r w:rsidR="000A46F0" w:rsidRPr="00DB2F80">
        <w:rPr>
          <w:sz w:val="24"/>
          <w:szCs w:val="24"/>
        </w:rPr>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00DB2F80">
        <w:rPr>
          <w:sz w:val="24"/>
          <w:szCs w:val="24"/>
        </w:rPr>
        <w:fldChar w:fldCharType="separate"/>
      </w:r>
      <w:r w:rsidR="000A46F0" w:rsidRPr="00DB2F80">
        <w:rPr>
          <w:sz w:val="24"/>
          <w:szCs w:val="24"/>
        </w:rPr>
        <w:t>(Love et al., 2016; Snyder et al., 2023)</w:t>
      </w:r>
      <w:r w:rsidRPr="00DB2F80">
        <w:rPr>
          <w:sz w:val="24"/>
          <w:szCs w:val="24"/>
        </w:rPr>
        <w:fldChar w:fldCharType="end"/>
      </w:r>
      <w:r w:rsidRPr="00DB2F80">
        <w:rPr>
          <w:sz w:val="24"/>
          <w:szCs w:val="24"/>
        </w:rPr>
        <w:t>. The data span 20 wetlands sampled monthly over 6 months in 2016 and include estimates of host abundance and community composition as well as infection status and viral load concentration for a subset of individuals from each sampling event.</w:t>
      </w:r>
    </w:p>
    <w:p w14:paraId="5361FB5B" w14:textId="7DE1CF8C" w:rsidR="002E6E0F" w:rsidRPr="00DB2F80" w:rsidRDefault="00000000" w:rsidP="0040206D">
      <w:pPr>
        <w:spacing w:line="360" w:lineRule="auto"/>
        <w:ind w:firstLine="720"/>
        <w:rPr>
          <w:sz w:val="24"/>
          <w:szCs w:val="24"/>
        </w:rPr>
      </w:pPr>
      <w:r w:rsidRPr="00DB2F80">
        <w:rPr>
          <w:sz w:val="24"/>
          <w:szCs w:val="24"/>
        </w:rPr>
        <w:t xml:space="preserve">To establish how biotic and abiotic factors jointly influence transmission, we developed a mechanistic model that incorporates direct effects of the environment on the pathogen, specifically the environmental persistence time, as well as changes in both </w:t>
      </w:r>
      <w:ins w:id="1" w:author="Stacey L Lance" w:date="2023-09-05T13:32:00Z">
        <w:r w:rsidR="000D4B9A">
          <w:rPr>
            <w:sz w:val="24"/>
            <w:szCs w:val="24"/>
          </w:rPr>
          <w:t xml:space="preserve">host </w:t>
        </w:r>
      </w:ins>
      <w:r w:rsidRPr="00DB2F80">
        <w:rPr>
          <w:sz w:val="24"/>
          <w:szCs w:val="24"/>
        </w:rPr>
        <w:t xml:space="preserve">abundance and community composition. While important theoretical developments have described transmission in multi-host communities </w:t>
      </w:r>
      <w:r w:rsidRPr="00DB2F80">
        <w:rPr>
          <w:sz w:val="24"/>
          <w:szCs w:val="24"/>
        </w:rPr>
        <w:fldChar w:fldCharType="begin"/>
      </w:r>
      <w:r w:rsidR="000A46F0" w:rsidRPr="00DB2F80">
        <w:rPr>
          <w:sz w:val="24"/>
          <w:szCs w:val="24"/>
        </w:rPr>
        <w:instrText xml:space="preserve"> ADDIN ZOTERO_ITEM CSL_CITATION {"citationID":"Un92OqXE","properties":{"formattedCitation":"(Dobson, 2004; Fountain\\uc0\\u8208{}Jones et al., 2018; Holt et al., 2003; Roche et al., 2012)","plainCitation":"(Dobson, 2004; Fountain</w:instrText>
      </w:r>
      <w:r w:rsidR="000A46F0" w:rsidRPr="00DB2F80">
        <w:rPr>
          <w:rFonts w:ascii="Cambria Math" w:hAnsi="Cambria Math" w:cs="Cambria Math"/>
          <w:sz w:val="24"/>
          <w:szCs w:val="24"/>
        </w:rPr>
        <w:instrText>‐</w:instrText>
      </w:r>
      <w:r w:rsidR="000A46F0" w:rsidRPr="00DB2F80">
        <w:rPr>
          <w:sz w:val="24"/>
          <w:szCs w:val="24"/>
        </w:rPr>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sidRPr="00DB2F80">
        <w:rPr>
          <w:rFonts w:ascii="Cambria Math" w:hAnsi="Cambria Math" w:cs="Cambria Math"/>
          <w:sz w:val="24"/>
          <w:szCs w:val="24"/>
        </w:rPr>
        <w:instrText>‐</w:instrText>
      </w:r>
      <w:r w:rsidR="000A46F0" w:rsidRPr="00DB2F80">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0A46F0" w:rsidRPr="00DB2F80">
        <w:rPr>
          <w:rFonts w:ascii="Cambria Math" w:hAnsi="Cambria Math" w:cs="Cambria Math"/>
          <w:sz w:val="24"/>
          <w:szCs w:val="24"/>
        </w:rPr>
        <w:instrText>‐</w:instrText>
      </w:r>
      <w:r w:rsidR="000A46F0" w:rsidRPr="00DB2F80">
        <w:rPr>
          <w:sz w:val="24"/>
          <w:szCs w:val="24"/>
        </w:rPr>
        <w:instrText>phylogenetic framework for infectious disease ecology","volume":"93","author":[{"family":"Fountain</w:instrText>
      </w:r>
      <w:r w:rsidR="000A46F0" w:rsidRPr="00DB2F80">
        <w:rPr>
          <w:rFonts w:ascii="Cambria Math" w:hAnsi="Cambria Math" w:cs="Cambria Math"/>
          <w:sz w:val="24"/>
          <w:szCs w:val="24"/>
        </w:rPr>
        <w:instrText>‐</w:instrText>
      </w:r>
      <w:r w:rsidR="000A46F0" w:rsidRPr="00DB2F80">
        <w:rPr>
          <w:sz w:val="24"/>
          <w:szCs w:val="24"/>
        </w:rPr>
        <w:instrText>Jones","given":"Nicholas M."},{"family":"Pearse","given":"William D."},{"family":"Escobar","given":"Luis E."},{"family":"Alba</w:instrText>
      </w:r>
      <w:r w:rsidR="000A46F0" w:rsidRPr="00DB2F80">
        <w:rPr>
          <w:rFonts w:ascii="Cambria Math" w:hAnsi="Cambria Math" w:cs="Cambria Math"/>
          <w:sz w:val="24"/>
          <w:szCs w:val="24"/>
        </w:rPr>
        <w:instrText>‐</w:instrText>
      </w:r>
      <w:r w:rsidR="000A46F0" w:rsidRPr="00DB2F80">
        <w:rPr>
          <w:sz w:val="24"/>
          <w:szCs w:val="24"/>
        </w:rPr>
        <w:instrText>Casals","given":"Ana"},{"family":"Carver","given":"Scott"},{"family":"Davies","given":"T. Jonathan"},{"family":"Kraberger","given":"Simona"},{"family":"Papeş","given":"Monica"},{"family":"Vandegrift","given":"Kurt"},{"family":"Worsley</w:instrText>
      </w:r>
      <w:r w:rsidR="000A46F0" w:rsidRPr="00DB2F80">
        <w:rPr>
          <w:rFonts w:ascii="Cambria Math" w:hAnsi="Cambria Math" w:cs="Cambria Math"/>
          <w:sz w:val="24"/>
          <w:szCs w:val="24"/>
        </w:rPr>
        <w:instrText>‐</w:instrText>
      </w:r>
      <w:r w:rsidR="000A46F0" w:rsidRPr="00DB2F80">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0A46F0" w:rsidRPr="00DB2F80">
        <w:rPr>
          <w:rFonts w:ascii="Cambria Math" w:hAnsi="Cambria Math" w:cs="Cambria Math"/>
          <w:sz w:val="24"/>
          <w:szCs w:val="24"/>
        </w:rPr>
        <w:instrText>‐</w:instrText>
      </w:r>
      <w:r w:rsidR="000A46F0" w:rsidRPr="00DB2F80">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0A46F0" w:rsidRPr="00DB2F80">
        <w:rPr>
          <w:rFonts w:ascii="Cambria Math" w:hAnsi="Cambria Math" w:cs="Cambria Math"/>
          <w:sz w:val="24"/>
          <w:szCs w:val="24"/>
        </w:rPr>
        <w:instrText>‐</w:instrText>
      </w:r>
      <w:r w:rsidR="000A46F0" w:rsidRPr="00DB2F80">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00DB2F80">
        <w:rPr>
          <w:sz w:val="24"/>
          <w:szCs w:val="24"/>
        </w:rPr>
        <w:fldChar w:fldCharType="separate"/>
      </w:r>
      <w:r w:rsidR="000A46F0" w:rsidRPr="00DB2F80">
        <w:rPr>
          <w:sz w:val="24"/>
          <w:szCs w:val="24"/>
        </w:rPr>
        <w:t>(Dobson, 2004; Fountain</w:t>
      </w:r>
      <w:r w:rsidR="000A46F0" w:rsidRPr="00DB2F80">
        <w:rPr>
          <w:rFonts w:ascii="Cambria Math" w:hAnsi="Cambria Math" w:cs="Cambria Math"/>
          <w:sz w:val="24"/>
          <w:szCs w:val="24"/>
        </w:rPr>
        <w:t>‐</w:t>
      </w:r>
      <w:r w:rsidR="000A46F0" w:rsidRPr="00DB2F80">
        <w:rPr>
          <w:sz w:val="24"/>
          <w:szCs w:val="24"/>
        </w:rPr>
        <w:t>Jones et al., 2018; Holt et al., 2003; Roche et al., 2012)</w:t>
      </w:r>
      <w:r w:rsidRPr="00DB2F80">
        <w:rPr>
          <w:sz w:val="24"/>
          <w:szCs w:val="24"/>
        </w:rPr>
        <w:fldChar w:fldCharType="end"/>
      </w:r>
      <w:r w:rsidRPr="00DB2F80">
        <w:rPr>
          <w:sz w:val="24"/>
          <w:szCs w:val="24"/>
        </w:rPr>
        <w:t xml:space="preserve">, and via multiple transmission modes </w:t>
      </w:r>
      <w:r w:rsidRPr="00DB2F80">
        <w:rPr>
          <w:sz w:val="24"/>
          <w:szCs w:val="24"/>
        </w:rPr>
        <w:fldChar w:fldCharType="begin"/>
      </w:r>
      <w:r w:rsidR="000A46F0" w:rsidRPr="00DB2F80">
        <w:rPr>
          <w:sz w:val="24"/>
          <w:szCs w:val="24"/>
        </w:rPr>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00DB2F80">
        <w:rPr>
          <w:sz w:val="24"/>
          <w:szCs w:val="24"/>
        </w:rPr>
        <w:fldChar w:fldCharType="separate"/>
      </w:r>
      <w:r w:rsidR="000A46F0" w:rsidRPr="00DB2F80">
        <w:rPr>
          <w:sz w:val="24"/>
          <w:szCs w:val="24"/>
        </w:rPr>
        <w:t>(Eisenberg et al., 2013; Majewska et al., 2019; Rohani et al., 2009)</w:t>
      </w:r>
      <w:r w:rsidRPr="00DB2F80">
        <w:rPr>
          <w:sz w:val="24"/>
          <w:szCs w:val="24"/>
        </w:rPr>
        <w:fldChar w:fldCharType="end"/>
      </w:r>
      <w:r w:rsidRPr="00DB2F80">
        <w:rPr>
          <w:sz w:val="24"/>
          <w:szCs w:val="24"/>
        </w:rPr>
        <w:t xml:space="preserve">, their joint consideration in models is underdeveloped. Accordingly, we develop such a model and assess the effects of host abundance, community composition, and environmental persistence on </w:t>
      </w:r>
      <w:r w:rsidRPr="00DB2F80">
        <w:rPr>
          <w:i/>
          <w:sz w:val="24"/>
          <w:szCs w:val="24"/>
        </w:rPr>
        <w:t>R</w:t>
      </w:r>
      <w:r w:rsidRPr="00DB2F80">
        <w:rPr>
          <w:sz w:val="24"/>
          <w:szCs w:val="24"/>
          <w:vertAlign w:val="subscript"/>
        </w:rPr>
        <w:t>0</w:t>
      </w:r>
      <w:r w:rsidRPr="00DB2F80">
        <w:rPr>
          <w:sz w:val="24"/>
          <w:szCs w:val="24"/>
        </w:rPr>
        <w:t xml:space="preserve">, the basic reproductive number for the pathogen, under a range of plausible conditions. We compare findings from the model to the empirical data to demonstrate that each factor has the potential to contribute substantially to transmission, and that these distinct factors can and do simultaneously promote transmission. We contend that studying both biotic and abiotic factors, including their influence on each other, can help us to understand and predict the location and timing of outbreaks of generalist pathogens that employ multiple transmission modes. Our study is well poised to illustrate this phenomenon because larval amphibians occupy discrete wetlands, linked via adult movement, to form a </w:t>
      </w:r>
      <w:r w:rsidRPr="00DB2F80">
        <w:rPr>
          <w:sz w:val="24"/>
          <w:szCs w:val="24"/>
        </w:rPr>
        <w:lastRenderedPageBreak/>
        <w:t xml:space="preserve">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which are likely to apply to other studies as well </w:t>
      </w:r>
      <w:r w:rsidRPr="00DB2F80">
        <w:rPr>
          <w:sz w:val="24"/>
          <w:szCs w:val="24"/>
        </w:rPr>
        <w:fldChar w:fldCharType="begin"/>
      </w:r>
      <w:r w:rsidR="000A46F0" w:rsidRPr="00DB2F80">
        <w:rPr>
          <w:sz w:val="24"/>
          <w:szCs w:val="24"/>
        </w:rPr>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0A46F0" w:rsidRPr="00DB2F80">
        <w:rPr>
          <w:rFonts w:ascii="Cambria Math" w:hAnsi="Cambria Math" w:cs="Cambria Math"/>
          <w:sz w:val="24"/>
          <w:szCs w:val="24"/>
        </w:rPr>
        <w:instrText>‐</w:instrText>
      </w:r>
      <w:r w:rsidR="000A46F0" w:rsidRPr="00DB2F80">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0A46F0" w:rsidRPr="00DB2F80">
        <w:rPr>
          <w:rFonts w:ascii="Cambria Math" w:hAnsi="Cambria Math" w:cs="Cambria Math"/>
          <w:sz w:val="24"/>
          <w:szCs w:val="24"/>
        </w:rPr>
        <w:instrText>‐</w:instrText>
      </w:r>
      <w:r w:rsidR="000A46F0" w:rsidRPr="00DB2F80">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00DB2F80">
        <w:rPr>
          <w:sz w:val="24"/>
          <w:szCs w:val="24"/>
        </w:rPr>
        <w:fldChar w:fldCharType="separate"/>
      </w:r>
      <w:r w:rsidR="000A46F0" w:rsidRPr="00DB2F80">
        <w:rPr>
          <w:sz w:val="24"/>
          <w:szCs w:val="24"/>
        </w:rPr>
        <w:t>(Bienentreu &amp; Lesbarrères, 2020; Dillon &amp; Meentemeyer, 2019; Youker-Smith et al., 2018)</w:t>
      </w:r>
      <w:r w:rsidRPr="00DB2F80">
        <w:rPr>
          <w:sz w:val="24"/>
          <w:szCs w:val="24"/>
        </w:rPr>
        <w:fldChar w:fldCharType="end"/>
      </w:r>
      <w:r w:rsidRPr="00DB2F80">
        <w:rPr>
          <w:sz w:val="24"/>
          <w:szCs w:val="24"/>
        </w:rPr>
        <w:t>.</w:t>
      </w:r>
      <w:r w:rsidRPr="00DB2F80">
        <w:rPr>
          <w:sz w:val="24"/>
          <w:szCs w:val="24"/>
        </w:rPr>
        <w:br w:type="page"/>
      </w:r>
    </w:p>
    <w:p w14:paraId="70F4A30E" w14:textId="77777777" w:rsidR="002E6E0F" w:rsidRPr="00DB2F80" w:rsidRDefault="00000000" w:rsidP="0040206D">
      <w:pPr>
        <w:pStyle w:val="Heading1"/>
        <w:spacing w:line="360" w:lineRule="auto"/>
        <w:rPr>
          <w:b/>
          <w:bCs/>
          <w:sz w:val="28"/>
          <w:szCs w:val="28"/>
        </w:rPr>
      </w:pPr>
      <w:bookmarkStart w:id="2" w:name="_q6ewyiq839bw" w:colFirst="0" w:colLast="0"/>
      <w:bookmarkEnd w:id="2"/>
      <w:r w:rsidRPr="00DB2F80">
        <w:rPr>
          <w:b/>
          <w:bCs/>
          <w:sz w:val="28"/>
          <w:szCs w:val="28"/>
        </w:rPr>
        <w:lastRenderedPageBreak/>
        <w:t>Methods</w:t>
      </w:r>
    </w:p>
    <w:p w14:paraId="7420377C" w14:textId="77777777" w:rsidR="002E6E0F" w:rsidRPr="00DB2F80" w:rsidRDefault="00000000" w:rsidP="0040206D">
      <w:pPr>
        <w:pStyle w:val="Heading2"/>
        <w:keepNext w:val="0"/>
        <w:keepLines w:val="0"/>
        <w:spacing w:line="360" w:lineRule="auto"/>
        <w:rPr>
          <w:b/>
          <w:bCs/>
          <w:sz w:val="24"/>
          <w:szCs w:val="24"/>
        </w:rPr>
      </w:pPr>
      <w:bookmarkStart w:id="3" w:name="_10hhj36k5piz" w:colFirst="0" w:colLast="0"/>
      <w:bookmarkEnd w:id="3"/>
      <w:commentRangeStart w:id="4"/>
      <w:r w:rsidRPr="00DB2F80">
        <w:rPr>
          <w:b/>
          <w:bCs/>
          <w:sz w:val="24"/>
          <w:szCs w:val="24"/>
        </w:rPr>
        <w:t>Data Collection</w:t>
      </w:r>
      <w:commentRangeEnd w:id="4"/>
      <w:r w:rsidR="00FE67A3">
        <w:rPr>
          <w:rStyle w:val="CommentReference"/>
        </w:rPr>
        <w:commentReference w:id="4"/>
      </w:r>
    </w:p>
    <w:p w14:paraId="12FD835D" w14:textId="161C79DD" w:rsidR="002E6E0F" w:rsidRPr="00DB2F80" w:rsidRDefault="00000000" w:rsidP="0040206D">
      <w:pPr>
        <w:spacing w:line="360" w:lineRule="auto"/>
        <w:ind w:firstLine="720"/>
        <w:rPr>
          <w:sz w:val="24"/>
          <w:szCs w:val="24"/>
        </w:rPr>
      </w:pPr>
      <w:r w:rsidRPr="00DB2F80">
        <w:rPr>
          <w:sz w:val="24"/>
          <w:szCs w:val="24"/>
        </w:rPr>
        <w:t xml:space="preserve">Data were previously collected </w:t>
      </w:r>
      <w:r w:rsidRPr="00DB2F80">
        <w:rPr>
          <w:sz w:val="24"/>
          <w:szCs w:val="24"/>
        </w:rPr>
        <w:fldChar w:fldCharType="begin"/>
      </w:r>
      <w:r w:rsidR="000A46F0" w:rsidRPr="00DB2F80">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00DB2F80">
        <w:rPr>
          <w:sz w:val="24"/>
          <w:szCs w:val="24"/>
        </w:rPr>
        <w:fldChar w:fldCharType="separate"/>
      </w:r>
      <w:r w:rsidR="000A46F0" w:rsidRPr="00DB2F80">
        <w:rPr>
          <w:sz w:val="24"/>
          <w:szCs w:val="24"/>
        </w:rPr>
        <w:t>(Coleman, 2018)</w:t>
      </w:r>
      <w:r w:rsidRPr="00DB2F80">
        <w:rPr>
          <w:sz w:val="24"/>
          <w:szCs w:val="24"/>
        </w:rPr>
        <w:fldChar w:fldCharType="end"/>
      </w:r>
      <w:r w:rsidRPr="00DB2F80">
        <w:rPr>
          <w:sz w:val="24"/>
          <w:szCs w:val="24"/>
        </w:rPr>
        <w:t xml:space="preserve"> at the </w:t>
      </w:r>
      <w:r w:rsidR="000D4B9A">
        <w:rPr>
          <w:sz w:val="24"/>
          <w:szCs w:val="24"/>
        </w:rPr>
        <w:t xml:space="preserve">United States Department of Energy’s </w:t>
      </w:r>
      <w:r w:rsidRPr="00DB2F80">
        <w:rPr>
          <w:sz w:val="24"/>
          <w:szCs w:val="24"/>
        </w:rPr>
        <w:t xml:space="preserve">Savannah River Site (South Carolina, USA). </w:t>
      </w:r>
      <w:r w:rsidR="000D4B9A">
        <w:rPr>
          <w:sz w:val="24"/>
          <w:szCs w:val="24"/>
        </w:rPr>
        <w:t>Twenty</w:t>
      </w:r>
      <w:r w:rsidRPr="00DB2F80">
        <w:rPr>
          <w:sz w:val="24"/>
          <w:szCs w:val="24"/>
        </w:rPr>
        <w:t xml:space="preserve"> wetlands were sampled monthly for 6 months from February to July in 2016 at the Savannah River Site. Of the 120 sampling events, 96 produced data, with the others being discounted due to wetlands being dry at the time of sampling. Each </w:t>
      </w:r>
      <w:r w:rsidR="008D10C6">
        <w:rPr>
          <w:sz w:val="24"/>
          <w:szCs w:val="24"/>
        </w:rPr>
        <w:t xml:space="preserve">monthly </w:t>
      </w:r>
      <w:r w:rsidRPr="00DB2F80">
        <w:rPr>
          <w:sz w:val="24"/>
          <w:szCs w:val="24"/>
        </w:rPr>
        <w:t xml:space="preserve">sampling event included an estimate of larval amphibian abundance ascertained from </w:t>
      </w:r>
      <w:r w:rsidR="008D10C6">
        <w:rPr>
          <w:sz w:val="24"/>
          <w:szCs w:val="24"/>
        </w:rPr>
        <w:t>one day of standardized</w:t>
      </w:r>
      <w:r w:rsidR="008D10C6" w:rsidRPr="00DB2F80">
        <w:rPr>
          <w:sz w:val="24"/>
          <w:szCs w:val="24"/>
        </w:rPr>
        <w:t xml:space="preserve"> dip-net sweeps around the perimeter of the wetland </w:t>
      </w:r>
      <w:r w:rsidR="008D10C6">
        <w:rPr>
          <w:sz w:val="24"/>
          <w:szCs w:val="24"/>
        </w:rPr>
        <w:t xml:space="preserve">and four days of </w:t>
      </w:r>
      <w:r w:rsidRPr="00DB2F80">
        <w:rPr>
          <w:sz w:val="24"/>
          <w:szCs w:val="24"/>
        </w:rPr>
        <w:t>minnow trap</w:t>
      </w:r>
      <w:r w:rsidR="008D10C6">
        <w:rPr>
          <w:sz w:val="24"/>
          <w:szCs w:val="24"/>
        </w:rPr>
        <w:t>ping (set on day 1, checked days 2-5, closed on day 5)</w:t>
      </w:r>
      <w:r w:rsidRPr="00DB2F80">
        <w:rPr>
          <w:sz w:val="24"/>
          <w:szCs w:val="24"/>
        </w:rPr>
        <w:t xml:space="preserve">. In addition to abundance, a single individual per species was collected per dip-net sweep or minnow trap. </w:t>
      </w:r>
      <w:r w:rsidR="00C007ED">
        <w:rPr>
          <w:sz w:val="24"/>
          <w:szCs w:val="24"/>
        </w:rPr>
        <w:t xml:space="preserve">All anuran </w:t>
      </w:r>
      <w:r w:rsidR="008D10C6">
        <w:rPr>
          <w:sz w:val="24"/>
          <w:szCs w:val="24"/>
        </w:rPr>
        <w:t xml:space="preserve">and some caudate (newts) </w:t>
      </w:r>
      <w:r w:rsidRPr="00DB2F80">
        <w:rPr>
          <w:sz w:val="24"/>
          <w:szCs w:val="24"/>
        </w:rPr>
        <w:t>individuals were tested for ranavirus load using qPCR in triplicate</w:t>
      </w:r>
      <w:r w:rsidR="00FE67A3">
        <w:rPr>
          <w:sz w:val="24"/>
          <w:szCs w:val="24"/>
        </w:rPr>
        <w:t xml:space="preserve"> following the general protocol described in</w:t>
      </w:r>
      <w:r w:rsidR="000E235C">
        <w:rPr>
          <w:sz w:val="24"/>
          <w:szCs w:val="24"/>
        </w:rPr>
        <w:t xml:space="preserve"> </w:t>
      </w:r>
      <w:r w:rsidR="000E235C">
        <w:rPr>
          <w:sz w:val="24"/>
          <w:szCs w:val="24"/>
        </w:rPr>
        <w:fldChar w:fldCharType="begin"/>
      </w:r>
      <w:r w:rsidR="000E235C">
        <w:rPr>
          <w:sz w:val="24"/>
          <w:szCs w:val="24"/>
        </w:rPr>
        <w:instrText xml:space="preserve"> ADDIN ZOTERO_ITEM CSL_CITATION {"citationID":"B1QQb40K","properties":{"formattedCitation":"(Allender et al., 2013)","plainCitation":"(Allender et al., 2013)","noteIndex":0},"citationItems":[{"id":434,"uris":["http://zotero.org/users/8769338/items/8T6VWTDT"],"itemData":{"id":434,"type":"article-journal","container-title":"Journal of Virological Methods","DOI":"10.1016/j.jviromet.2012.12.012","ISSN":"01660934","issue":"1-2","journalAbbreviation":"Journal of Virological Methods","language":"en","page":"121-125","source":"DOI.org (Crossref)","title":"Development and validation of TaqMan quantitative PCR for detection of frog virus 3-like virus in eastern box turtles (Terrapene carolina carolina)","volume":"188","author":[{"family":"Allender","given":"Matthew C."},{"family":"Bunick","given":"David"},{"family":"Mitchell","given":"Mark A."}],"issued":{"date-parts":[["2013",3]]}}}],"schema":"https://github.com/citation-style-language/schema/raw/master/csl-citation.json"} </w:instrText>
      </w:r>
      <w:r w:rsidR="000E235C">
        <w:rPr>
          <w:sz w:val="24"/>
          <w:szCs w:val="24"/>
        </w:rPr>
        <w:fldChar w:fldCharType="separate"/>
      </w:r>
      <w:r w:rsidR="000E235C">
        <w:rPr>
          <w:noProof/>
          <w:sz w:val="24"/>
          <w:szCs w:val="24"/>
        </w:rPr>
        <w:t>(Allender et al., 2013)</w:t>
      </w:r>
      <w:r w:rsidR="000E235C">
        <w:rPr>
          <w:sz w:val="24"/>
          <w:szCs w:val="24"/>
        </w:rPr>
        <w:fldChar w:fldCharType="end"/>
      </w:r>
      <w:r w:rsidR="000E235C">
        <w:rPr>
          <w:sz w:val="24"/>
          <w:szCs w:val="24"/>
        </w:rPr>
        <w:t>,</w:t>
      </w:r>
      <w:r w:rsidR="00FE67A3">
        <w:rPr>
          <w:sz w:val="24"/>
          <w:szCs w:val="24"/>
        </w:rPr>
        <w:t xml:space="preserve"> </w:t>
      </w:r>
      <w:r w:rsidRPr="00DB2F80">
        <w:rPr>
          <w:sz w:val="24"/>
          <w:szCs w:val="24"/>
        </w:rPr>
        <w:t xml:space="preserve">with values averaged to determine the viral </w:t>
      </w:r>
      <w:commentRangeStart w:id="5"/>
      <w:r w:rsidRPr="00DB2F80">
        <w:rPr>
          <w:sz w:val="24"/>
          <w:szCs w:val="24"/>
        </w:rPr>
        <w:t>load for an individual</w:t>
      </w:r>
      <w:commentRangeEnd w:id="5"/>
      <w:r w:rsidR="008D10C6">
        <w:rPr>
          <w:rStyle w:val="CommentReference"/>
        </w:rPr>
        <w:commentReference w:id="5"/>
      </w:r>
      <w:r w:rsidRPr="00DB2F80">
        <w:rPr>
          <w:sz w:val="24"/>
          <w:szCs w:val="24"/>
        </w:rPr>
        <w:t xml:space="preserve">. At the species-level, all individuals that were analyzed for viral load were then averaged to provide a species level estimate of viral load, a proxy for competence. </w:t>
      </w:r>
      <w:r w:rsidR="008D10C6">
        <w:rPr>
          <w:sz w:val="24"/>
          <w:szCs w:val="24"/>
        </w:rPr>
        <w:t>Overall, over 31,000 individuals were captured and identified</w:t>
      </w:r>
      <w:r w:rsidR="00FE67A3">
        <w:rPr>
          <w:sz w:val="24"/>
          <w:szCs w:val="24"/>
        </w:rPr>
        <w:t xml:space="preserve">, </w:t>
      </w:r>
      <w:r w:rsidR="008D10C6">
        <w:rPr>
          <w:sz w:val="24"/>
          <w:szCs w:val="24"/>
        </w:rPr>
        <w:t>2,056 were tested for ranavirus</w:t>
      </w:r>
      <w:r w:rsidR="00FE67A3">
        <w:rPr>
          <w:sz w:val="24"/>
          <w:szCs w:val="24"/>
        </w:rPr>
        <w:t>, and 334 were positive</w:t>
      </w:r>
      <w:r w:rsidR="008D10C6">
        <w:rPr>
          <w:sz w:val="24"/>
          <w:szCs w:val="24"/>
        </w:rPr>
        <w:t>.</w:t>
      </w:r>
      <w:r w:rsidR="00FE67A3">
        <w:rPr>
          <w:sz w:val="24"/>
          <w:szCs w:val="24"/>
        </w:rPr>
        <w:t xml:space="preserve"> Numerous environmental variables were examined, including water temperature, which was measured by using iButton loggers (</w:t>
      </w:r>
      <w:r w:rsidR="00FE67A3" w:rsidRPr="006D1ADD">
        <w:t>iButtonLink, LLC. Whitewater, WI,</w:t>
      </w:r>
      <w:r w:rsidR="00FE67A3">
        <w:t xml:space="preserve"> </w:t>
      </w:r>
      <w:r w:rsidR="00FE67A3" w:rsidRPr="006D1ADD">
        <w:t>USA</w:t>
      </w:r>
      <w:r w:rsidR="00FE67A3">
        <w:t>)</w:t>
      </w:r>
      <w:r w:rsidR="00FE67A3">
        <w:rPr>
          <w:sz w:val="24"/>
          <w:szCs w:val="24"/>
        </w:rPr>
        <w:t xml:space="preserve"> placed 10 cm below the water’s surface.</w:t>
      </w:r>
    </w:p>
    <w:p w14:paraId="22A54F3E" w14:textId="77777777" w:rsidR="002E6E0F" w:rsidRPr="00DB2F80" w:rsidRDefault="00000000" w:rsidP="0040206D">
      <w:pPr>
        <w:pStyle w:val="Heading2"/>
        <w:spacing w:line="360" w:lineRule="auto"/>
        <w:rPr>
          <w:b/>
          <w:bCs/>
          <w:sz w:val="24"/>
          <w:szCs w:val="24"/>
        </w:rPr>
      </w:pPr>
      <w:bookmarkStart w:id="6" w:name="_9sjte9cjuout" w:colFirst="0" w:colLast="0"/>
      <w:bookmarkEnd w:id="6"/>
      <w:r w:rsidRPr="00DB2F80">
        <w:rPr>
          <w:b/>
          <w:bCs/>
          <w:sz w:val="24"/>
          <w:szCs w:val="24"/>
        </w:rPr>
        <w:t>Calculation of community competence and prevalence ratio</w:t>
      </w:r>
    </w:p>
    <w:p w14:paraId="3ADDC9CD" w14:textId="2700336C" w:rsidR="002E6E0F" w:rsidRPr="00DB2F80" w:rsidRDefault="00000000" w:rsidP="0040206D">
      <w:pPr>
        <w:spacing w:line="360" w:lineRule="auto"/>
        <w:ind w:firstLine="720"/>
        <w:rPr>
          <w:sz w:val="24"/>
          <w:szCs w:val="24"/>
        </w:rPr>
      </w:pPr>
      <w:r w:rsidRPr="00DB2F80">
        <w:rPr>
          <w:sz w:val="24"/>
          <w:szCs w:val="24"/>
        </w:rPr>
        <w:t xml:space="preserve">Using species-level competence, </w:t>
      </w:r>
      <w:commentRangeStart w:id="7"/>
      <w:commentRangeStart w:id="8"/>
      <w:r w:rsidRPr="00DB2F80">
        <w:rPr>
          <w:sz w:val="24"/>
          <w:szCs w:val="24"/>
        </w:rPr>
        <w:t>we calculated community competence as the weighted average of each species’ competence</w:t>
      </w:r>
      <w:commentRangeEnd w:id="7"/>
      <w:r w:rsidR="00070A53">
        <w:rPr>
          <w:rStyle w:val="CommentReference"/>
        </w:rPr>
        <w:commentReference w:id="7"/>
      </w:r>
      <w:commentRangeEnd w:id="8"/>
      <w:r w:rsidR="00E64B24">
        <w:rPr>
          <w:rStyle w:val="CommentReference"/>
        </w:rPr>
        <w:commentReference w:id="8"/>
      </w:r>
      <w:r w:rsidRPr="00DB2F80">
        <w:rPr>
          <w:sz w:val="24"/>
          <w:szCs w:val="24"/>
        </w:rPr>
        <w:t xml:space="preserve">, with weights given by the relative abundance of each species </w:t>
      </w:r>
      <w:r w:rsidRPr="00DB2F80">
        <w:rPr>
          <w:sz w:val="24"/>
          <w:szCs w:val="24"/>
        </w:rPr>
        <w:fldChar w:fldCharType="begin"/>
      </w:r>
      <w:r w:rsidR="000A46F0" w:rsidRPr="00DB2F80">
        <w:rPr>
          <w:sz w:val="24"/>
          <w:szCs w:val="24"/>
        </w:rPr>
        <w:instrText xml:space="preserve"> ADDIN ZOTERO_ITEM CSL_CITATION {"citationID":"fdmBnCKC","properties":{"formattedCitation":"(P.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0A46F0" w:rsidRPr="00DB2F80">
        <w:rPr>
          <w:sz w:val="24"/>
          <w:szCs w:val="24"/>
        </w:rPr>
        <w:t>(P. T. J. Johnson et al., 2013)</w:t>
      </w:r>
      <w:r w:rsidRPr="00DB2F80">
        <w:rPr>
          <w:sz w:val="24"/>
          <w:szCs w:val="24"/>
        </w:rPr>
        <w:fldChar w:fldCharType="end"/>
      </w:r>
      <w:r w:rsidRPr="00DB2F80">
        <w:rPr>
          <w:sz w:val="24"/>
          <w:szCs w:val="24"/>
        </w:rPr>
        <w:t xml:space="preserve">. Each site-month combination was treated as a distinct community in these calculations. We designed a metric that summarized ranavirus transmission, hereafter referred to as the prevalence ratio, to test whether community competence, host abundance, and mean water temperature at each site-month were correlated with ranavirus transmission as the epizootics unfolded between February and July. The </w:t>
      </w:r>
      <w:commentRangeStart w:id="9"/>
      <w:r w:rsidRPr="00DB2F80">
        <w:rPr>
          <w:sz w:val="24"/>
          <w:szCs w:val="24"/>
        </w:rPr>
        <w:t xml:space="preserve">prevalence ratio was calculated </w:t>
      </w:r>
      <w:commentRangeEnd w:id="9"/>
      <w:r w:rsidR="000D4B9A">
        <w:rPr>
          <w:rStyle w:val="CommentReference"/>
        </w:rPr>
        <w:commentReference w:id="9"/>
      </w:r>
      <w:r w:rsidRPr="00DB2F80">
        <w:rPr>
          <w:sz w:val="24"/>
          <w:szCs w:val="24"/>
        </w:rPr>
        <w:t xml:space="preserve">as </w:t>
      </w:r>
      <w:r w:rsidRPr="00DB2F80">
        <w:rPr>
          <w:sz w:val="24"/>
          <w:szCs w:val="24"/>
        </w:rPr>
        <w:lastRenderedPageBreak/>
        <w:t xml:space="preserve">the percentage increase (before peak prevalence) or decrease (after peak prevalence) in prevalence relative to the potential change in prevalence reached in any site over the study period. Consequently, if prevalence was increasing towards the maximum prevalence (i.e., prevalence had not yet peaked), then the prevalence ratio is the quotient of the difference between next month’s prevalence and the current month’s prevalence divided by the maximum prevalence. If prevalence was decreasing away from the maximum prevalence (i.e. prevalence has already peaked), then the prevalence ratio is one minus the quotient of the difference in the previous month’s prevalence and the next month’s prevalence divided by the maximum prevalence. The advantage of the prevalence ratio is that it allows us to detect whether conditions were favorable or unfavorable for the pathogen along the entire epizootic (both before and after the peak, which was typically in April-May). Before the peak, conditions are deemed favorable for the pathogen (higher prevalence ratio value) if prevalence increases rapidly. After the peak, conditions are favorable for the pathogen if prevalence decreases slowly. Using prevalence ratio as a response variable, we tested to see if community competence, host abundance, and mean water temperature were significantly correlated with a Spearman Rank correlation test and a Holm-Bonferroni correction for multiple comparisons. </w:t>
      </w:r>
    </w:p>
    <w:p w14:paraId="699393DD" w14:textId="77777777" w:rsidR="002E6E0F" w:rsidRPr="00DB2F80" w:rsidRDefault="002E6E0F" w:rsidP="0040206D">
      <w:pPr>
        <w:spacing w:line="360" w:lineRule="auto"/>
        <w:ind w:firstLine="720"/>
        <w:rPr>
          <w:sz w:val="24"/>
          <w:szCs w:val="24"/>
        </w:rPr>
      </w:pPr>
    </w:p>
    <w:p w14:paraId="5D9C6FAF"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22081449" wp14:editId="2AFEFA5B">
            <wp:extent cx="4538663" cy="2174776"/>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4538663" cy="2174776"/>
                    </a:xfrm>
                    <a:prstGeom prst="rect">
                      <a:avLst/>
                    </a:prstGeom>
                    <a:ln/>
                  </pic:spPr>
                </pic:pic>
              </a:graphicData>
            </a:graphic>
          </wp:inline>
        </w:drawing>
      </w:r>
    </w:p>
    <w:p w14:paraId="557563B7" w14:textId="77777777" w:rsidR="002E6E0F" w:rsidRPr="00DB2F80" w:rsidRDefault="00000000" w:rsidP="0040206D">
      <w:pPr>
        <w:pStyle w:val="Heading2"/>
        <w:spacing w:line="360" w:lineRule="auto"/>
        <w:rPr>
          <w:b/>
          <w:bCs/>
          <w:sz w:val="24"/>
          <w:szCs w:val="24"/>
        </w:rPr>
      </w:pPr>
      <w:bookmarkStart w:id="10" w:name="_eooihxbffjma" w:colFirst="0" w:colLast="0"/>
      <w:bookmarkEnd w:id="10"/>
      <w:r w:rsidRPr="00DB2F80">
        <w:rPr>
          <w:b/>
          <w:bCs/>
          <w:sz w:val="24"/>
          <w:szCs w:val="24"/>
        </w:rPr>
        <w:lastRenderedPageBreak/>
        <w:t>Transmission model</w:t>
      </w:r>
    </w:p>
    <w:p w14:paraId="137F46D7" w14:textId="2B753155" w:rsidR="002E6E0F" w:rsidRPr="00DB2F80" w:rsidRDefault="00000000" w:rsidP="0040206D">
      <w:pPr>
        <w:spacing w:line="360" w:lineRule="auto"/>
        <w:ind w:firstLine="720"/>
        <w:rPr>
          <w:sz w:val="24"/>
          <w:szCs w:val="24"/>
        </w:rPr>
      </w:pPr>
      <w:r w:rsidRPr="00DB2F80">
        <w:rPr>
          <w:sz w:val="24"/>
          <w:szCs w:val="24"/>
        </w:rPr>
        <w:t xml:space="preserve">Ranaviruses can infect a wide range of amphibian hosts and infectious periods can range from a few days up to weeks </w:t>
      </w:r>
      <w:r w:rsidRPr="00DB2F80">
        <w:rPr>
          <w:sz w:val="24"/>
          <w:szCs w:val="24"/>
        </w:rPr>
        <w:fldChar w:fldCharType="begin"/>
      </w:r>
      <w:r w:rsidR="000A46F0" w:rsidRPr="00DB2F80">
        <w:rPr>
          <w:sz w:val="24"/>
          <w:szCs w:val="24"/>
        </w:rPr>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0A46F0" w:rsidRPr="00DB2F80">
        <w:rPr>
          <w:sz w:val="24"/>
          <w:szCs w:val="24"/>
        </w:rPr>
        <w:t>(Gray et al., 2009)</w:t>
      </w:r>
      <w:r w:rsidRPr="00DB2F80">
        <w:rPr>
          <w:sz w:val="24"/>
          <w:szCs w:val="24"/>
        </w:rPr>
        <w:fldChar w:fldCharType="end"/>
      </w:r>
      <w:r w:rsidRPr="00DB2F80">
        <w:rPr>
          <w:sz w:val="24"/>
          <w:szCs w:val="24"/>
        </w:rPr>
        <w:t>. Transmission can occur both directly and indirectly, and exposure appears to induce an adaptive immune response in surviving hosts</w:t>
      </w:r>
      <w:r w:rsidR="000E235C">
        <w:rPr>
          <w:sz w:val="24"/>
          <w:szCs w:val="24"/>
        </w:rPr>
        <w:t xml:space="preserve"> </w:t>
      </w:r>
      <w:r w:rsidR="000E235C">
        <w:rPr>
          <w:sz w:val="24"/>
          <w:szCs w:val="24"/>
        </w:rPr>
        <w:fldChar w:fldCharType="begin"/>
      </w:r>
      <w:r w:rsidR="000E235C">
        <w:rPr>
          <w:sz w:val="24"/>
          <w:szCs w:val="24"/>
        </w:rPr>
        <w:instrText xml:space="preserve"> ADDIN ZOTERO_ITEM CSL_CITATION {"citationID":"7jjf9NMD","properties":{"formattedCitation":"(Maniero et al., 2006)","plainCitation":"(Maniero et al., 2006)","noteIndex":0},"citationItems":[{"id":435,"uris":["http://zotero.org/users/8769338/items/XN5PENAN"],"itemData":{"id":435,"type":"article-journal","container-title":"Developmental &amp; Comparative Immunology","DOI":"10.1016/j.dci.2005.09.007","ISSN":"0145305X","issue":"7","journalAbbreviation":"Developmental &amp; Comparative Immunology","language":"en","page":"649-657","source":"DOI.org (Crossref)","title":"Generation of a long-lasting, protective, and neutralizing antibody response to the ranavirus FV3 by the frog Xenopus","volume":"30","author":[{"family":"Maniero","given":"Gregory D."},{"family":"Morales","given":"Heidi"},{"family":"Gantress","given":"Jennifer"},{"family":"Robert","given":"Jacques"}],"issued":{"date-parts":[["2006",1]]}}}],"schema":"https://github.com/citation-style-language/schema/raw/master/csl-citation.json"} </w:instrText>
      </w:r>
      <w:r w:rsidR="000E235C">
        <w:rPr>
          <w:sz w:val="24"/>
          <w:szCs w:val="24"/>
        </w:rPr>
        <w:fldChar w:fldCharType="separate"/>
      </w:r>
      <w:r w:rsidR="000E235C">
        <w:rPr>
          <w:noProof/>
          <w:sz w:val="24"/>
          <w:szCs w:val="24"/>
        </w:rPr>
        <w:t>(Maniero et al., 2006)</w:t>
      </w:r>
      <w:r w:rsidR="000E235C">
        <w:rPr>
          <w:sz w:val="24"/>
          <w:szCs w:val="24"/>
        </w:rPr>
        <w:fldChar w:fldCharType="end"/>
      </w:r>
      <w:r w:rsidRPr="00DB2F80">
        <w:rPr>
          <w:sz w:val="24"/>
          <w:szCs w:val="24"/>
        </w:rPr>
        <w:t xml:space="preserve">. Accordingly, we modeled a host community using an SIRV framework for each species, where “V” represents 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0A46F0" w:rsidRPr="00DB2F80">
        <w:rPr>
          <w:sz w:val="24"/>
          <w:szCs w:val="24"/>
        </w:rPr>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0A46F0" w:rsidRPr="00DB2F80">
        <w:rPr>
          <w:sz w:val="24"/>
          <w:szCs w:val="24"/>
        </w:rPr>
        <w:t>(Gray et al., 2009)</w:t>
      </w:r>
      <w:r w:rsidRPr="00DB2F80">
        <w:rPr>
          <w:sz w:val="24"/>
          <w:szCs w:val="24"/>
        </w:rPr>
        <w:fldChar w:fldCharType="end"/>
      </w:r>
      <w:r w:rsidRPr="00DB2F80">
        <w:rPr>
          <w:sz w:val="24"/>
          <w:szCs w:val="24"/>
        </w:rPr>
        <w:t>. We included host demography via a constant birth rate and a constant per capita 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12A204D2" w:rsidR="002E6E0F" w:rsidRPr="00DB2F80" w:rsidRDefault="00000000"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0A46F0" w:rsidRPr="00DB2F80">
        <w:rPr>
          <w:sz w:val="24"/>
          <w:szCs w:val="24"/>
        </w:rPr>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0A46F0" w:rsidRPr="00DB2F80">
        <w:rPr>
          <w:rFonts w:ascii="Cambria Math" w:hAnsi="Cambria Math" w:cs="Cambria Math"/>
          <w:sz w:val="24"/>
          <w:szCs w:val="24"/>
        </w:rPr>
        <w:instrText>ℛ</w:instrText>
      </w:r>
      <w:r w:rsidR="000A46F0" w:rsidRPr="00DB2F80">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0A46F0" w:rsidRPr="00DB2F80">
        <w:rPr>
          <w:sz w:val="24"/>
          <w:szCs w:val="24"/>
        </w:rPr>
        <w:t>(Diekmann et al.,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0A46F0" w:rsidRPr="00DB2F80">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sidRPr="00DB2F80">
        <w:rPr>
          <w:rFonts w:ascii="Cambria Math" w:hAnsi="Cambria Math" w:cs="Cambria Math"/>
          <w:sz w:val="24"/>
          <w:szCs w:val="24"/>
        </w:rPr>
        <w:instrText>‐</w:instrText>
      </w:r>
      <w:r w:rsidR="000A46F0" w:rsidRPr="00DB2F80">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0A46F0" w:rsidRPr="00DB2F80">
        <w:rPr>
          <w:sz w:val="24"/>
          <w:szCs w:val="24"/>
        </w:rPr>
        <w:t>(Dobson, 2004)</w:t>
      </w:r>
      <w:r w:rsidRPr="00DB2F80">
        <w:rPr>
          <w:sz w:val="24"/>
          <w:szCs w:val="24"/>
        </w:rPr>
        <w:fldChar w:fldCharType="end"/>
      </w:r>
      <w:r w:rsidRPr="00DB2F80">
        <w:rPr>
          <w:sz w:val="24"/>
          <w:szCs w:val="24"/>
        </w:rPr>
        <w:t xml:space="preserve">, hereafter referred to as </w:t>
      </w:r>
      <w:r w:rsidRPr="00DB2F80">
        <w:rPr>
          <w:i/>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00DB2F80">
        <w:rPr>
          <w:i/>
          <w:sz w:val="24"/>
          <w:szCs w:val="24"/>
        </w:rPr>
        <w:t>R</w:t>
      </w:r>
      <w:r w:rsidRPr="00DB2F80">
        <w:rPr>
          <w:sz w:val="24"/>
          <w:szCs w:val="24"/>
          <w:vertAlign w:val="subscript"/>
        </w:rPr>
        <w:t>0</w:t>
      </w:r>
      <w:r w:rsidRPr="00DB2F80">
        <w:rPr>
          <w:sz w:val="24"/>
          <w:szCs w:val="24"/>
        </w:rPr>
        <w:t xml:space="preserve">&gt;1). Consequently, we determined how the boundary </w:t>
      </w:r>
      <w:r w:rsidRPr="00DB2F80">
        <w:rPr>
          <w:i/>
          <w:sz w:val="24"/>
          <w:szCs w:val="24"/>
        </w:rPr>
        <w:t>R</w:t>
      </w:r>
      <w:r w:rsidRPr="00DB2F80">
        <w:rPr>
          <w:sz w:val="24"/>
          <w:szCs w:val="24"/>
          <w:vertAlign w:val="subscript"/>
        </w:rPr>
        <w:t>0</w:t>
      </w:r>
      <w:r w:rsidRPr="00DB2F80">
        <w:rPr>
          <w:sz w:val="24"/>
          <w:szCs w:val="24"/>
        </w:rPr>
        <w:t xml:space="preserve">=1 is shaped as a function of parameters for communities with varying characteristics, specifically community composition, total host abundance, and viral half-life. To illustrate these effects, we created a reference community and 4 manipulated communities that were each designed to make the communities more suitable for pathogen invasion. The reference community had an equal number of both species, a total host abundance of 150 </w:t>
      </w:r>
      <w:r w:rsidRPr="00DB2F80">
        <w:rPr>
          <w:sz w:val="24"/>
          <w:szCs w:val="24"/>
        </w:rPr>
        <w:lastRenderedPageBreak/>
        <w:t>individuals, and a viral half-life of 1.35 days. Viral half-life was calculated as</w:t>
      </w:r>
      <w:r w:rsidR="007F0274" w:rsidRPr="00DB2F80">
        <w:rPr>
          <w:sz w:val="24"/>
          <w:szCs w:val="24"/>
        </w:rPr>
        <w:t xml:space="preserve"> </w:t>
      </w:r>
      <m:oMath>
        <m:r>
          <w:rPr>
            <w:rFonts w:ascii="Cambria Math" w:hAnsi="Cambria Math"/>
            <w:sz w:val="24"/>
            <w:szCs w:val="24"/>
          </w:rPr>
          <m:t xml:space="preserve">half-life=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Pr="00DB2F80">
        <w:rPr>
          <w:sz w:val="24"/>
          <w:szCs w:val="24"/>
        </w:rPr>
        <w:t xml:space="preserve">Then (i) the composition-manipulated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00DB2F80">
        <w:rPr>
          <w:i/>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sidRPr="00DB2F80">
        <w:rPr>
          <w:i/>
          <w:sz w:val="24"/>
          <w:szCs w:val="24"/>
        </w:rPr>
        <w:t>R</w:t>
      </w:r>
      <w:r w:rsidRPr="00DB2F80">
        <w:rPr>
          <w:sz w:val="24"/>
          <w:szCs w:val="24"/>
          <w:vertAlign w:val="subscript"/>
        </w:rPr>
        <w:t>0</w:t>
      </w:r>
      <w:r w:rsidRPr="00DB2F80">
        <w:rPr>
          <w:sz w:val="24"/>
          <w:szCs w:val="24"/>
        </w:rPr>
        <w:t>&lt;1). In addition, we observed the dynamics of these systems by numerically solving them over time in order to identify when peaks occurred and how high incidence was at those peaks.</w:t>
      </w:r>
    </w:p>
    <w:p w14:paraId="241DC45F" w14:textId="77777777" w:rsidR="002E6E0F" w:rsidRPr="00DB2F80" w:rsidRDefault="00000000" w:rsidP="0040206D">
      <w:pPr>
        <w:pStyle w:val="Heading2"/>
        <w:spacing w:line="360" w:lineRule="auto"/>
        <w:rPr>
          <w:b/>
          <w:bCs/>
          <w:sz w:val="24"/>
          <w:szCs w:val="24"/>
        </w:rPr>
      </w:pPr>
      <w:bookmarkStart w:id="11" w:name="_hlg486u4ytv" w:colFirst="0" w:colLast="0"/>
      <w:bookmarkEnd w:id="11"/>
      <w:r w:rsidRPr="00DB2F80">
        <w:rPr>
          <w:b/>
          <w:bCs/>
          <w:sz w:val="24"/>
          <w:szCs w:val="24"/>
        </w:rPr>
        <w:t>Community competence, host abundance, and water temperature</w:t>
      </w:r>
    </w:p>
    <w:p w14:paraId="09EC3482" w14:textId="26E9DF84" w:rsidR="002E6E0F" w:rsidRPr="00DB2F80" w:rsidRDefault="00000000"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sites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0A46F0" w:rsidRPr="00DB2F80">
        <w:rPr>
          <w:sz w:val="24"/>
          <w:szCs w:val="24"/>
        </w:rPr>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0A46F0" w:rsidRPr="00DB2F80">
        <w:rPr>
          <w:sz w:val="24"/>
          <w:szCs w:val="24"/>
        </w:rPr>
        <w:t>(Webb et al., 2002; Weinstein et al., 2017)</w:t>
      </w:r>
      <w:r w:rsidRPr="00DB2F80">
        <w:rPr>
          <w:sz w:val="24"/>
          <w:szCs w:val="24"/>
        </w:rPr>
        <w:fldChar w:fldCharType="end"/>
      </w:r>
      <w:r w:rsidRPr="00DB2F80">
        <w:rPr>
          <w:sz w:val="24"/>
          <w:szCs w:val="24"/>
        </w:rPr>
        <w:t xml:space="preserve">. In contrast, if phylogenetic distance is high between host species, then this may indicate that they are ecologically distinct </w:t>
      </w:r>
      <w:r w:rsidRPr="00DB2F80">
        <w:rPr>
          <w:sz w:val="24"/>
          <w:szCs w:val="24"/>
        </w:rPr>
        <w:lastRenderedPageBreak/>
        <w:t>from other species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000000" w:rsidP="0040206D">
      <w:pPr>
        <w:pStyle w:val="Heading1"/>
        <w:spacing w:line="360" w:lineRule="auto"/>
        <w:rPr>
          <w:b/>
          <w:bCs/>
          <w:sz w:val="28"/>
          <w:szCs w:val="28"/>
        </w:rPr>
      </w:pPr>
      <w:bookmarkStart w:id="12" w:name="_duqqz2ezm5dj" w:colFirst="0" w:colLast="0"/>
      <w:bookmarkEnd w:id="12"/>
      <w:r w:rsidRPr="00DB2F80">
        <w:rPr>
          <w:b/>
          <w:bCs/>
          <w:sz w:val="28"/>
          <w:szCs w:val="28"/>
        </w:rPr>
        <w:t>Results</w:t>
      </w:r>
    </w:p>
    <w:p w14:paraId="37F7F8DF" w14:textId="77777777" w:rsidR="002E6E0F" w:rsidRPr="00DB2F80" w:rsidRDefault="00000000" w:rsidP="0040206D">
      <w:pPr>
        <w:pStyle w:val="Heading2"/>
        <w:spacing w:line="360" w:lineRule="auto"/>
        <w:rPr>
          <w:b/>
          <w:bCs/>
          <w:sz w:val="24"/>
          <w:szCs w:val="24"/>
        </w:rPr>
      </w:pPr>
      <w:bookmarkStart w:id="13" w:name="_d6c6k1e98qe6" w:colFirst="0" w:colLast="0"/>
      <w:bookmarkEnd w:id="13"/>
      <w:r w:rsidRPr="00DB2F80">
        <w:rPr>
          <w:b/>
          <w:bCs/>
          <w:sz w:val="24"/>
          <w:szCs w:val="24"/>
        </w:rPr>
        <w:t>Effects of composition, abundance, and temperature on ranavirus transmission</w:t>
      </w:r>
    </w:p>
    <w:p w14:paraId="3F134C5E" w14:textId="63B4D90D" w:rsidR="002E6E0F" w:rsidRPr="00DB2F80" w:rsidRDefault="00000000" w:rsidP="0040206D">
      <w:pPr>
        <w:spacing w:line="360" w:lineRule="auto"/>
        <w:ind w:firstLine="720"/>
        <w:rPr>
          <w:sz w:val="24"/>
          <w:szCs w:val="24"/>
        </w:rPr>
      </w:pPr>
      <w:r w:rsidRPr="00DB2F80">
        <w:rPr>
          <w:sz w:val="24"/>
          <w:szCs w:val="24"/>
        </w:rPr>
        <w:t xml:space="preserve">Host community composition, host abundance, and mean water temperature varied across space and time. After ordinating sites according to community composition via PCA, a trend emerges whereby community competence peaks for certain communities and then levels off (Figure 1). These peak communities are typically associated with earlier months (Supplementary Figure 2) and higher host abundances (Figure 1; size) and suggest that certain times and locations may exhibit ‘perfect storms’ in which separate factors that promote transmission (high community competence, high abundance, and </w:t>
      </w:r>
      <w:commentRangeStart w:id="14"/>
      <w:commentRangeStart w:id="15"/>
      <w:r w:rsidRPr="00DB2F80">
        <w:rPr>
          <w:sz w:val="24"/>
          <w:szCs w:val="24"/>
        </w:rPr>
        <w:t xml:space="preserve">lower water temperature </w:t>
      </w:r>
      <w:commentRangeEnd w:id="14"/>
      <w:r w:rsidR="00C77E17">
        <w:rPr>
          <w:rStyle w:val="CommentReference"/>
        </w:rPr>
        <w:commentReference w:id="14"/>
      </w:r>
      <w:commentRangeEnd w:id="15"/>
      <w:r w:rsidR="00C007ED">
        <w:rPr>
          <w:rStyle w:val="CommentReference"/>
        </w:rPr>
        <w:commentReference w:id="15"/>
      </w:r>
      <w:r w:rsidRPr="00DB2F80">
        <w:rPr>
          <w:sz w:val="24"/>
          <w:szCs w:val="24"/>
        </w:rPr>
        <w:t>resulting in lower rates of viral degradation) co-occur.</w:t>
      </w:r>
    </w:p>
    <w:p w14:paraId="62658551" w14:textId="77777777" w:rsidR="002E6E0F" w:rsidRPr="00DB2F80" w:rsidRDefault="00000000" w:rsidP="0040206D">
      <w:pPr>
        <w:spacing w:line="360" w:lineRule="auto"/>
        <w:rPr>
          <w:sz w:val="24"/>
          <w:szCs w:val="24"/>
        </w:rPr>
      </w:pPr>
      <w:r w:rsidRPr="00DB2F80">
        <w:rPr>
          <w:noProof/>
          <w:sz w:val="24"/>
          <w:szCs w:val="24"/>
        </w:rPr>
        <w:lastRenderedPageBreak/>
        <w:drawing>
          <wp:inline distT="114300" distB="114300" distL="114300" distR="114300" wp14:anchorId="12D733A0" wp14:editId="64E44E4D">
            <wp:extent cx="5943600" cy="36703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670300"/>
                    </a:xfrm>
                    <a:prstGeom prst="rect">
                      <a:avLst/>
                    </a:prstGeom>
                    <a:ln/>
                  </pic:spPr>
                </pic:pic>
              </a:graphicData>
            </a:graphic>
          </wp:inline>
        </w:drawing>
      </w:r>
    </w:p>
    <w:p w14:paraId="38C38369" w14:textId="67B53B7C" w:rsidR="002E6E0F" w:rsidRPr="00DB2F80" w:rsidRDefault="00000000" w:rsidP="00DB2F80">
      <w:pPr>
        <w:rPr>
          <w:sz w:val="24"/>
          <w:szCs w:val="24"/>
        </w:rPr>
      </w:pPr>
      <w:r w:rsidRPr="00DB2F80">
        <w:rPr>
          <w:b/>
          <w:sz w:val="24"/>
          <w:szCs w:val="24"/>
        </w:rPr>
        <w:t>Figure 1:</w:t>
      </w:r>
      <w:r w:rsidRPr="00DB2F80">
        <w:rPr>
          <w:sz w:val="24"/>
          <w:szCs w:val="24"/>
        </w:rPr>
        <w:t xml:space="preserve"> </w:t>
      </w:r>
      <w:r w:rsidRPr="00DB2F80">
        <w:rPr>
          <w:b/>
          <w:sz w:val="24"/>
          <w:szCs w:val="24"/>
        </w:rPr>
        <w:t xml:space="preserve">Relationship between Community Competence of sites ranked according to Principal Component 1 Scores. </w:t>
      </w:r>
      <w:r w:rsidRPr="00DB2F80">
        <w:rPr>
          <w:sz w:val="24"/>
          <w:szCs w:val="24"/>
        </w:rPr>
        <w:t>Similar community compositions result in similar values of community competence. Sampling months are represented by color and wetland IDs are represented by symbols. The size of each community is shown by the relative size of each point.</w:t>
      </w:r>
    </w:p>
    <w:p w14:paraId="55B57634" w14:textId="77777777" w:rsidR="002E6E0F" w:rsidRPr="00DB2F80" w:rsidRDefault="002E6E0F" w:rsidP="0040206D">
      <w:pPr>
        <w:spacing w:line="360" w:lineRule="auto"/>
        <w:rPr>
          <w:sz w:val="24"/>
          <w:szCs w:val="24"/>
        </w:rPr>
      </w:pPr>
    </w:p>
    <w:p w14:paraId="2D849E01" w14:textId="2BF7A48F" w:rsidR="002E6E0F" w:rsidRPr="00DB2F80" w:rsidRDefault="00000000" w:rsidP="0040206D">
      <w:pPr>
        <w:spacing w:line="360" w:lineRule="auto"/>
        <w:ind w:firstLine="720"/>
        <w:rPr>
          <w:sz w:val="24"/>
          <w:szCs w:val="24"/>
        </w:rPr>
      </w:pPr>
      <w:r w:rsidRPr="00DB2F80">
        <w:rPr>
          <w:sz w:val="24"/>
          <w:szCs w:val="24"/>
        </w:rPr>
        <w:t>When analyzing the relationship between these factors and relative changes in infection prevalence (prevalence ratio), community competence and host abundance both exhibit significant positive relationships with the prevalence ratio (Figure 2, Spearman correlations:</w:t>
      </w:r>
      <w:r w:rsidR="0040206D" w:rsidRPr="00DB2F80">
        <w:rPr>
          <w:sz w:val="24"/>
          <w:szCs w:val="24"/>
        </w:rPr>
        <w:t xml:space="preserve"> </w:t>
      </w:r>
      <w:r w:rsidRPr="00DB2F80">
        <w:rPr>
          <w:sz w:val="24"/>
          <w:szCs w:val="24"/>
        </w:rPr>
        <w:t xml:space="preserve">community competence P&lt;0.01, host abundance P&lt;0.001). The direction of the relationship between prevalence and mean water temperature aligns with predictions but is not significant (Figure 2, Spearman correlation P=0.1). </w:t>
      </w:r>
    </w:p>
    <w:p w14:paraId="53AE6288" w14:textId="77777777" w:rsidR="002E6E0F" w:rsidRPr="00DB2F80" w:rsidRDefault="00000000" w:rsidP="0040206D">
      <w:pPr>
        <w:spacing w:line="360" w:lineRule="auto"/>
        <w:rPr>
          <w:sz w:val="24"/>
          <w:szCs w:val="24"/>
        </w:rPr>
      </w:pPr>
      <w:r w:rsidRPr="00DB2F80">
        <w:rPr>
          <w:noProof/>
          <w:sz w:val="24"/>
          <w:szCs w:val="24"/>
        </w:rPr>
        <w:lastRenderedPageBreak/>
        <w:drawing>
          <wp:inline distT="114300" distB="114300" distL="114300" distR="114300" wp14:anchorId="259CBD43" wp14:editId="09156C4A">
            <wp:extent cx="5943600" cy="36703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3670300"/>
                    </a:xfrm>
                    <a:prstGeom prst="rect">
                      <a:avLst/>
                    </a:prstGeom>
                    <a:ln/>
                  </pic:spPr>
                </pic:pic>
              </a:graphicData>
            </a:graphic>
          </wp:inline>
        </w:drawing>
      </w:r>
    </w:p>
    <w:p w14:paraId="501A51CD" w14:textId="77777777" w:rsidR="00DB2F80" w:rsidRDefault="00000000" w:rsidP="00DB2F80">
      <w:pPr>
        <w:rPr>
          <w:sz w:val="24"/>
          <w:szCs w:val="24"/>
        </w:rPr>
      </w:pPr>
      <w:r w:rsidRPr="00DB2F80">
        <w:rPr>
          <w:b/>
          <w:sz w:val="24"/>
          <w:szCs w:val="24"/>
        </w:rPr>
        <w:t xml:space="preserve">Figure 2: Correlations between prevalence ratio and community competence, community size, and mean water temperature. </w:t>
      </w:r>
      <w:r w:rsidRPr="00DB2F80">
        <w:rPr>
          <w:sz w:val="24"/>
          <w:szCs w:val="24"/>
        </w:rPr>
        <w:t>Community competence and community size correlated positively with prevalence ratio while mean water temperature did not have a significant relationship. Each point represents a single month-site combination.</w:t>
      </w:r>
      <w:bookmarkStart w:id="16" w:name="_o9a017k11u38" w:colFirst="0" w:colLast="0"/>
      <w:bookmarkEnd w:id="16"/>
    </w:p>
    <w:p w14:paraId="48D2DF3B" w14:textId="77777777" w:rsidR="00DB2F80" w:rsidRDefault="00DB2F80" w:rsidP="00DB2F80">
      <w:pPr>
        <w:rPr>
          <w:sz w:val="24"/>
          <w:szCs w:val="24"/>
        </w:rPr>
      </w:pPr>
    </w:p>
    <w:p w14:paraId="43AE80AE" w14:textId="30625E92" w:rsidR="002E6E0F" w:rsidRPr="00DB2F80" w:rsidRDefault="00000000" w:rsidP="00DB2F80">
      <w:pPr>
        <w:rPr>
          <w:sz w:val="24"/>
          <w:szCs w:val="24"/>
        </w:rPr>
      </w:pPr>
      <w:r w:rsidRPr="00DB2F80">
        <w:rPr>
          <w:b/>
          <w:bCs/>
          <w:sz w:val="24"/>
          <w:szCs w:val="24"/>
        </w:rPr>
        <w:t>Multi-species multimodal transmission model</w:t>
      </w:r>
    </w:p>
    <w:p w14:paraId="125857B7" w14:textId="787214A3" w:rsidR="00DB2F80" w:rsidRPr="00DB2F80" w:rsidRDefault="00000000" w:rsidP="00DB2F80">
      <w:pPr>
        <w:spacing w:line="360" w:lineRule="auto"/>
        <w:ind w:firstLine="720"/>
        <w:rPr>
          <w:sz w:val="24"/>
          <w:szCs w:val="24"/>
        </w:rPr>
      </w:pPr>
      <w:r w:rsidRPr="00DB2F80">
        <w:rPr>
          <w:sz w:val="24"/>
          <w:szCs w:val="24"/>
        </w:rPr>
        <w:t xml:space="preserve">In the transmission model, community composition, host abundance, and viral half-life are all important promoters of </w:t>
      </w:r>
      <w:r w:rsidR="0040206D" w:rsidRPr="00DB2F80">
        <w:rPr>
          <w:sz w:val="24"/>
          <w:szCs w:val="24"/>
        </w:rPr>
        <w:t>transmission,</w:t>
      </w:r>
      <w:r w:rsidRPr="00DB2F80">
        <w:rPr>
          <w:sz w:val="24"/>
          <w:szCs w:val="24"/>
        </w:rP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versus contact transmission (Figure 3</w:t>
      </w:r>
      <w:r w:rsidR="00187DCA" w:rsidRPr="00DB2F80">
        <w:rPr>
          <w:sz w:val="24"/>
          <w:szCs w:val="24"/>
        </w:rPr>
        <w:t>A</w:t>
      </w:r>
      <w:r w:rsidRPr="00DB2F80">
        <w:rPr>
          <w:sz w:val="24"/>
          <w:szCs w:val="24"/>
        </w:rPr>
        <w:t xml:space="preserve">).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w:t>
      </w:r>
      <w:r w:rsidRPr="00DB2F80">
        <w:rPr>
          <w:sz w:val="24"/>
          <w:szCs w:val="24"/>
        </w:rPr>
        <w:lastRenderedPageBreak/>
        <w:t xml:space="preserve">promoters results in an increase in parameter space that is much greater than any individual factor alone. When observing the dynamics of these communities over time, each factor causes epizootics to occur earlier and with higher intensity (Figure </w:t>
      </w:r>
      <w:r w:rsidR="00187DCA" w:rsidRPr="00DB2F80">
        <w:rPr>
          <w:sz w:val="24"/>
          <w:szCs w:val="24"/>
        </w:rPr>
        <w:t>3B</w:t>
      </w:r>
      <w:r w:rsidRPr="00DB2F80">
        <w:rPr>
          <w:sz w:val="24"/>
          <w:szCs w:val="24"/>
        </w:rPr>
        <w:t>). The high and low competence species contribute equally to disease incidence when the relative abundance of both species is equal despite differences in the transmission parameter. In the case of the composition manipulation and the combined manipulation, the higher competence species has a higher relative abundance and contributes more to incidence.</w:t>
      </w:r>
      <w:r w:rsidR="00DB2F80" w:rsidRPr="00DB2F80">
        <w:rPr>
          <w:sz w:val="24"/>
          <w:szCs w:val="24"/>
        </w:rPr>
        <w:br w:type="page"/>
      </w:r>
    </w:p>
    <w:p w14:paraId="7336E5A5" w14:textId="7E94178C" w:rsidR="002E6E0F" w:rsidRPr="00DB2F80" w:rsidRDefault="00C74CA9" w:rsidP="0040206D">
      <w:pPr>
        <w:spacing w:line="360" w:lineRule="auto"/>
        <w:rPr>
          <w:sz w:val="24"/>
          <w:szCs w:val="24"/>
        </w:rPr>
      </w:pPr>
      <w:r w:rsidRPr="00DB2F80">
        <w:rPr>
          <w:noProof/>
          <w:sz w:val="24"/>
          <w:szCs w:val="24"/>
        </w:rPr>
        <w:lastRenderedPageBreak/>
        <mc:AlternateContent>
          <mc:Choice Requires="wps">
            <w:drawing>
              <wp:anchor distT="0" distB="0" distL="114300" distR="114300" simplePos="0" relativeHeight="251661312" behindDoc="0" locked="0" layoutInCell="1" allowOverlap="1" wp14:anchorId="5A328CB2" wp14:editId="4DED5C27">
                <wp:simplePos x="0" y="0"/>
                <wp:positionH relativeFrom="column">
                  <wp:posOffset>2798163</wp:posOffset>
                </wp:positionH>
                <wp:positionV relativeFrom="paragraph">
                  <wp:posOffset>106003</wp:posOffset>
                </wp:positionV>
                <wp:extent cx="389744" cy="359171"/>
                <wp:effectExtent l="0" t="0" r="4445" b="0"/>
                <wp:wrapNone/>
                <wp:docPr id="134757134" name="Text Box 1"/>
                <wp:cNvGraphicFramePr/>
                <a:graphic xmlns:a="http://schemas.openxmlformats.org/drawingml/2006/main">
                  <a:graphicData uri="http://schemas.microsoft.com/office/word/2010/wordprocessingShape">
                    <wps:wsp>
                      <wps:cNvSpPr txBox="1"/>
                      <wps:spPr>
                        <a:xfrm>
                          <a:off x="0" y="0"/>
                          <a:ext cx="389744" cy="359171"/>
                        </a:xfrm>
                        <a:prstGeom prst="rect">
                          <a:avLst/>
                        </a:prstGeom>
                        <a:solidFill>
                          <a:schemeClr val="lt1"/>
                        </a:solidFill>
                        <a:ln w="6350">
                          <a:noFill/>
                        </a:ln>
                      </wps:spPr>
                      <wps:txbx>
                        <w:txbxContent>
                          <w:p w14:paraId="25DD4DDD" w14:textId="56CD2A97" w:rsidR="00C74CA9" w:rsidRPr="00C74CA9" w:rsidRDefault="00C74CA9" w:rsidP="00C74CA9">
                            <w:pPr>
                              <w:rPr>
                                <w:sz w:val="36"/>
                                <w:szCs w:val="36"/>
                                <w:lang w:val="en-US"/>
                              </w:rPr>
                            </w:pPr>
                            <w:r>
                              <w:rPr>
                                <w:sz w:val="36"/>
                                <w:szCs w:val="36"/>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328CB2" id="_x0000_t202" coordsize="21600,21600" o:spt="202" path="m,l,21600r21600,l21600,xe">
                <v:stroke joinstyle="miter"/>
                <v:path gradientshapeok="t" o:connecttype="rect"/>
              </v:shapetype>
              <v:shape id="Text Box 1" o:spid="_x0000_s1026" type="#_x0000_t202" style="position:absolute;margin-left:220.35pt;margin-top:8.35pt;width:30.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" fillcolor="white [3201]" stroked="f" strokeweight=".5pt">
                <v:textbox>
                  <w:txbxContent>
                    <w:p w14:paraId="25DD4DDD" w14:textId="56CD2A97" w:rsidR="00C74CA9" w:rsidRPr="00C74CA9" w:rsidRDefault="00C74CA9" w:rsidP="00C74CA9">
                      <w:pPr>
                        <w:rPr>
                          <w:sz w:val="36"/>
                          <w:szCs w:val="36"/>
                          <w:lang w:val="en-US"/>
                        </w:rPr>
                      </w:pPr>
                      <w:r>
                        <w:rPr>
                          <w:sz w:val="36"/>
                          <w:szCs w:val="36"/>
                          <w:lang w:val="en-US"/>
                        </w:rPr>
                        <w:t>B</w:t>
                      </w:r>
                    </w:p>
                  </w:txbxContent>
                </v:textbox>
              </v:shape>
            </w:pict>
          </mc:Fallback>
        </mc:AlternateContent>
      </w:r>
      <w:r w:rsidRPr="00DB2F80">
        <w:rPr>
          <w:noProof/>
          <w:sz w:val="24"/>
          <w:szCs w:val="24"/>
        </w:rPr>
        <mc:AlternateContent>
          <mc:Choice Requires="wps">
            <w:drawing>
              <wp:anchor distT="0" distB="0" distL="114300" distR="114300" simplePos="0" relativeHeight="251659264" behindDoc="0" locked="0" layoutInCell="1" allowOverlap="1" wp14:anchorId="4CFFEB36" wp14:editId="75E3F383">
                <wp:simplePos x="0" y="0"/>
                <wp:positionH relativeFrom="column">
                  <wp:posOffset>0</wp:posOffset>
                </wp:positionH>
                <wp:positionV relativeFrom="paragraph">
                  <wp:posOffset>103962</wp:posOffset>
                </wp:positionV>
                <wp:extent cx="389744" cy="359171"/>
                <wp:effectExtent l="0" t="0" r="4445" b="0"/>
                <wp:wrapNone/>
                <wp:docPr id="1829028514" name="Text Box 1"/>
                <wp:cNvGraphicFramePr/>
                <a:graphic xmlns:a="http://schemas.openxmlformats.org/drawingml/2006/main">
                  <a:graphicData uri="http://schemas.microsoft.com/office/word/2010/wordprocessingShape">
                    <wps:wsp>
                      <wps:cNvSpPr txBox="1"/>
                      <wps:spPr>
                        <a:xfrm>
                          <a:off x="0" y="0"/>
                          <a:ext cx="389744" cy="359171"/>
                        </a:xfrm>
                        <a:prstGeom prst="rect">
                          <a:avLst/>
                        </a:prstGeom>
                        <a:solidFill>
                          <a:schemeClr val="lt1"/>
                        </a:solidFill>
                        <a:ln w="6350">
                          <a:noFill/>
                        </a:ln>
                      </wps:spPr>
                      <wps:txbx>
                        <w:txbxContent>
                          <w:p w14:paraId="16CD2F79" w14:textId="5449B83D" w:rsidR="00C74CA9" w:rsidRPr="00C74CA9" w:rsidRDefault="00C74CA9">
                            <w:pPr>
                              <w:rPr>
                                <w:sz w:val="36"/>
                                <w:szCs w:val="36"/>
                                <w:lang w:val="en-US"/>
                              </w:rPr>
                            </w:pPr>
                            <w:r w:rsidRPr="00C74CA9">
                              <w:rPr>
                                <w:sz w:val="36"/>
                                <w:szCs w:val="36"/>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FEB36" id="_x0000_s1027" type="#_x0000_t202" style="position:absolute;margin-left:0;margin-top:8.2pt;width:30.7pt;height:2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" fillcolor="white [3201]" stroked="f" strokeweight=".5pt">
                <v:textbox>
                  <w:txbxContent>
                    <w:p w14:paraId="16CD2F79" w14:textId="5449B83D" w:rsidR="00C74CA9" w:rsidRPr="00C74CA9" w:rsidRDefault="00C74CA9">
                      <w:pPr>
                        <w:rPr>
                          <w:sz w:val="36"/>
                          <w:szCs w:val="36"/>
                          <w:lang w:val="en-US"/>
                        </w:rPr>
                      </w:pPr>
                      <w:r w:rsidRPr="00C74CA9">
                        <w:rPr>
                          <w:sz w:val="36"/>
                          <w:szCs w:val="36"/>
                          <w:lang w:val="en-US"/>
                        </w:rPr>
                        <w:t>A</w:t>
                      </w:r>
                    </w:p>
                  </w:txbxContent>
                </v:textbox>
              </v:shape>
            </w:pict>
          </mc:Fallback>
        </mc:AlternateContent>
      </w:r>
    </w:p>
    <w:p w14:paraId="1C14D2A5" w14:textId="10339780" w:rsidR="002E6E0F" w:rsidRPr="00DB2F80" w:rsidRDefault="00BA751B" w:rsidP="0040206D">
      <w:pPr>
        <w:spacing w:line="360" w:lineRule="auto"/>
        <w:rPr>
          <w:sz w:val="24"/>
          <w:szCs w:val="24"/>
        </w:rPr>
      </w:pPr>
      <w:r w:rsidRPr="00DB2F80">
        <w:rPr>
          <w:noProof/>
          <w:sz w:val="24"/>
          <w:szCs w:val="24"/>
        </w:rPr>
        <w:drawing>
          <wp:inline distT="0" distB="0" distL="0" distR="0" wp14:anchorId="55535554" wp14:editId="5A0B59D3">
            <wp:extent cx="5943600" cy="3674110"/>
            <wp:effectExtent l="0" t="0" r="0" b="0"/>
            <wp:docPr id="288136297"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36297" name="Picture 2" descr="A graph of different colore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14:paraId="65E1C667" w14:textId="254B5F2E" w:rsidR="002E6E0F" w:rsidRPr="00DB2F80" w:rsidRDefault="002E6E0F" w:rsidP="0040206D">
      <w:pPr>
        <w:spacing w:line="360" w:lineRule="auto"/>
        <w:rPr>
          <w:sz w:val="24"/>
          <w:szCs w:val="24"/>
        </w:rPr>
      </w:pPr>
    </w:p>
    <w:p w14:paraId="2020561C" w14:textId="77777777" w:rsidR="00DB2F80" w:rsidRDefault="00000000" w:rsidP="00DB2F80">
      <w:pPr>
        <w:rPr>
          <w:sz w:val="24"/>
          <w:szCs w:val="24"/>
        </w:rPr>
      </w:pPr>
      <w:r w:rsidRPr="00DB2F80">
        <w:rPr>
          <w:b/>
          <w:sz w:val="24"/>
          <w:szCs w:val="24"/>
        </w:rPr>
        <w:t xml:space="preserve">Figure 3: </w:t>
      </w:r>
      <w:r w:rsidR="00C74CA9" w:rsidRPr="00DB2F80">
        <w:rPr>
          <w:b/>
          <w:sz w:val="24"/>
          <w:szCs w:val="24"/>
        </w:rPr>
        <w:t xml:space="preserve">(A) </w:t>
      </w:r>
      <w:r w:rsidRPr="00DB2F80">
        <w:rPr>
          <w:b/>
          <w:sz w:val="24"/>
          <w:szCs w:val="24"/>
        </w:rPr>
        <w:t>Threshold of invasion under different conditions</w:t>
      </w:r>
      <w:r w:rsidR="00C74CA9" w:rsidRPr="00DB2F80">
        <w:rPr>
          <w:b/>
          <w:sz w:val="24"/>
          <w:szCs w:val="24"/>
        </w:rPr>
        <w:t xml:space="preserve"> and (B) corresponding transmission dynamics</w:t>
      </w:r>
      <w:r w:rsidRPr="00DB2F80">
        <w:rPr>
          <w:b/>
          <w:sz w:val="24"/>
          <w:szCs w:val="24"/>
        </w:rPr>
        <w:t xml:space="preserve">. </w:t>
      </w:r>
      <w:r w:rsidR="00C74CA9" w:rsidRPr="00DB2F80">
        <w:rPr>
          <w:bCs/>
          <w:sz w:val="24"/>
          <w:szCs w:val="24"/>
        </w:rPr>
        <w:t>(A)</w:t>
      </w:r>
      <w:r w:rsidR="00C74CA9" w:rsidRPr="00DB2F80">
        <w:rPr>
          <w:b/>
          <w:sz w:val="24"/>
          <w:szCs w:val="24"/>
        </w:rPr>
        <w:t xml:space="preserve"> </w:t>
      </w:r>
      <w:r w:rsidRPr="00DB2F80">
        <w:rPr>
          <w:sz w:val="24"/>
          <w:szCs w:val="24"/>
        </w:rPr>
        <w:t>The parameter space in which R0&gt;1 can be increased through changes in community composition, total host abundance, and viral half-life. The gray line in each plot represents a reference community that is the same throughout each. The colored lines represent manipulated communities</w:t>
      </w:r>
      <w:r w:rsidR="00C74CA9" w:rsidRPr="00DB2F80">
        <w:rPr>
          <w:sz w:val="24"/>
          <w:szCs w:val="24"/>
        </w:rPr>
        <w:t xml:space="preserve">: </w:t>
      </w:r>
      <w:r w:rsidRPr="00DB2F80">
        <w:rPr>
          <w:sz w:val="24"/>
          <w:szCs w:val="24"/>
        </w:rPr>
        <w:t>composition = community composition</w:t>
      </w:r>
      <w:r w:rsidR="00C74CA9" w:rsidRPr="00DB2F80">
        <w:rPr>
          <w:sz w:val="24"/>
          <w:szCs w:val="24"/>
        </w:rPr>
        <w:t>;</w:t>
      </w:r>
      <w:r w:rsidRPr="00DB2F80">
        <w:rPr>
          <w:sz w:val="24"/>
          <w:szCs w:val="24"/>
        </w:rPr>
        <w:t xml:space="preserve"> abundance = host abundance</w:t>
      </w:r>
      <w:r w:rsidR="00C74CA9" w:rsidRPr="00DB2F80">
        <w:rPr>
          <w:sz w:val="24"/>
          <w:szCs w:val="24"/>
        </w:rPr>
        <w:t>;</w:t>
      </w:r>
      <w:r w:rsidRPr="00DB2F80">
        <w:rPr>
          <w:sz w:val="24"/>
          <w:szCs w:val="24"/>
        </w:rPr>
        <w:t xml:space="preserve"> half-life = viral half-life</w:t>
      </w:r>
      <w:r w:rsidR="00C74CA9" w:rsidRPr="00DB2F80">
        <w:rPr>
          <w:sz w:val="24"/>
          <w:szCs w:val="24"/>
        </w:rPr>
        <w:t>; combined</w:t>
      </w:r>
      <w:r w:rsidRPr="00DB2F80">
        <w:rPr>
          <w:sz w:val="24"/>
          <w:szCs w:val="24"/>
        </w:rPr>
        <w:t xml:space="preserve"> = all manipulations combined. </w:t>
      </w:r>
      <w:r w:rsidR="00C74CA9" w:rsidRPr="00DB2F80">
        <w:rPr>
          <w:sz w:val="24"/>
          <w:szCs w:val="24"/>
        </w:rPr>
        <w:t xml:space="preserve">(B) </w:t>
      </w:r>
      <w:r w:rsidRPr="00DB2F80">
        <w:rPr>
          <w:sz w:val="24"/>
          <w:szCs w:val="24"/>
        </w:rPr>
        <w:t xml:space="preserve">Using the same initial conditions from the manipulated communities in </w:t>
      </w:r>
      <w:r w:rsidR="00C74CA9" w:rsidRPr="00DB2F80">
        <w:rPr>
          <w:sz w:val="24"/>
          <w:szCs w:val="24"/>
        </w:rPr>
        <w:t>panel A (black dot)</w:t>
      </w:r>
      <w:r w:rsidRPr="00DB2F80">
        <w:rPr>
          <w:sz w:val="24"/>
          <w:szCs w:val="24"/>
        </w:rPr>
        <w:t xml:space="preserve"> and parameter values that would ensure R0 is greater than 1, the simulated dynamics of the system show peaks with varying amplitude and timing. This model formulation does not include demography</w:t>
      </w:r>
      <w:bookmarkStart w:id="17" w:name="_o72aamdfl5uk" w:colFirst="0" w:colLast="0"/>
      <w:bookmarkEnd w:id="17"/>
      <w:r w:rsidR="00DB2F80">
        <w:rPr>
          <w:sz w:val="24"/>
          <w:szCs w:val="24"/>
        </w:rPr>
        <w:t xml:space="preserve">. </w:t>
      </w:r>
    </w:p>
    <w:p w14:paraId="4A0B6B11" w14:textId="77777777" w:rsidR="00DB2F80" w:rsidRDefault="00DB2F80" w:rsidP="00DB2F80">
      <w:pPr>
        <w:rPr>
          <w:sz w:val="24"/>
          <w:szCs w:val="24"/>
        </w:rPr>
      </w:pPr>
    </w:p>
    <w:p w14:paraId="76EF5BD9" w14:textId="6B8AE1F5" w:rsidR="002E6E0F" w:rsidRPr="00DB2F80" w:rsidRDefault="00000000" w:rsidP="00DB2F80">
      <w:pPr>
        <w:rPr>
          <w:sz w:val="24"/>
          <w:szCs w:val="24"/>
        </w:rPr>
      </w:pPr>
      <w:r w:rsidRPr="00DB2F80">
        <w:rPr>
          <w:b/>
          <w:bCs/>
          <w:sz w:val="24"/>
          <w:szCs w:val="24"/>
        </w:rPr>
        <w:t>Patterns of community competence, host abundance, and temperature in ephemeral wetlands</w:t>
      </w:r>
    </w:p>
    <w:p w14:paraId="271AA861" w14:textId="4F01F5A5" w:rsidR="002E6E0F" w:rsidRPr="00DB2F80" w:rsidRDefault="00000000" w:rsidP="0040206D">
      <w:pPr>
        <w:spacing w:line="360" w:lineRule="auto"/>
        <w:ind w:firstLine="720"/>
        <w:rPr>
          <w:sz w:val="24"/>
          <w:szCs w:val="24"/>
        </w:rPr>
      </w:pPr>
      <w:r w:rsidRPr="00DB2F80">
        <w:rPr>
          <w:sz w:val="24"/>
          <w:szCs w:val="24"/>
        </w:rPr>
        <w:t xml:space="preserve">Throughout the study period, community competence, host abundance, and mean water temperature varied over time and space, and it was not uncommon for these conditions to combine in ways that favor ranavirus transmission. When community competence was high, it was mostly due to the dominance of certain high </w:t>
      </w:r>
      <w:r w:rsidRPr="00DB2F80">
        <w:rPr>
          <w:sz w:val="24"/>
          <w:szCs w:val="24"/>
        </w:rPr>
        <w:lastRenderedPageBreak/>
        <w:t xml:space="preserve">competence species (Figure </w:t>
      </w:r>
      <w:r w:rsidR="00187DCA" w:rsidRPr="00DB2F80">
        <w:rPr>
          <w:sz w:val="24"/>
          <w:szCs w:val="24"/>
        </w:rPr>
        <w:t>4</w:t>
      </w:r>
      <w:r w:rsidRPr="00DB2F80">
        <w:rPr>
          <w:sz w:val="24"/>
          <w:szCs w:val="24"/>
        </w:rPr>
        <w:t xml:space="preserve">). These species are known for being common and in high abundance in the study region </w:t>
      </w:r>
      <w:r w:rsidRPr="00DB2F80">
        <w:rPr>
          <w:sz w:val="24"/>
          <w:szCs w:val="24"/>
        </w:rPr>
        <w:fldChar w:fldCharType="begin"/>
      </w:r>
      <w:r w:rsidR="000A46F0" w:rsidRPr="00DB2F80">
        <w:rPr>
          <w:sz w:val="24"/>
          <w:szCs w:val="24"/>
        </w:rPr>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00DB2F80">
        <w:rPr>
          <w:sz w:val="24"/>
          <w:szCs w:val="24"/>
        </w:rPr>
        <w:fldChar w:fldCharType="separate"/>
      </w:r>
      <w:r w:rsidR="000A46F0" w:rsidRPr="00DB2F80">
        <w:rPr>
          <w:sz w:val="24"/>
          <w:szCs w:val="24"/>
        </w:rPr>
        <w:t>(Love et al., 2016)</w:t>
      </w:r>
      <w:r w:rsidRPr="00DB2F80">
        <w:rPr>
          <w:sz w:val="24"/>
          <w:szCs w:val="24"/>
        </w:rPr>
        <w:fldChar w:fldCharType="end"/>
      </w:r>
      <w:r w:rsidRPr="00DB2F80">
        <w:rPr>
          <w:sz w:val="24"/>
          <w:szCs w:val="24"/>
        </w:rPr>
        <w:t xml:space="preserve">. Further, several high competence host species were observed to occur and even co-dominate communities (Figure </w:t>
      </w:r>
      <w:r w:rsidR="00187DCA" w:rsidRPr="00DB2F80">
        <w:rPr>
          <w:sz w:val="24"/>
          <w:szCs w:val="24"/>
        </w:rPr>
        <w:t>4)</w:t>
      </w:r>
      <w:r w:rsidRPr="00DB2F8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187DCA" w:rsidRPr="00DB2F80">
        <w:rPr>
          <w:sz w:val="24"/>
          <w:szCs w:val="24"/>
        </w:rPr>
        <w:t>4D</w:t>
      </w:r>
      <w:r w:rsidRPr="00DB2F80">
        <w:rPr>
          <w:sz w:val="24"/>
          <w:szCs w:val="24"/>
        </w:rPr>
        <w:t xml:space="preserve">). </w:t>
      </w:r>
    </w:p>
    <w:p w14:paraId="4C7A80B0" w14:textId="168698AA" w:rsidR="002E6E0F" w:rsidRPr="00DB2F80" w:rsidRDefault="00C74CA9" w:rsidP="0040206D">
      <w:pPr>
        <w:spacing w:line="360" w:lineRule="auto"/>
        <w:rPr>
          <w:sz w:val="24"/>
          <w:szCs w:val="24"/>
        </w:rPr>
      </w:pPr>
      <w:r w:rsidRPr="00DB2F80">
        <w:rPr>
          <w:noProof/>
          <w:sz w:val="24"/>
          <w:szCs w:val="24"/>
        </w:rPr>
        <mc:AlternateContent>
          <mc:Choice Requires="wps">
            <w:drawing>
              <wp:anchor distT="0" distB="0" distL="114300" distR="114300" simplePos="0" relativeHeight="251671552" behindDoc="0" locked="0" layoutInCell="1" allowOverlap="1" wp14:anchorId="4C69B53A" wp14:editId="6AFB452E">
                <wp:simplePos x="0" y="0"/>
                <wp:positionH relativeFrom="column">
                  <wp:posOffset>4759377</wp:posOffset>
                </wp:positionH>
                <wp:positionV relativeFrom="paragraph">
                  <wp:posOffset>74951</wp:posOffset>
                </wp:positionV>
                <wp:extent cx="352269" cy="358775"/>
                <wp:effectExtent l="0" t="0" r="3810" b="0"/>
                <wp:wrapNone/>
                <wp:docPr id="1784767618"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5C83D2C9" w14:textId="64B97F06" w:rsidR="00C74CA9" w:rsidRPr="00C74CA9" w:rsidRDefault="00C74CA9" w:rsidP="00C74CA9">
                            <w:pPr>
                              <w:rPr>
                                <w:sz w:val="36"/>
                                <w:szCs w:val="36"/>
                                <w:lang w:val="en-US"/>
                              </w:rPr>
                            </w:pPr>
                            <w:r>
                              <w:rPr>
                                <w:sz w:val="36"/>
                                <w:szCs w:val="36"/>
                                <w:lang w:val="en-US"/>
                              </w:rPr>
                              <w:t>D</w:t>
                            </w:r>
                          </w:p>
                          <w:p w14:paraId="483A5391"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9B53A" id="_x0000_s1028" type="#_x0000_t202" style="position:absolute;margin-left:374.75pt;margin-top:5.9pt;width:27.75pt;height:2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" fillcolor="white [3201]" stroked="f" strokeweight=".5pt">
                <v:textbox>
                  <w:txbxContent>
                    <w:p w14:paraId="5C83D2C9" w14:textId="64B97F06" w:rsidR="00C74CA9" w:rsidRPr="00C74CA9" w:rsidRDefault="00C74CA9" w:rsidP="00C74CA9">
                      <w:pPr>
                        <w:rPr>
                          <w:sz w:val="36"/>
                          <w:szCs w:val="36"/>
                          <w:lang w:val="en-US"/>
                        </w:rPr>
                      </w:pPr>
                      <w:r>
                        <w:rPr>
                          <w:sz w:val="36"/>
                          <w:szCs w:val="36"/>
                          <w:lang w:val="en-US"/>
                        </w:rPr>
                        <w:t>D</w:t>
                      </w:r>
                    </w:p>
                    <w:p w14:paraId="483A5391" w14:textId="77777777" w:rsidR="00C74CA9" w:rsidRPr="00C74CA9" w:rsidRDefault="00C74CA9" w:rsidP="00C74CA9">
                      <w:pPr>
                        <w:rPr>
                          <w:sz w:val="36"/>
                          <w:szCs w:val="36"/>
                          <w:lang w:val="en-US"/>
                        </w:rPr>
                      </w:pPr>
                    </w:p>
                  </w:txbxContent>
                </v:textbox>
              </v:shape>
            </w:pict>
          </mc:Fallback>
        </mc:AlternateContent>
      </w:r>
      <w:r w:rsidRPr="00DB2F80">
        <w:rPr>
          <w:noProof/>
          <w:sz w:val="24"/>
          <w:szCs w:val="24"/>
        </w:rPr>
        <mc:AlternateContent>
          <mc:Choice Requires="wps">
            <w:drawing>
              <wp:anchor distT="0" distB="0" distL="114300" distR="114300" simplePos="0" relativeHeight="251669504" behindDoc="0" locked="0" layoutInCell="1" allowOverlap="1" wp14:anchorId="1B76BD0A" wp14:editId="6842A495">
                <wp:simplePos x="0" y="0"/>
                <wp:positionH relativeFrom="column">
                  <wp:posOffset>38860</wp:posOffset>
                </wp:positionH>
                <wp:positionV relativeFrom="paragraph">
                  <wp:posOffset>2912568</wp:posOffset>
                </wp:positionV>
                <wp:extent cx="352269" cy="358775"/>
                <wp:effectExtent l="0" t="0" r="3810" b="0"/>
                <wp:wrapNone/>
                <wp:docPr id="218600148"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5BB41A9F" w14:textId="1CF3E2E9" w:rsidR="00C74CA9" w:rsidRPr="00C74CA9" w:rsidRDefault="00C74CA9" w:rsidP="00C74CA9">
                            <w:pPr>
                              <w:rPr>
                                <w:sz w:val="36"/>
                                <w:szCs w:val="36"/>
                                <w:lang w:val="en-US"/>
                              </w:rPr>
                            </w:pPr>
                            <w:r>
                              <w:rPr>
                                <w:sz w:val="36"/>
                                <w:szCs w:val="36"/>
                                <w:lang w:val="en-US"/>
                              </w:rPr>
                              <w:t>C</w:t>
                            </w:r>
                          </w:p>
                          <w:p w14:paraId="276E1AF5"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6BD0A" id="_x0000_s1029" type="#_x0000_t202" style="position:absolute;margin-left:3.05pt;margin-top:229.35pt;width:27.75pt;height:2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" fillcolor="white [3201]" stroked="f" strokeweight=".5pt">
                <v:textbox>
                  <w:txbxContent>
                    <w:p w14:paraId="5BB41A9F" w14:textId="1CF3E2E9" w:rsidR="00C74CA9" w:rsidRPr="00C74CA9" w:rsidRDefault="00C74CA9" w:rsidP="00C74CA9">
                      <w:pPr>
                        <w:rPr>
                          <w:sz w:val="36"/>
                          <w:szCs w:val="36"/>
                          <w:lang w:val="en-US"/>
                        </w:rPr>
                      </w:pPr>
                      <w:r>
                        <w:rPr>
                          <w:sz w:val="36"/>
                          <w:szCs w:val="36"/>
                          <w:lang w:val="en-US"/>
                        </w:rPr>
                        <w:t>C</w:t>
                      </w:r>
                    </w:p>
                    <w:p w14:paraId="276E1AF5" w14:textId="77777777" w:rsidR="00C74CA9" w:rsidRPr="00C74CA9" w:rsidRDefault="00C74CA9" w:rsidP="00C74CA9">
                      <w:pPr>
                        <w:rPr>
                          <w:sz w:val="36"/>
                          <w:szCs w:val="36"/>
                          <w:lang w:val="en-US"/>
                        </w:rPr>
                      </w:pPr>
                    </w:p>
                  </w:txbxContent>
                </v:textbox>
              </v:shape>
            </w:pict>
          </mc:Fallback>
        </mc:AlternateContent>
      </w:r>
      <w:r w:rsidRPr="00DB2F80">
        <w:rPr>
          <w:noProof/>
          <w:sz w:val="24"/>
          <w:szCs w:val="24"/>
        </w:rPr>
        <mc:AlternateContent>
          <mc:Choice Requires="wps">
            <w:drawing>
              <wp:anchor distT="0" distB="0" distL="114300" distR="114300" simplePos="0" relativeHeight="251663360" behindDoc="0" locked="0" layoutInCell="1" allowOverlap="1" wp14:anchorId="28063B7A" wp14:editId="0F5BBCFC">
                <wp:simplePos x="0" y="0"/>
                <wp:positionH relativeFrom="column">
                  <wp:posOffset>0</wp:posOffset>
                </wp:positionH>
                <wp:positionV relativeFrom="paragraph">
                  <wp:posOffset>224988</wp:posOffset>
                </wp:positionV>
                <wp:extent cx="352269" cy="358775"/>
                <wp:effectExtent l="0" t="0" r="3810" b="0"/>
                <wp:wrapNone/>
                <wp:docPr id="1236553750"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0F7318CF" w14:textId="50A5CD7A" w:rsidR="00C74CA9" w:rsidRPr="00C74CA9" w:rsidRDefault="00C74CA9" w:rsidP="00C74CA9">
                            <w:pPr>
                              <w:rPr>
                                <w:sz w:val="36"/>
                                <w:szCs w:val="36"/>
                                <w:lang w:val="en-US"/>
                              </w:rPr>
                            </w:pPr>
                            <w:r w:rsidRPr="00C74CA9">
                              <w:rPr>
                                <w:sz w:val="36"/>
                                <w:szCs w:val="36"/>
                                <w:lang w:val="en-US"/>
                              </w:rPr>
                              <w:t>A</w:t>
                            </w:r>
                          </w:p>
                          <w:p w14:paraId="626A6211" w14:textId="0AA24D10"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63B7A" id="_x0000_s1030" type="#_x0000_t202" style="position:absolute;margin-left:0;margin-top:17.7pt;width:27.75pt;height:2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" fillcolor="white [3201]" stroked="f" strokeweight=".5pt">
                <v:textbox>
                  <w:txbxContent>
                    <w:p w14:paraId="0F7318CF" w14:textId="50A5CD7A" w:rsidR="00C74CA9" w:rsidRPr="00C74CA9" w:rsidRDefault="00C74CA9" w:rsidP="00C74CA9">
                      <w:pPr>
                        <w:rPr>
                          <w:sz w:val="36"/>
                          <w:szCs w:val="36"/>
                          <w:lang w:val="en-US"/>
                        </w:rPr>
                      </w:pPr>
                      <w:r w:rsidRPr="00C74CA9">
                        <w:rPr>
                          <w:sz w:val="36"/>
                          <w:szCs w:val="36"/>
                          <w:lang w:val="en-US"/>
                        </w:rPr>
                        <w:t>A</w:t>
                      </w:r>
                    </w:p>
                    <w:p w14:paraId="626A6211" w14:textId="0AA24D10" w:rsidR="00C74CA9" w:rsidRPr="00C74CA9" w:rsidRDefault="00C74CA9" w:rsidP="00C74CA9">
                      <w:pPr>
                        <w:rPr>
                          <w:sz w:val="36"/>
                          <w:szCs w:val="36"/>
                          <w:lang w:val="en-US"/>
                        </w:rPr>
                      </w:pPr>
                    </w:p>
                  </w:txbxContent>
                </v:textbox>
              </v:shape>
            </w:pict>
          </mc:Fallback>
        </mc:AlternateContent>
      </w:r>
      <w:r w:rsidRPr="00DB2F80">
        <w:rPr>
          <w:noProof/>
          <w:sz w:val="24"/>
          <w:szCs w:val="24"/>
        </w:rPr>
        <mc:AlternateContent>
          <mc:Choice Requires="wps">
            <w:drawing>
              <wp:anchor distT="0" distB="0" distL="114300" distR="114300" simplePos="0" relativeHeight="251665408" behindDoc="0" locked="0" layoutInCell="1" allowOverlap="1" wp14:anchorId="4872297F" wp14:editId="5D19B279">
                <wp:simplePos x="0" y="0"/>
                <wp:positionH relativeFrom="column">
                  <wp:posOffset>0</wp:posOffset>
                </wp:positionH>
                <wp:positionV relativeFrom="paragraph">
                  <wp:posOffset>1514142</wp:posOffset>
                </wp:positionV>
                <wp:extent cx="297461" cy="358775"/>
                <wp:effectExtent l="0" t="0" r="0" b="0"/>
                <wp:wrapNone/>
                <wp:docPr id="975607758" name="Text Box 1"/>
                <wp:cNvGraphicFramePr/>
                <a:graphic xmlns:a="http://schemas.openxmlformats.org/drawingml/2006/main">
                  <a:graphicData uri="http://schemas.microsoft.com/office/word/2010/wordprocessingShape">
                    <wps:wsp>
                      <wps:cNvSpPr txBox="1"/>
                      <wps:spPr>
                        <a:xfrm>
                          <a:off x="0" y="0"/>
                          <a:ext cx="297461" cy="358775"/>
                        </a:xfrm>
                        <a:prstGeom prst="rect">
                          <a:avLst/>
                        </a:prstGeom>
                        <a:solidFill>
                          <a:schemeClr val="lt1"/>
                        </a:solidFill>
                        <a:ln w="6350">
                          <a:noFill/>
                        </a:ln>
                      </wps:spPr>
                      <wps:txbx>
                        <w:txbxContent>
                          <w:p w14:paraId="51731A88" w14:textId="3A7CF598" w:rsidR="00C74CA9" w:rsidRPr="00C74CA9" w:rsidRDefault="00C74CA9" w:rsidP="00C74CA9">
                            <w:pPr>
                              <w:rPr>
                                <w:sz w:val="36"/>
                                <w:szCs w:val="36"/>
                                <w:lang w:val="en-US"/>
                              </w:rPr>
                            </w:pPr>
                            <w:r>
                              <w:rPr>
                                <w:sz w:val="36"/>
                                <w:szCs w:val="36"/>
                                <w:lang w:val="en-US"/>
                              </w:rPr>
                              <w:t>B</w:t>
                            </w:r>
                          </w:p>
                          <w:p w14:paraId="47CDAA66"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2297F" id="_x0000_s1031" type="#_x0000_t202" style="position:absolute;margin-left:0;margin-top:119.2pt;width:23.4pt;height:2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" fillcolor="white [3201]" stroked="f" strokeweight=".5pt">
                <v:textbox>
                  <w:txbxContent>
                    <w:p w14:paraId="51731A88" w14:textId="3A7CF598" w:rsidR="00C74CA9" w:rsidRPr="00C74CA9" w:rsidRDefault="00C74CA9" w:rsidP="00C74CA9">
                      <w:pPr>
                        <w:rPr>
                          <w:sz w:val="36"/>
                          <w:szCs w:val="36"/>
                          <w:lang w:val="en-US"/>
                        </w:rPr>
                      </w:pPr>
                      <w:r>
                        <w:rPr>
                          <w:sz w:val="36"/>
                          <w:szCs w:val="36"/>
                          <w:lang w:val="en-US"/>
                        </w:rPr>
                        <w:t>B</w:t>
                      </w:r>
                    </w:p>
                    <w:p w14:paraId="47CDAA66" w14:textId="77777777" w:rsidR="00C74CA9" w:rsidRPr="00C74CA9" w:rsidRDefault="00C74CA9" w:rsidP="00C74CA9">
                      <w:pPr>
                        <w:rPr>
                          <w:sz w:val="36"/>
                          <w:szCs w:val="36"/>
                          <w:lang w:val="en-US"/>
                        </w:rPr>
                      </w:pPr>
                    </w:p>
                  </w:txbxContent>
                </v:textbox>
              </v:shape>
            </w:pict>
          </mc:Fallback>
        </mc:AlternateContent>
      </w:r>
      <w:r w:rsidR="00E034ED" w:rsidRPr="00DB2F80">
        <w:rPr>
          <w:noProof/>
          <w:sz w:val="24"/>
          <w:szCs w:val="24"/>
        </w:rPr>
        <mc:AlternateContent>
          <mc:Choice Requires="wpg">
            <w:drawing>
              <wp:inline distT="0" distB="0" distL="0" distR="0" wp14:anchorId="4185368A" wp14:editId="00C962D0">
                <wp:extent cx="6660879" cy="3970103"/>
                <wp:effectExtent l="0" t="0" r="0" b="5080"/>
                <wp:docPr id="844397505" name="Group 3"/>
                <wp:cNvGraphicFramePr/>
                <a:graphic xmlns:a="http://schemas.openxmlformats.org/drawingml/2006/main">
                  <a:graphicData uri="http://schemas.microsoft.com/office/word/2010/wordprocessingGroup">
                    <wpg:wgp>
                      <wpg:cNvGrpSpPr/>
                      <wpg:grpSpPr>
                        <a:xfrm>
                          <a:off x="0" y="0"/>
                          <a:ext cx="6660879" cy="3970103"/>
                          <a:chOff x="0" y="0"/>
                          <a:chExt cx="6660879" cy="3970103"/>
                        </a:xfrm>
                      </wpg:grpSpPr>
                      <pic:pic xmlns:pic="http://schemas.openxmlformats.org/drawingml/2006/picture">
                        <pic:nvPicPr>
                          <pic:cNvPr id="3" name="image6.png"/>
                          <pic:cNvPicPr/>
                        </pic:nvPicPr>
                        <pic:blipFill>
                          <a:blip r:embed="rId14" cstate="print">
                            <a:extLst>
                              <a:ext uri="{28A0092B-C50C-407E-A947-70E740481C1C}">
                                <a14:useLocalDpi xmlns:a14="http://schemas.microsoft.com/office/drawing/2010/main" val="0"/>
                              </a:ext>
                            </a:extLst>
                          </a:blip>
                          <a:srcRect/>
                          <a:stretch>
                            <a:fillRect/>
                          </a:stretch>
                        </pic:blipFill>
                        <pic:spPr>
                          <a:xfrm>
                            <a:off x="0" y="299803"/>
                            <a:ext cx="5943600" cy="3670300"/>
                          </a:xfrm>
                          <a:prstGeom prst="rect">
                            <a:avLst/>
                          </a:prstGeom>
                          <a:ln/>
                        </pic:spPr>
                      </pic:pic>
                      <pic:pic xmlns:pic="http://schemas.openxmlformats.org/drawingml/2006/picture">
                        <pic:nvPicPr>
                          <pic:cNvPr id="13" name="image10.png"/>
                          <pic:cNvPicPr/>
                        </pic:nvPicPr>
                        <pic:blipFill>
                          <a:blip r:embed="rId15"/>
                          <a:srcRect/>
                          <a:stretch>
                            <a:fillRect/>
                          </a:stretch>
                        </pic:blipFill>
                        <pic:spPr>
                          <a:xfrm>
                            <a:off x="4512039" y="0"/>
                            <a:ext cx="2148840" cy="1631950"/>
                          </a:xfrm>
                          <a:prstGeom prst="rect">
                            <a:avLst/>
                          </a:prstGeom>
                          <a:ln/>
                        </pic:spPr>
                      </pic:pic>
                    </wpg:wgp>
                  </a:graphicData>
                </a:graphic>
              </wp:inline>
            </w:drawing>
          </mc:Choice>
          <mc:Fallback>
            <w:pict>
              <v:group w14:anchorId="61B18FA4" id="Group 3" o:spid="_x0000_s1026" style="width:524.5pt;height:312.6pt;mso-position-horizontal-relative:char;mso-position-vertical-relative:line" coordsize="66608,397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6.png" o:spid="_x0000_s1027" type="#_x0000_t75" style="position:absolute;top:2998;width:59436;height:367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">
                  <v:imagedata r:id="rId16" o:title=""/>
                </v:shape>
                <v:shape id="image10.png" o:spid="_x0000_s1028" type="#_x0000_t75" style="position:absolute;left:45120;width:21488;height:163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">
                  <v:imagedata r:id="rId17" o:title=""/>
                </v:shape>
                <w10:anchorlock/>
              </v:group>
            </w:pict>
          </mc:Fallback>
        </mc:AlternateContent>
      </w:r>
    </w:p>
    <w:p w14:paraId="61404031" w14:textId="335BB17E" w:rsidR="002E6E0F" w:rsidRDefault="00000000" w:rsidP="00DB2F80">
      <w:pPr>
        <w:rPr>
          <w:sz w:val="24"/>
          <w:szCs w:val="24"/>
        </w:rPr>
      </w:pPr>
      <w:r w:rsidRPr="00DB2F80">
        <w:rPr>
          <w:b/>
          <w:sz w:val="24"/>
          <w:szCs w:val="24"/>
        </w:rPr>
        <w:t xml:space="preserve">Figure </w:t>
      </w:r>
      <w:r w:rsidR="00BF1BFD" w:rsidRPr="00DB2F80">
        <w:rPr>
          <w:b/>
          <w:sz w:val="24"/>
          <w:szCs w:val="24"/>
        </w:rPr>
        <w:t>4</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(wetland-month combinations) were ordered according to community competence and compared with (B) the relative abundance of high competence species. (C)</w:t>
      </w:r>
      <w:r w:rsidRPr="00DB2F80">
        <w:rPr>
          <w:sz w:val="24"/>
          <w:szCs w:val="24"/>
        </w:rPr>
        <w:t xml:space="preserve"> The phylogeny shows that high 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In each community, each host species’ closest neighbor according to phylogenetic distance was recorded as well as the distance between those species. The relative abundance of each host species was then correlated against the distance between a host species and their closest 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78EB741C" w14:textId="441ABC3C" w:rsidR="002E6E0F" w:rsidRPr="00DB2F80" w:rsidRDefault="00000000" w:rsidP="0040206D">
      <w:pPr>
        <w:spacing w:line="360" w:lineRule="auto"/>
        <w:ind w:firstLine="720"/>
        <w:rPr>
          <w:sz w:val="24"/>
          <w:szCs w:val="24"/>
        </w:rPr>
      </w:pPr>
      <w:r w:rsidRPr="00DB2F80">
        <w:rPr>
          <w:sz w:val="24"/>
          <w:szCs w:val="24"/>
        </w:rPr>
        <w:lastRenderedPageBreak/>
        <w:t xml:space="preserve">Finally, correlations between both host abundance and mean water temperature with community competence show that there are significant correlations between these variables (Supplementary Figure </w:t>
      </w:r>
      <w:r w:rsidR="005942D9" w:rsidRPr="00DB2F80">
        <w:rPr>
          <w:sz w:val="24"/>
          <w:szCs w:val="24"/>
        </w:rPr>
        <w:t>3</w:t>
      </w:r>
      <w:r w:rsidRPr="00DB2F80">
        <w:rPr>
          <w:sz w:val="24"/>
          <w:szCs w:val="24"/>
        </w:rPr>
        <w:t>, Spearman Rank Correlation Test with Holm-Bonferroni Correction for Multiple Comparisons P &lt; 0.001). Community competence correlates positively with host abundance which can result in sites with many host individuals that are, on average, highly competent. The negative trend between community competence and mean water temperature suggests that sites of high community competence may occur when water temperatures are low, again resulting in favorable conditions for pathogen transmission.</w:t>
      </w:r>
    </w:p>
    <w:p w14:paraId="7BD24DFB" w14:textId="77777777" w:rsidR="002E6E0F" w:rsidRPr="00DB2F80" w:rsidRDefault="002E6E0F" w:rsidP="0040206D">
      <w:pPr>
        <w:spacing w:line="360" w:lineRule="auto"/>
        <w:ind w:firstLine="720"/>
        <w:rPr>
          <w:sz w:val="24"/>
          <w:szCs w:val="24"/>
        </w:rPr>
      </w:pPr>
    </w:p>
    <w:p w14:paraId="4E06811B" w14:textId="77777777" w:rsidR="002E6E0F" w:rsidRPr="00DB2F80" w:rsidRDefault="00000000" w:rsidP="0040206D">
      <w:pPr>
        <w:pStyle w:val="Heading1"/>
        <w:spacing w:line="360" w:lineRule="auto"/>
        <w:rPr>
          <w:sz w:val="24"/>
          <w:szCs w:val="24"/>
        </w:rPr>
      </w:pPr>
      <w:bookmarkStart w:id="18" w:name="_3l8x3jxer0u4" w:colFirst="0" w:colLast="0"/>
      <w:bookmarkEnd w:id="18"/>
      <w:r w:rsidRPr="00DB2F80">
        <w:rPr>
          <w:sz w:val="24"/>
          <w:szCs w:val="24"/>
        </w:rPr>
        <w:br w:type="page"/>
      </w:r>
    </w:p>
    <w:p w14:paraId="6A93CA70" w14:textId="77777777" w:rsidR="002E6E0F" w:rsidRPr="00DB2F80" w:rsidRDefault="00000000" w:rsidP="0040206D">
      <w:pPr>
        <w:pStyle w:val="Heading1"/>
        <w:spacing w:line="360" w:lineRule="auto"/>
        <w:rPr>
          <w:b/>
          <w:bCs/>
          <w:sz w:val="28"/>
          <w:szCs w:val="28"/>
        </w:rPr>
      </w:pPr>
      <w:bookmarkStart w:id="19" w:name="_l3iijzz0pprb" w:colFirst="0" w:colLast="0"/>
      <w:bookmarkEnd w:id="19"/>
      <w:r w:rsidRPr="00DB2F80">
        <w:rPr>
          <w:b/>
          <w:bCs/>
          <w:sz w:val="28"/>
          <w:szCs w:val="28"/>
        </w:rPr>
        <w:lastRenderedPageBreak/>
        <w:t>Discussion</w:t>
      </w:r>
    </w:p>
    <w:p w14:paraId="42CA1E87" w14:textId="14049C62" w:rsidR="002E6E0F" w:rsidRPr="00DB2F80" w:rsidRDefault="00000000" w:rsidP="0040206D">
      <w:pPr>
        <w:spacing w:line="360" w:lineRule="auto"/>
        <w:ind w:firstLine="720"/>
        <w:rPr>
          <w:sz w:val="24"/>
          <w:szCs w:val="24"/>
        </w:rPr>
      </w:pPr>
      <w:r w:rsidRPr="00DB2F80">
        <w:rPr>
          <w:sz w:val="24"/>
          <w:szCs w:val="24"/>
        </w:rPr>
        <w:t xml:space="preserve">The transmission of many generalist pathogens is driven by biotic and abiotic factors, but the joint effects of these are rarely considered together. Using a mathematical model, we demonstrate that the effects of host abundance, community composition, and pathogen persistence times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ranavirus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 a topic that has been recommended more broadly in the study of diversity-disease relationships </w:t>
      </w:r>
      <w:r w:rsidRPr="00DB2F80">
        <w:rPr>
          <w:sz w:val="24"/>
          <w:szCs w:val="24"/>
        </w:rPr>
        <w:fldChar w:fldCharType="begin"/>
      </w:r>
      <w:r w:rsidR="000A46F0" w:rsidRPr="00DB2F80">
        <w:rPr>
          <w:sz w:val="24"/>
          <w:szCs w:val="24"/>
        </w:rPr>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0A46F0" w:rsidRPr="00DB2F80">
        <w:rPr>
          <w:rFonts w:ascii="Cambria Math" w:hAnsi="Cambria Math" w:cs="Cambria Math"/>
          <w:sz w:val="24"/>
          <w:szCs w:val="24"/>
        </w:rPr>
        <w:instrText>‐</w:instrText>
      </w:r>
      <w:r w:rsidR="000A46F0" w:rsidRPr="00DB2F80">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0A46F0" w:rsidRPr="00DB2F80">
        <w:rPr>
          <w:sz w:val="24"/>
          <w:szCs w:val="24"/>
        </w:rPr>
        <w:t>(Shaw &amp; Civitello, 2021)</w:t>
      </w:r>
      <w:r w:rsidRPr="00DB2F80">
        <w:rPr>
          <w:sz w:val="24"/>
          <w:szCs w:val="24"/>
        </w:rPr>
        <w:fldChar w:fldCharType="end"/>
      </w:r>
      <w:r w:rsidRPr="00DB2F80">
        <w:rPr>
          <w:sz w:val="24"/>
          <w:szCs w:val="24"/>
        </w:rPr>
        <w:t xml:space="preserve">. </w:t>
      </w:r>
    </w:p>
    <w:p w14:paraId="5F01F3D6" w14:textId="1C1CBB94" w:rsidR="002E6E0F" w:rsidRPr="00DB2F80" w:rsidRDefault="00000000" w:rsidP="0040206D">
      <w:pPr>
        <w:spacing w:line="360" w:lineRule="auto"/>
        <w:ind w:firstLine="720"/>
        <w:rPr>
          <w:sz w:val="24"/>
          <w:szCs w:val="24"/>
        </w:rPr>
      </w:pPr>
      <w:r w:rsidRPr="00DB2F80">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00DB2F80">
        <w:rPr>
          <w:sz w:val="24"/>
          <w:szCs w:val="24"/>
        </w:rPr>
        <w:fldChar w:fldCharType="begin"/>
      </w:r>
      <w:r w:rsidR="000A46F0" w:rsidRPr="00DB2F80">
        <w:rPr>
          <w:sz w:val="24"/>
          <w:szCs w:val="24"/>
        </w:rPr>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(Rohr et al., 2019)</w:t>
      </w:r>
      <w:r w:rsidRPr="00DB2F80">
        <w:rPr>
          <w:sz w:val="24"/>
          <w:szCs w:val="24"/>
        </w:rPr>
        <w:fldChar w:fldCharType="end"/>
      </w:r>
      <w:r w:rsidRPr="00DB2F80">
        <w:rPr>
          <w:sz w:val="24"/>
          <w:szCs w:val="24"/>
        </w:rPr>
        <w:t xml:space="preserve">. At the intermediate spatial scale of our study, host richness, per se, is not as informative as host evenness, because it fails to capture the relative abundance of host species that contributes to the weighted average of species-level competence </w:t>
      </w:r>
      <w:r w:rsidRPr="00DB2F80">
        <w:rPr>
          <w:sz w:val="24"/>
          <w:szCs w:val="24"/>
        </w:rPr>
        <w:fldChar w:fldCharType="begin"/>
      </w:r>
      <w:r w:rsidR="000A46F0" w:rsidRPr="00DB2F80">
        <w:rPr>
          <w:sz w:val="24"/>
          <w:szCs w:val="24"/>
        </w:rPr>
        <w:instrText xml:space="preserve"> ADDIN ZOTERO_ITEM CSL_CITATION {"citationID":"1bdLZPSx","properties":{"formattedCitation":"(P.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0A46F0" w:rsidRPr="00DB2F80">
        <w:rPr>
          <w:sz w:val="24"/>
          <w:szCs w:val="24"/>
        </w:rPr>
        <w:t>(P. T. J. Johnson et al., 2013)</w:t>
      </w:r>
      <w:r w:rsidRPr="00DB2F80">
        <w:rPr>
          <w:sz w:val="24"/>
          <w:szCs w:val="24"/>
        </w:rPr>
        <w:fldChar w:fldCharType="end"/>
      </w:r>
      <w:r w:rsidRPr="00DB2F80">
        <w:rPr>
          <w:sz w:val="24"/>
          <w:szCs w:val="24"/>
        </w:rPr>
        <w:t>.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contact rates permitting pathogen invasion that increases. Because ranavirus transmission includes contact</w:t>
      </w:r>
      <w:r w:rsidR="0040206D" w:rsidRPr="00DB2F80">
        <w:rPr>
          <w:sz w:val="24"/>
          <w:szCs w:val="24"/>
        </w:rPr>
        <w:t>-</w:t>
      </w:r>
      <w:r w:rsidRPr="00DB2F80">
        <w:rPr>
          <w:sz w:val="24"/>
          <w:szCs w:val="24"/>
        </w:rPr>
        <w:t xml:space="preserve">based and environmental </w:t>
      </w:r>
      <w:r w:rsidRPr="00DB2F80">
        <w:rPr>
          <w:sz w:val="24"/>
          <w:szCs w:val="24"/>
        </w:rPr>
        <w:lastRenderedPageBreak/>
        <w:t xml:space="preserve">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ranavirus, whereby free-living infectious virions may not persist as long in the environment, effectively reducing the strength of environmental transmission. Such situations may even may even lead to the evolution of pathogens to exploit more advantageous transmission routes </w:t>
      </w:r>
      <w:r w:rsidRPr="00DB2F80">
        <w:rPr>
          <w:sz w:val="24"/>
          <w:szCs w:val="24"/>
        </w:rPr>
        <w:fldChar w:fldCharType="begin"/>
      </w:r>
      <w:r w:rsidR="000A46F0" w:rsidRPr="00DB2F80">
        <w:rPr>
          <w:sz w:val="24"/>
          <w:szCs w:val="24"/>
        </w:rPr>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00DB2F80">
        <w:rPr>
          <w:sz w:val="24"/>
          <w:szCs w:val="24"/>
        </w:rPr>
        <w:fldChar w:fldCharType="separate"/>
      </w:r>
      <w:r w:rsidR="000A46F0" w:rsidRPr="00DB2F80">
        <w:rPr>
          <w:sz w:val="24"/>
          <w:szCs w:val="24"/>
        </w:rPr>
        <w:t>(Antonovics et al., 2017)</w:t>
      </w:r>
      <w:r w:rsidRPr="00DB2F80">
        <w:rPr>
          <w:sz w:val="24"/>
          <w:szCs w:val="24"/>
        </w:rPr>
        <w:fldChar w:fldCharType="end"/>
      </w:r>
      <w:r w:rsidRPr="00DB2F80">
        <w:rPr>
          <w:sz w:val="24"/>
          <w:szCs w:val="24"/>
        </w:rPr>
        <w:t>. The pathogen may evolve to have stronger contact transmission, and the result of this adaptation may result in shorter but more severe epidemics when host densities are at their peak.</w:t>
      </w:r>
    </w:p>
    <w:p w14:paraId="68F44DEE" w14:textId="1166AB3B" w:rsidR="002E6E0F" w:rsidRPr="00DB2F80" w:rsidRDefault="00000000" w:rsidP="0040206D">
      <w:pPr>
        <w:spacing w:line="360" w:lineRule="auto"/>
        <w:ind w:firstLine="720"/>
        <w:rPr>
          <w:sz w:val="24"/>
          <w:szCs w:val="24"/>
        </w:rPr>
      </w:pPr>
      <w:r w:rsidRPr="00DB2F80">
        <w:rPr>
          <w:sz w:val="24"/>
          <w:szCs w:val="24"/>
        </w:rPr>
        <w:t xml:space="preserve">Host competence is a complex multifactorial trait and is essential for understanding the transmission of generalist pathogens in multihost communities </w:t>
      </w:r>
      <w:r w:rsidRPr="00DB2F80">
        <w:rPr>
          <w:sz w:val="24"/>
          <w:szCs w:val="24"/>
        </w:rPr>
        <w:fldChar w:fldCharType="begin"/>
      </w:r>
      <w:r w:rsidR="000A46F0" w:rsidRPr="00DB2F80">
        <w:rPr>
          <w:sz w:val="24"/>
          <w:szCs w:val="24"/>
        </w:rPr>
        <w:instrText xml:space="preserve"> ADDIN ZOTERO_ITEM CSL_CITATION {"citationID":"dbC5Ui6T","properties":{"formattedCitation":"(Martin et al., 2016)","plainCitation":"(Martin et al., 2016)","noteIndex":0},"citationItems":[{"id":288,"uris":["http://zotero.org/users/8769338/items/T8D25RIU"],"itemData":{"id":288,"type":"article-journal","abstract":"The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0A46F0" w:rsidRPr="00DB2F80">
        <w:rPr>
          <w:sz w:val="24"/>
          <w:szCs w:val="24"/>
        </w:rPr>
        <w:t>(Martin et al., 2016)</w:t>
      </w:r>
      <w:r w:rsidRPr="00DB2F80">
        <w:rPr>
          <w:sz w:val="24"/>
          <w:szCs w:val="24"/>
        </w:rPr>
        <w:fldChar w:fldCharType="end"/>
      </w:r>
      <w:r w:rsidRPr="00DB2F80">
        <w:rPr>
          <w:sz w:val="24"/>
          <w:szCs w:val="24"/>
        </w:rPr>
        <w:t xml:space="preserve">. In our study, we found that host species with the highest viral load were also those with the highest relative abundances in their communities, indicating a potential link between host abundance and competence. If host abundance and competence are positively correlated, then this may be important for understanding diversity-disease relationships more broadly. Indeed, the connection between host life history traits and host competence is a growing area of research within disease ecology </w:t>
      </w:r>
      <w:r w:rsidRPr="00DB2F80">
        <w:rPr>
          <w:sz w:val="24"/>
          <w:szCs w:val="24"/>
        </w:rPr>
        <w:fldChar w:fldCharType="begin"/>
      </w:r>
      <w:r w:rsidR="000A46F0" w:rsidRPr="00DB2F80">
        <w:rPr>
          <w:sz w:val="24"/>
          <w:szCs w:val="24"/>
        </w:rPr>
        <w:instrText xml:space="preserve"> ADDIN ZOTERO_ITEM CSL_CITATION {"citationID":"hrxlPyxq","properties":{"formattedCitation":"(Downs et al., 2019; Valenzuela\\uc0\\u8208{}S\\uc0\\u225{}nchez et al., 2021)","plainCitation":"(Downs et al., 2019; Valenzuela</w:instrText>
      </w:r>
      <w:r w:rsidR="000A46F0" w:rsidRPr="00DB2F80">
        <w:rPr>
          <w:rFonts w:ascii="Cambria Math" w:hAnsi="Cambria Math" w:cs="Cambria Math"/>
          <w:sz w:val="24"/>
          <w:szCs w:val="24"/>
        </w:rPr>
        <w:instrText>‐</w:instrText>
      </w:r>
      <w:r w:rsidR="000A46F0" w:rsidRPr="00DB2F80">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to inform management decisions. However, it is becoming increasingly clear that the life</w:instrText>
      </w:r>
      <w:r w:rsidR="000A46F0" w:rsidRPr="00DB2F80">
        <w:rPr>
          <w:rFonts w:ascii="Cambria Math" w:hAnsi="Cambria Math" w:cs="Cambria Math"/>
          <w:sz w:val="24"/>
          <w:szCs w:val="24"/>
        </w:rPr>
        <w:instrText>‐</w:instrText>
      </w:r>
      <w:r w:rsidR="000A46F0" w:rsidRPr="00DB2F80">
        <w:rPr>
          <w:sz w:val="24"/>
          <w:szCs w:val="24"/>
        </w:rPr>
        <w:instrText>history strategies of host species can be predictive of individual</w:instrText>
      </w:r>
      <w:r w:rsidR="000A46F0" w:rsidRPr="00DB2F80">
        <w:rPr>
          <w:rFonts w:ascii="Cambria Math" w:hAnsi="Cambria Math" w:cs="Cambria Math"/>
          <w:sz w:val="24"/>
          <w:szCs w:val="24"/>
        </w:rPr>
        <w:instrText>‐</w:instrText>
      </w:r>
      <w:r w:rsidR="000A46F0" w:rsidRPr="00DB2F80">
        <w:rPr>
          <w:sz w:val="24"/>
          <w:szCs w:val="24"/>
        </w:rPr>
        <w:instrText xml:space="preserve"> and population</w:instrText>
      </w:r>
      <w:r w:rsidR="000A46F0" w:rsidRPr="00DB2F80">
        <w:rPr>
          <w:rFonts w:ascii="Cambria Math" w:hAnsi="Cambria Math" w:cs="Cambria Math"/>
          <w:sz w:val="24"/>
          <w:szCs w:val="24"/>
        </w:rPr>
        <w:instrText>‐</w:instrText>
      </w:r>
      <w:r w:rsidR="000A46F0" w:rsidRPr="00DB2F80">
        <w:rPr>
          <w:sz w:val="24"/>
          <w:szCs w:val="24"/>
        </w:rPr>
        <w:instrText>level responses to infectious disease, even without detailed knowledge on the specifics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Here, we argue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sidRPr="00DB2F80">
        <w:rPr>
          <w:rFonts w:ascii="Cambria Math" w:hAnsi="Cambria Math" w:cs="Cambria Math"/>
          <w:sz w:val="24"/>
          <w:szCs w:val="24"/>
        </w:rPr>
        <w:instrText>‐</w:instrText>
      </w:r>
      <w:r w:rsidR="000A46F0" w:rsidRPr="00DB2F80">
        <w:rPr>
          <w:sz w:val="24"/>
          <w:szCs w:val="24"/>
        </w:rPr>
        <w:instrText>history characteristics influence host responses to parasitism at different levels of organisation, from individuals to communities. We also highlight knowledge gaps and future directions for the study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to demonstrate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a fruitful avenue of research to advance the understanding and mitigation of wildlife infectious diseases. This synthesis highlights that life</w:instrText>
      </w:r>
      <w:r w:rsidR="000A46F0" w:rsidRPr="00DB2F80">
        <w:rPr>
          <w:rFonts w:ascii="Cambria Math" w:hAnsi="Cambria Math" w:cs="Cambria Math"/>
          <w:sz w:val="24"/>
          <w:szCs w:val="24"/>
        </w:rPr>
        <w:instrText>‐</w:instrText>
      </w:r>
      <w:r w:rsidR="000A46F0" w:rsidRPr="00DB2F80">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sidRPr="00DB2F80">
        <w:rPr>
          <w:rFonts w:ascii="Cambria Math" w:hAnsi="Cambria Math" w:cs="Cambria Math"/>
          <w:sz w:val="24"/>
          <w:szCs w:val="24"/>
        </w:rPr>
        <w:instrText>‐</w:instrText>
      </w:r>
      <w:r w:rsidR="000A46F0" w:rsidRPr="00DB2F80">
        <w:rPr>
          <w:sz w:val="24"/>
          <w:szCs w:val="24"/>
        </w:rPr>
        <w:instrText>host parasite systems.","container-title":"Ecology letters","DOI":"10.1111/ele.13681","issue":"4","note":"ISBN: 1461-023X\nPMID: 33492776","page":"876-890","title":"Why disease ecology needs life</w:instrText>
      </w:r>
      <w:r w:rsidR="000A46F0" w:rsidRPr="00DB2F80">
        <w:rPr>
          <w:rFonts w:ascii="Cambria Math" w:hAnsi="Cambria Math" w:cs="Cambria Math"/>
          <w:sz w:val="24"/>
          <w:szCs w:val="24"/>
        </w:rPr>
        <w:instrText>‐</w:instrText>
      </w:r>
      <w:r w:rsidR="000A46F0" w:rsidRPr="00DB2F80">
        <w:rPr>
          <w:sz w:val="24"/>
          <w:szCs w:val="24"/>
        </w:rPr>
        <w:instrText>history theory: a host perspective","volume":"24","author":[{"family":"Valenzuela</w:instrText>
      </w:r>
      <w:r w:rsidR="000A46F0" w:rsidRPr="00DB2F80">
        <w:rPr>
          <w:rFonts w:ascii="Cambria Math" w:hAnsi="Cambria Math" w:cs="Cambria Math"/>
          <w:sz w:val="24"/>
          <w:szCs w:val="24"/>
        </w:rPr>
        <w:instrText>‐</w:instrText>
      </w:r>
      <w:r w:rsidR="000A46F0" w:rsidRPr="00DB2F80">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0A46F0" w:rsidRPr="00DB2F80">
        <w:rPr>
          <w:sz w:val="24"/>
          <w:szCs w:val="24"/>
        </w:rPr>
        <w:t>(Downs et al., 2019; Valenzuela</w:t>
      </w:r>
      <w:r w:rsidR="000A46F0" w:rsidRPr="00DB2F80">
        <w:rPr>
          <w:rFonts w:ascii="Cambria Math" w:hAnsi="Cambria Math" w:cs="Cambria Math"/>
          <w:sz w:val="24"/>
          <w:szCs w:val="24"/>
        </w:rPr>
        <w:t>‐</w:t>
      </w:r>
      <w:r w:rsidR="000A46F0" w:rsidRPr="00DB2F80">
        <w:rPr>
          <w:sz w:val="24"/>
          <w:szCs w:val="24"/>
        </w:rPr>
        <w:t>Sánchez et al., 2021)</w:t>
      </w:r>
      <w:r w:rsidRPr="00DB2F80">
        <w:rPr>
          <w:sz w:val="24"/>
          <w:szCs w:val="24"/>
        </w:rPr>
        <w:fldChar w:fldCharType="end"/>
      </w:r>
      <w:r w:rsidRPr="00DB2F80">
        <w:rPr>
          <w:sz w:val="24"/>
          <w:szCs w:val="24"/>
        </w:rP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holds true across other disease systems is a promising area for future research. </w:t>
      </w:r>
    </w:p>
    <w:p w14:paraId="7F5E8098" w14:textId="7358232B" w:rsidR="002E6E0F" w:rsidRPr="00DB2F80" w:rsidRDefault="00000000" w:rsidP="00782EF5">
      <w:pPr>
        <w:spacing w:line="360" w:lineRule="auto"/>
        <w:ind w:firstLine="720"/>
        <w:rPr>
          <w:sz w:val="24"/>
          <w:szCs w:val="24"/>
        </w:rPr>
      </w:pPr>
      <w:r w:rsidRPr="00DB2F80">
        <w:rPr>
          <w:sz w:val="24"/>
          <w:szCs w:val="24"/>
        </w:rPr>
        <w:t xml:space="preserve">The ranavirus-larval amphibian system represents a valuable case study among diversity-disease relationships due to pronounced variation in host competence, variation in community composition (distinct from the more commonly studied anthropogenically-generated dynamics of host species richness), and the existence of multiple transmission routes, including environmental transmission </w:t>
      </w:r>
      <w:r w:rsidRPr="00DB2F80">
        <w:rPr>
          <w:sz w:val="24"/>
          <w:szCs w:val="24"/>
        </w:rPr>
        <w:fldChar w:fldCharType="begin"/>
      </w:r>
      <w:r w:rsidR="000A46F0" w:rsidRPr="00DB2F80">
        <w:rPr>
          <w:sz w:val="24"/>
          <w:szCs w:val="24"/>
        </w:rPr>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0A46F0" w:rsidRPr="00DB2F80">
        <w:rPr>
          <w:rFonts w:ascii="Cambria Math" w:hAnsi="Cambria Math" w:cs="Cambria Math"/>
          <w:sz w:val="24"/>
          <w:szCs w:val="24"/>
        </w:rPr>
        <w:instrText>‐</w:instrText>
      </w:r>
      <w:r w:rsidR="000A46F0" w:rsidRPr="00DB2F80">
        <w:rPr>
          <w:sz w:val="24"/>
          <w:szCs w:val="24"/>
        </w:rPr>
        <w:instrText xml:space="preserve">Galles","given":"Travis"},{"family":"Rohr","given":"Jason R."},{"family":"Hoverman","given":"Jason T."}],"issued":{"date-parts":[["2018",7]]}}}],"schema":"https://github.com/citation-style-language/schema/raw/master/csl-citation.json"} </w:instrText>
      </w:r>
      <w:r w:rsidRPr="00DB2F80">
        <w:rPr>
          <w:sz w:val="24"/>
          <w:szCs w:val="24"/>
        </w:rPr>
        <w:fldChar w:fldCharType="separate"/>
      </w:r>
      <w:r w:rsidR="000A46F0" w:rsidRPr="00DB2F80">
        <w:rPr>
          <w:sz w:val="24"/>
          <w:szCs w:val="24"/>
        </w:rPr>
        <w:t xml:space="preserve">(Bienentreu &amp; </w:t>
      </w:r>
      <w:r w:rsidR="000A46F0" w:rsidRPr="00DB2F80">
        <w:rPr>
          <w:sz w:val="24"/>
          <w:szCs w:val="24"/>
        </w:rPr>
        <w:lastRenderedPageBreak/>
        <w:t>Lesbarrères, 2020; Lesbarrères et al., 2012; Tornabene et al., 2018)</w:t>
      </w:r>
      <w:r w:rsidRPr="00DB2F80">
        <w:rPr>
          <w:sz w:val="24"/>
          <w:szCs w:val="24"/>
        </w:rPr>
        <w:fldChar w:fldCharType="end"/>
      </w:r>
      <w:r w:rsidRPr="00DB2F80">
        <w:rPr>
          <w:sz w:val="24"/>
          <w:szCs w:val="24"/>
        </w:rPr>
        <w:t xml:space="preserve">. It remains an open question as to how commonly community abundance, composition, and environmental conditions demonstrably interact to influence transmission of multi-host pathogens. Increasing recognition that community competence and host abundance can be positively correlated due to tradeoffs between life history traits such as reproduction and immunity </w:t>
      </w:r>
      <w:r w:rsidRPr="00DB2F80">
        <w:rPr>
          <w:sz w:val="24"/>
          <w:szCs w:val="24"/>
        </w:rPr>
        <w:fldChar w:fldCharType="begin"/>
      </w:r>
      <w:r w:rsidR="000A46F0" w:rsidRPr="00DB2F80">
        <w:rPr>
          <w:sz w:val="24"/>
          <w:szCs w:val="24"/>
        </w:rPr>
        <w:instrText xml:space="preserve"> ADDIN ZOTERO_ITEM CSL_CITATION {"citationID":"P1uKQa82","properties":{"formattedCitation":"(Ostfeld et al., 2010, 2014; Valenzuela\\uc0\\u8208{}S\\uc0\\u225{}nchez et al., 2021)","plainCitation":"(Ostfeld et al., 2010, 2014; Valenzuela</w:instrText>
      </w:r>
      <w:r w:rsidR="000A46F0" w:rsidRPr="00DB2F80">
        <w:rPr>
          <w:rFonts w:ascii="Cambria Math" w:hAnsi="Cambria Math" w:cs="Cambria Math"/>
          <w:sz w:val="24"/>
          <w:szCs w:val="24"/>
        </w:rPr>
        <w:instrText>‐</w:instrText>
      </w:r>
      <w:r w:rsidR="000A46F0" w:rsidRPr="00DB2F80">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to inform management decisions. However, it is becoming increasingly clear that the life</w:instrText>
      </w:r>
      <w:r w:rsidR="000A46F0" w:rsidRPr="00DB2F80">
        <w:rPr>
          <w:rFonts w:ascii="Cambria Math" w:hAnsi="Cambria Math" w:cs="Cambria Math"/>
          <w:sz w:val="24"/>
          <w:szCs w:val="24"/>
        </w:rPr>
        <w:instrText>‐</w:instrText>
      </w:r>
      <w:r w:rsidR="000A46F0" w:rsidRPr="00DB2F80">
        <w:rPr>
          <w:sz w:val="24"/>
          <w:szCs w:val="24"/>
        </w:rPr>
        <w:instrText>history strategies of host species can be predictive of individual</w:instrText>
      </w:r>
      <w:r w:rsidR="000A46F0" w:rsidRPr="00DB2F80">
        <w:rPr>
          <w:rFonts w:ascii="Cambria Math" w:hAnsi="Cambria Math" w:cs="Cambria Math"/>
          <w:sz w:val="24"/>
          <w:szCs w:val="24"/>
        </w:rPr>
        <w:instrText>‐</w:instrText>
      </w:r>
      <w:r w:rsidR="000A46F0" w:rsidRPr="00DB2F80">
        <w:rPr>
          <w:sz w:val="24"/>
          <w:szCs w:val="24"/>
        </w:rPr>
        <w:instrText xml:space="preserve"> and population</w:instrText>
      </w:r>
      <w:r w:rsidR="000A46F0" w:rsidRPr="00DB2F80">
        <w:rPr>
          <w:rFonts w:ascii="Cambria Math" w:hAnsi="Cambria Math" w:cs="Cambria Math"/>
          <w:sz w:val="24"/>
          <w:szCs w:val="24"/>
        </w:rPr>
        <w:instrText>‐</w:instrText>
      </w:r>
      <w:r w:rsidR="000A46F0" w:rsidRPr="00DB2F80">
        <w:rPr>
          <w:sz w:val="24"/>
          <w:szCs w:val="24"/>
        </w:rPr>
        <w:instrText>level responses to infectious disease, even without detailed knowledge on the specifics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Here, we argue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sidRPr="00DB2F80">
        <w:rPr>
          <w:rFonts w:ascii="Cambria Math" w:hAnsi="Cambria Math" w:cs="Cambria Math"/>
          <w:sz w:val="24"/>
          <w:szCs w:val="24"/>
        </w:rPr>
        <w:instrText>‐</w:instrText>
      </w:r>
      <w:r w:rsidR="000A46F0" w:rsidRPr="00DB2F80">
        <w:rPr>
          <w:sz w:val="24"/>
          <w:szCs w:val="24"/>
        </w:rPr>
        <w:instrText>history characteristics influence host responses to parasitism at different levels of organisation, from individuals to communities. We also highlight knowledge gaps and future directions for the study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to demonstrate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a fruitful avenue of research to advance the understanding and mitigation of wildlife infectious diseases. This synthesis highlights that life</w:instrText>
      </w:r>
      <w:r w:rsidR="000A46F0" w:rsidRPr="00DB2F80">
        <w:rPr>
          <w:rFonts w:ascii="Cambria Math" w:hAnsi="Cambria Math" w:cs="Cambria Math"/>
          <w:sz w:val="24"/>
          <w:szCs w:val="24"/>
        </w:rPr>
        <w:instrText>‐</w:instrText>
      </w:r>
      <w:r w:rsidR="000A46F0" w:rsidRPr="00DB2F80">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sidRPr="00DB2F80">
        <w:rPr>
          <w:rFonts w:ascii="Cambria Math" w:hAnsi="Cambria Math" w:cs="Cambria Math"/>
          <w:sz w:val="24"/>
          <w:szCs w:val="24"/>
        </w:rPr>
        <w:instrText>‐</w:instrText>
      </w:r>
      <w:r w:rsidR="000A46F0" w:rsidRPr="00DB2F80">
        <w:rPr>
          <w:sz w:val="24"/>
          <w:szCs w:val="24"/>
        </w:rPr>
        <w:instrText>host parasite systems.","container-title":"Ecology letters","DOI":"10.1111/ele.13681","issue":"4","note":"ISBN: 1461-023X\nPMID: 33492776","page":"876-890","title":"Why disease ecology needs life</w:instrText>
      </w:r>
      <w:r w:rsidR="000A46F0" w:rsidRPr="00DB2F80">
        <w:rPr>
          <w:rFonts w:ascii="Cambria Math" w:hAnsi="Cambria Math" w:cs="Cambria Math"/>
          <w:sz w:val="24"/>
          <w:szCs w:val="24"/>
        </w:rPr>
        <w:instrText>‐</w:instrText>
      </w:r>
      <w:r w:rsidR="000A46F0" w:rsidRPr="00DB2F80">
        <w:rPr>
          <w:sz w:val="24"/>
          <w:szCs w:val="24"/>
        </w:rPr>
        <w:instrText>history theory: a host perspective","volume":"24","author":[{"family":"Valenzuela</w:instrText>
      </w:r>
      <w:r w:rsidR="000A46F0" w:rsidRPr="00DB2F80">
        <w:rPr>
          <w:rFonts w:ascii="Cambria Math" w:hAnsi="Cambria Math" w:cs="Cambria Math"/>
          <w:sz w:val="24"/>
          <w:szCs w:val="24"/>
        </w:rPr>
        <w:instrText>‐</w:instrText>
      </w:r>
      <w:r w:rsidR="000A46F0" w:rsidRPr="00DB2F80">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0A46F0" w:rsidRPr="00DB2F80">
        <w:rPr>
          <w:sz w:val="24"/>
          <w:szCs w:val="24"/>
        </w:rPr>
        <w:t>(Ostfeld et al., 2010, 2014; Valenzuela</w:t>
      </w:r>
      <w:r w:rsidR="000A46F0" w:rsidRPr="00DB2F80">
        <w:rPr>
          <w:rFonts w:ascii="Cambria Math" w:hAnsi="Cambria Math" w:cs="Cambria Math"/>
          <w:sz w:val="24"/>
          <w:szCs w:val="24"/>
        </w:rPr>
        <w:t>‐</w:t>
      </w:r>
      <w:r w:rsidR="000A46F0" w:rsidRPr="00DB2F80">
        <w:rPr>
          <w:sz w:val="24"/>
          <w:szCs w:val="24"/>
        </w:rPr>
        <w:t>Sánchez et al., 2021)</w:t>
      </w:r>
      <w:r w:rsidRPr="00DB2F80">
        <w:rPr>
          <w:sz w:val="24"/>
          <w:szCs w:val="24"/>
        </w:rPr>
        <w:fldChar w:fldCharType="end"/>
      </w:r>
      <w:r w:rsidRPr="00DB2F80">
        <w:rPr>
          <w:sz w:val="24"/>
          <w:szCs w:val="24"/>
        </w:rPr>
        <w:t xml:space="preserve"> suggests the potential for the ideas presented here to occur more generally. In the ranavirus-larval amphibian system, we observed a perfect storm where community competence, host abundance, and environmental factors combined to enhance overall transmission potential for the pathogen. However, the generality of this phenomenon has not yet been explored. The effects of temperature, in particular, can be idiosyncratic and will depend on the epidemiology of the system since temperature ranges for optimal host and pathogen growth rates may not overlap </w:t>
      </w:r>
      <w:r w:rsidRPr="00DB2F80">
        <w:rPr>
          <w:sz w:val="24"/>
          <w:szCs w:val="24"/>
        </w:rPr>
        <w:fldChar w:fldCharType="begin"/>
      </w:r>
      <w:r w:rsidR="000A46F0" w:rsidRPr="00DB2F80">
        <w:rPr>
          <w:sz w:val="24"/>
          <w:szCs w:val="24"/>
        </w:rPr>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Pr="00DB2F80">
        <w:rPr>
          <w:sz w:val="24"/>
          <w:szCs w:val="24"/>
        </w:rPr>
        <w:fldChar w:fldCharType="separate"/>
      </w:r>
      <w:r w:rsidR="000A46F0" w:rsidRPr="00DB2F80">
        <w:rPr>
          <w:sz w:val="24"/>
          <w:szCs w:val="24"/>
        </w:rPr>
        <w:t>(Gehman et al., 2018)</w:t>
      </w:r>
      <w:r w:rsidRPr="00DB2F80">
        <w:rPr>
          <w:sz w:val="24"/>
          <w:szCs w:val="24"/>
        </w:rPr>
        <w:fldChar w:fldCharType="end"/>
      </w:r>
      <w:r w:rsidRPr="00DB2F80">
        <w:rPr>
          <w:sz w:val="24"/>
          <w:szCs w:val="24"/>
        </w:rPr>
        <w:t xml:space="preserve">. </w:t>
      </w:r>
      <w:r w:rsidR="00782EF5">
        <w:rPr>
          <w:sz w:val="24"/>
          <w:szCs w:val="24"/>
        </w:rPr>
        <w:t xml:space="preserve">Several diseases are linked to amphibian mass mortality events including ranavirus </w:t>
      </w:r>
      <w:r w:rsidR="00782EF5">
        <w:rPr>
          <w:sz w:val="24"/>
          <w:szCs w:val="24"/>
        </w:rPr>
        <w:fldChar w:fldCharType="begin"/>
      </w:r>
      <w:r w:rsidR="00782EF5">
        <w:rPr>
          <w:sz w:val="24"/>
          <w:szCs w:val="24"/>
        </w:rPr>
        <w:instrText xml:space="preserve"> ADDIN ZOTERO_ITEM CSL_CITATION {"citationID":"j0oHRgjl","properties":{"formattedCitation":"(Green et al., 2002; Price et al., 2014)","plainCitation":"(Green et al., 2002; Price et al., 2014)","noteIndex":0},"citationItems":[{"id":442,"uris":["http://zotero.org/users/8769338/items/JLJ6FNNM"],"itemData":{"id":442,"type":"article-journal","container-title":"Annals of the New York Academy of Sciences","DOI":"10.1111/j.1749-6632.2002.tb04400.x","ISSN":"00778923, 17496632","issue":"1","language":"en","page":"323-339","source":"DOI.org (Crossref)","title":"Epizootiology of Sixty-Four Amphibian Morbidity and Mortality Events in the USA, 1996-2001","volume":"969","author":[{"family":"Green","given":"D. Earl"},{"family":"Converse","given":"Kathryn A."},{"family":"Schrader","given":"Audra K."}],"issued":{"date-parts":[["2002",10]]}}},{"id":443,"uris":["http://zotero.org/users/8769338/items/MB43CENI"],"itemData":{"id":443,"type":"article-journal","container-title":"Current Biology","DOI":"10.1016/j.cub.2014.09.028","ISSN":"09609822","issue":"21","journalAbbreviation":"Current Biology","language":"en","page":"2586-2591","source":"DOI.org (Crossref)","title":"Collapse of Amphibian Communities Due to an Introduced Ranavirus","volume":"24","author":[{"family":"Price","given":"Stephen J."},{"family":"Garner","given":"Trenton W.J."},{"family":"Nichols","given":"Richard A."},{"family":"Balloux","given":"François"},{"family":"Ayres","given":"César"},{"family":"Mora-Cabello de Alba","given":"Amparo"},{"family":"Bosch","given":"Jaime"}],"issued":{"date-parts":[["2014",11]]}}}],"schema":"https://github.com/citation-style-language/schema/raw/master/csl-citation.json"} </w:instrText>
      </w:r>
      <w:r w:rsidR="00782EF5">
        <w:rPr>
          <w:sz w:val="24"/>
          <w:szCs w:val="24"/>
        </w:rPr>
        <w:fldChar w:fldCharType="separate"/>
      </w:r>
      <w:r w:rsidR="00782EF5">
        <w:rPr>
          <w:noProof/>
          <w:sz w:val="24"/>
          <w:szCs w:val="24"/>
        </w:rPr>
        <w:t>(Green et al., 2002; Price et al., 2014)</w:t>
      </w:r>
      <w:r w:rsidR="00782EF5">
        <w:rPr>
          <w:sz w:val="24"/>
          <w:szCs w:val="24"/>
        </w:rPr>
        <w:fldChar w:fldCharType="end"/>
      </w:r>
      <w:r w:rsidR="00782EF5">
        <w:rPr>
          <w:sz w:val="24"/>
          <w:szCs w:val="24"/>
        </w:rPr>
        <w:t xml:space="preserve">, chytridiomycosis </w:t>
      </w:r>
      <w:r w:rsidR="00782EF5">
        <w:rPr>
          <w:sz w:val="24"/>
          <w:szCs w:val="24"/>
        </w:rPr>
        <w:fldChar w:fldCharType="begin"/>
      </w:r>
      <w:r w:rsidR="00782EF5">
        <w:rPr>
          <w:sz w:val="24"/>
          <w:szCs w:val="24"/>
        </w:rPr>
        <w:instrText xml:space="preserve"> ADDIN ZOTERO_ITEM CSL_CITATION {"citationID":"QYydteYW","properties":{"formattedCitation":"(Berger et al., 1998; Skerratt et al., 2007)","plainCitation":"(Berger et al., 1998; Skerratt et al., 2007)","noteIndex":0},"citationItems":[{"id":440,"uris":["http://zotero.org/users/8769338/items/WNTE2P7X"],"itemData":{"id":440,"type":"article-journal","abstract":"Epidermal changes caused by a chytridiomycete fungus (Chytridiomycota; Chytridiales) were found in sick and dead adult anurans collected from montane rain forests in Queensland (Australia) and Panama during mass mortality events associated with significant population declines. We also have found this new disease associated with morbidity and mortality in wild and captive anurans from additional locations in Australia and Central America. This is the first report of parasitism of a vertebrate by a member of the phylum Chytridiomycota. Experimental data support the conclusion that cutaneous chytridiomycosis is a fatal disease of anurans, and we hypothesize that it is the proximate cause of these recent amphibian declines.","container-title":"Proceedings of the National Academy of Sciences","DOI":"10.1073/pnas.95.15.9031","ISSN":"0027-8424, 1091-6490","issue":"15","journalAbbreviation":"Proc. Natl. Acad. Sci. U.S.A.","language":"en","page":"9031-9036","source":"DOI.org (Crossref)","title":"Chytridiomycosis causes amphibian mortality associated with population declines in the rain forests of Australia and Central America","volume":"95","author":[{"family":"Berger","given":"Lee"},{"family":"Speare","given":"Rick"},{"family":"Daszak","given":"Peter"},{"family":"Green","given":"D. Earl"},{"family":"Cunningham","given":"Andrew A."},{"family":"Goggin","given":"C. Louise"},{"family":"Slocombe","given":"Ron"},{"family":"Ragan","given":"Mark A."},{"family":"Hyatt","given":"Alex D."},{"family":"McDonald","given":"Keith R."},{"family":"Hines","given":"Harry B."},{"family":"Lips","given":"Karen R."},{"family":"Marantelli","given":"Gerry"},{"family":"Parkes","given":"Helen"}],"issued":{"date-parts":[["1998",7,21]]}}},{"id":438,"uris":["http://zotero.org/users/8769338/items/Z8B4QYEX"],"itemData":{"id":438,"type":"article-journal","container-title":"EcoHealth","DOI":"10.1007/s10393-007-0093-5","ISSN":"1612-9202, 1612-9210","issue":"2","journalAbbreviation":"EcoHealth","language":"en","page":"125","source":"DOI.org (Crossref)","title":"Spread of Chytridiomycosis Has Caused the Rapid Global Decline and Extinction of Frogs","volume":"4","author":[{"family":"Skerratt","given":"Lee Francis"},{"family":"Berger","given":"Lee"},{"family":"Speare","given":"Richard"},{"family":"Cashins","given":"Scott"},{"family":"McDonald","given":"Keith Raymond"},{"family":"Phillott","given":"Andrea Dawn"},{"family":"Hines","given":"Harry Bryan"},{"family":"Kenyon","given":"Nicole"}],"issued":{"date-parts":[["2007",6]]}}}],"schema":"https://github.com/citation-style-language/schema/raw/master/csl-citation.json"} </w:instrText>
      </w:r>
      <w:r w:rsidR="00782EF5">
        <w:rPr>
          <w:sz w:val="24"/>
          <w:szCs w:val="24"/>
        </w:rPr>
        <w:fldChar w:fldCharType="separate"/>
      </w:r>
      <w:r w:rsidR="00782EF5">
        <w:rPr>
          <w:noProof/>
          <w:sz w:val="24"/>
          <w:szCs w:val="24"/>
        </w:rPr>
        <w:t>(Berger et al., 1998; Skerratt et al., 2007)</w:t>
      </w:r>
      <w:r w:rsidR="00782EF5">
        <w:rPr>
          <w:sz w:val="24"/>
          <w:szCs w:val="24"/>
        </w:rPr>
        <w:fldChar w:fldCharType="end"/>
      </w:r>
      <w:r w:rsidR="00782EF5">
        <w:rPr>
          <w:sz w:val="24"/>
          <w:szCs w:val="24"/>
        </w:rPr>
        <w:t xml:space="preserve">, and severe perkinsea infection </w:t>
      </w:r>
      <w:r w:rsidR="00782EF5">
        <w:rPr>
          <w:sz w:val="24"/>
          <w:szCs w:val="24"/>
        </w:rPr>
        <w:fldChar w:fldCharType="begin"/>
      </w:r>
      <w:r w:rsidR="00782EF5">
        <w:rPr>
          <w:sz w:val="24"/>
          <w:szCs w:val="24"/>
        </w:rPr>
        <w:instrText xml:space="preserve"> ADDIN ZOTERO_ITEM CSL_CITATION {"citationID":"AHsiSKLi","properties":{"formattedCitation":"(Isidoro-Ayza et al., 2017)","plainCitation":"(Isidoro-Ayza et al., 2017)","noteIndex":0},"citationItems":[{"id":445,"uris":["http://zotero.org/users/8769338/items/SUJRE39E"],"itemData":{"id":445,"type":"article-journal","abstract":"Abstract\n            Emerging infectious diseases such as chytridiomycosis and ranavirus infections are important contributors to the worldwide decline of amphibian populations. We reviewed data on 247 anuran mortality events in 43 States of the United States from 1999–2015. Our findings suggest that a severe infectious disease of tadpoles caused by a protist belonging to the phylum Perkinsea might represent the third most common infectious disease of anurans after ranavirus infections and chytridiomycosis. Severe Perkinsea infections (SPI) were systemic and led to multiorganic failure and death. The SPI mortality events affected numerous anuran species and occurred over a broad geographic area, from boreal to subtropical habitats. Livers from all PCR-tested SPI-tadpoles (n = 19) were positive for the Novel Alveolate Group 01 (NAG01) of Perkinsea, while only 2.5% histologically normal tadpole livers tested positive (2/81), suggesting that subclinical infections are uncommon. Phylogenetic analysis demonstrated that SPI is associated with a phylogenetically distinct clade of NAG01 Perkinsea. These data suggest that this virulent Perkinsea clade is an important pathogen of frogs in the United States. Given its association with mortality events and tendency to be overlooked, the potential role of this emerging pathogen in amphibian declines on a broad geographic scale warrants further investigation.","container-title":"Scientific Reports","DOI":"10.1038/s41598-017-10456-1","ISSN":"2045-2322","issue":"1","journalAbbreviation":"Sci Rep","language":"en","page":"10288","source":"DOI.org (Crossref)","title":"Pathogenic lineage of Perkinsea associated with mass mortality of frogs across the United States","volume":"7","author":[{"family":"Isidoro-Ayza","given":"Marcos"},{"family":"Lorch","given":"Jeffrey M."},{"family":"Grear","given":"Daniel A."},{"family":"Winzeler","given":"Megan"},{"family":"Calhoun","given":"Daniel L."},{"family":"Barichivich","given":"William J."}],"issued":{"date-parts":[["2017",8,31]]}}}],"schema":"https://github.com/citation-style-language/schema/raw/master/csl-citation.json"} </w:instrText>
      </w:r>
      <w:r w:rsidR="00782EF5">
        <w:rPr>
          <w:sz w:val="24"/>
          <w:szCs w:val="24"/>
        </w:rPr>
        <w:fldChar w:fldCharType="separate"/>
      </w:r>
      <w:r w:rsidR="00782EF5">
        <w:rPr>
          <w:noProof/>
          <w:sz w:val="24"/>
          <w:szCs w:val="24"/>
        </w:rPr>
        <w:t>(Isidoro-Ayza et al., 2017)</w:t>
      </w:r>
      <w:r w:rsidR="00782EF5">
        <w:rPr>
          <w:sz w:val="24"/>
          <w:szCs w:val="24"/>
        </w:rPr>
        <w:fldChar w:fldCharType="end"/>
      </w:r>
      <w:r w:rsidR="00782EF5">
        <w:rPr>
          <w:sz w:val="24"/>
          <w:szCs w:val="24"/>
        </w:rPr>
        <w:t>. The pathogens causing these diseases tend to be generalists</w:t>
      </w:r>
      <w:r w:rsidR="00782EF5">
        <w:rPr>
          <w:sz w:val="24"/>
          <w:szCs w:val="24"/>
        </w:rPr>
        <w:t xml:space="preserve"> and </w:t>
      </w:r>
      <w:r w:rsidR="003050A7">
        <w:rPr>
          <w:sz w:val="24"/>
          <w:szCs w:val="24"/>
        </w:rPr>
        <w:t xml:space="preserve">are </w:t>
      </w:r>
      <w:r w:rsidR="00782EF5">
        <w:rPr>
          <w:sz w:val="24"/>
          <w:szCs w:val="24"/>
        </w:rPr>
        <w:t>likely to be affected by host community competence, host abundance, and environmental factors</w:t>
      </w:r>
      <w:r w:rsidR="00782EF5">
        <w:rPr>
          <w:sz w:val="24"/>
          <w:szCs w:val="24"/>
        </w:rPr>
        <w:t xml:space="preserve">. For example, chytridiomycosis is now thought to have influenced declines in over 500 species </w:t>
      </w:r>
      <w:r w:rsidR="00782EF5">
        <w:rPr>
          <w:sz w:val="24"/>
          <w:szCs w:val="24"/>
        </w:rPr>
        <w:fldChar w:fldCharType="begin"/>
      </w:r>
      <w:r w:rsidR="00782EF5">
        <w:rPr>
          <w:sz w:val="24"/>
          <w:szCs w:val="24"/>
        </w:rPr>
        <w:instrText xml:space="preserve"> ADDIN ZOTERO_ITEM CSL_CITATION {"citationID":"6L1R4jNW","properties":{"formattedCitation":"(Scheele et al., 2019)","plainCitation":"(Scheele et al., 2019)","noteIndex":0},"citationItems":[{"id":406,"uris":["http://zotero.org/users/8769338/items/YXU2XYEL"],"itemData":{"id":406,"type":"article-journal","container-title":"Science","DOI":"10.1126/science.aav0379","issue":"6434","note":"publisher: American Association for the Advancement of Science","page":"1459-1463","source":"science.org (Atypon)","title":"Amphibian fungal panzootic causes catastrophic and ongoing loss of biodiversity","volume":"363","author":[{"family":"Scheele","given":"Ben C."},{"family":"Pasmans","given":"Frank"},{"family":"Skerratt","given":"Lee F."},{"family":"Berger","given":"Lee"},{"family":"Martel","given":"An"},{"family":"Beukema","given":"Wouter"},{"family":"Acevedo","given":"Aldemar A."},{"family":"Burrowes","given":"Patricia A."},{"family":"Carvalho","given":"Tamilie"},{"family":"Catenazzi","given":"Alessandro"},{"family":"De la Riva","given":"Ignacio"},{"family":"Fisher","given":"Matthew C."},{"family":"Flechas","given":"Sandra V."},{"family":"Foster","given":"Claire N."},{"family":"Frías-Álvarez","given":"Patricia"},{"family":"Garner","given":"Trenton W. J."},{"family":"Gratwicke","given":"Brian"},{"family":"Guayasamin","given":"Juan M."},{"family":"Hirschfeld","given":"Mareike"},{"family":"Kolby","given":"Jonathan E."},{"family":"Kosch","given":"Tiffany A."},{"family":"La Marca","given":"Enrique"},{"family":"Lindenmayer","given":"David B."},{"family":"Lips","given":"Karen R."},{"family":"Longo","given":"Ana V."},{"family":"Maneyro","given":"Raúl"},{"family":"McDonald","given":"Cait A."},{"family":"Mendelson","given":"Joseph"},{"family":"Palacios-Rodriguez","given":"Pablo"},{"family":"Parra-Olea","given":"Gabriela"},{"family":"Richards-Zawacki","given":"Corinne L."},{"family":"Rödel","given":"Mark-Oliver"},{"family":"Rovito","given":"Sean M."},{"family":"Soto-Azat","given":"Claudio"},{"family":"Toledo","given":"Luís Felipe"},{"family":"Voyles","given":"Jamie"},{"family":"Weldon","given":"Ché"},{"family":"Whitfield","given":"Steven M."},{"family":"Wilkinson","given":"Mark"},{"family":"Zamudio","given":"Kelly R."},{"family":"Canessa","given":"Stefano"}],"issued":{"date-parts":[["2019",3,29]]}}}],"schema":"https://github.com/citation-style-language/schema/raw/master/csl-citation.json"} </w:instrText>
      </w:r>
      <w:r w:rsidR="00782EF5">
        <w:rPr>
          <w:sz w:val="24"/>
          <w:szCs w:val="24"/>
        </w:rPr>
        <w:fldChar w:fldCharType="separate"/>
      </w:r>
      <w:r w:rsidR="00782EF5">
        <w:rPr>
          <w:noProof/>
          <w:sz w:val="24"/>
          <w:szCs w:val="24"/>
        </w:rPr>
        <w:t>(Scheele et al., 2019)</w:t>
      </w:r>
      <w:r w:rsidR="00782EF5">
        <w:rPr>
          <w:sz w:val="24"/>
          <w:szCs w:val="24"/>
        </w:rPr>
        <w:fldChar w:fldCharType="end"/>
      </w:r>
      <w:r w:rsidR="00782EF5">
        <w:rPr>
          <w:sz w:val="24"/>
          <w:szCs w:val="24"/>
        </w:rPr>
        <w:t xml:space="preserve">. Similarly, while the effects of severe perkinsea infection are often tied to ranids </w:t>
      </w:r>
      <w:r w:rsidR="00782EF5">
        <w:rPr>
          <w:sz w:val="24"/>
          <w:szCs w:val="24"/>
        </w:rPr>
        <w:fldChar w:fldCharType="begin"/>
      </w:r>
      <w:r w:rsidR="00782EF5">
        <w:rPr>
          <w:sz w:val="24"/>
          <w:szCs w:val="24"/>
        </w:rPr>
        <w:instrText xml:space="preserve"> ADDIN ZOTERO_ITEM CSL_CITATION {"citationID":"jb3G1KNg","properties":{"formattedCitation":"(Atkinson &amp; Savage, 2023; Davis et al., 2007)","plainCitation":"(Atkinson &amp; Savage, 2023; Davis et al., 2007)","noteIndex":0},"citationItems":[{"id":452,"uris":["http://zotero.org/users/8769338/items/7UHMP34D"],"itemData":{"id":452,"type":"article-journal","abstract":"Abstract\n            \n              \n                \n                  Amphibians suffer from large</w:instrText>
      </w:r>
      <w:r w:rsidR="00782EF5">
        <w:rPr>
          <w:rFonts w:ascii="Cambria Math" w:hAnsi="Cambria Math" w:cs="Cambria Math"/>
          <w:sz w:val="24"/>
          <w:szCs w:val="24"/>
        </w:rPr>
        <w:instrText>‐</w:instrText>
      </w:r>
      <w:r w:rsidR="00782EF5">
        <w:rPr>
          <w:sz w:val="24"/>
          <w:szCs w:val="24"/>
        </w:rPr>
        <w:instrText>scale population declines globally, and emerging infectious diseases contribute heavily to these declines. Amphibian Perkinsea (Pr) is a worldwide anuran pathogen associated with mass mortality events, yet little is known about its epidemiological patterns, especially in comparison to the body of literature on amphibian chytridiomycosis and ranavirosis.\n                \n                \n                  Here, we establish Pr infection patterns in natural anuran populations and identify important covariates including climate, host attributes and co</w:instrText>
      </w:r>
      <w:r w:rsidR="00782EF5">
        <w:rPr>
          <w:rFonts w:ascii="Cambria Math" w:hAnsi="Cambria Math" w:cs="Cambria Math"/>
          <w:sz w:val="24"/>
          <w:szCs w:val="24"/>
        </w:rPr>
        <w:instrText>‐</w:instrText>
      </w:r>
      <w:r w:rsidR="00782EF5">
        <w:rPr>
          <w:sz w:val="24"/>
          <w:szCs w:val="24"/>
        </w:rPr>
        <w:instrText>infection with Ranavirus (Rv).\n                \n                \n                  We used quantitative (q)PCR to determine the presence and intensity of Pr and Rv across 1234 individuals sampled throughout central Florida in 2017–2019. We then implemented random forest ensemble learning models to predict infection with both pathogens based on physiological and environmental characteristics.\n                \n                \n                  Perkinsea infected 32% of all sampled anurans, and Pr prevalence was significantly elevated in Ranidae frogs, cooler months, metamorphosed individuals and frogs co</w:instrText>
      </w:r>
      <w:r w:rsidR="00782EF5">
        <w:rPr>
          <w:rFonts w:ascii="Cambria Math" w:hAnsi="Cambria Math" w:cs="Cambria Math"/>
          <w:sz w:val="24"/>
          <w:szCs w:val="24"/>
        </w:rPr>
        <w:instrText>‐</w:instrText>
      </w:r>
      <w:r w:rsidR="00782EF5">
        <w:rPr>
          <w:sz w:val="24"/>
          <w:szCs w:val="24"/>
        </w:rPr>
        <w:instrText>infected with Rv, while Pr intensity was significantly higher in ranid frogs and individuals collected dead. Ranavirus prevalence was 17% overall and was significantly higher in Ranidae frogs, metamorphosed individuals, locations with higher average temperatures, and individuals co</w:instrText>
      </w:r>
      <w:r w:rsidR="00782EF5">
        <w:rPr>
          <w:rFonts w:ascii="Cambria Math" w:hAnsi="Cambria Math" w:cs="Cambria Math"/>
          <w:sz w:val="24"/>
          <w:szCs w:val="24"/>
        </w:rPr>
        <w:instrText>‐</w:instrText>
      </w:r>
      <w:r w:rsidR="00782EF5">
        <w:rPr>
          <w:sz w:val="24"/>
          <w:szCs w:val="24"/>
        </w:rPr>
        <w:instrText>infected with Pr. Perkinsea prevalence was significantly higher than Rv prevalence across months, regions, life stages and species. Among locations, Pr prevalence was negatively associated with crayfish prevalence and positively associated with relative abundance of microhylids, but Rv prevalence did not associate with any tested co</w:instrText>
      </w:r>
      <w:r w:rsidR="00782EF5">
        <w:rPr>
          <w:rFonts w:ascii="Cambria Math" w:hAnsi="Cambria Math" w:cs="Cambria Math"/>
          <w:sz w:val="24"/>
          <w:szCs w:val="24"/>
        </w:rPr>
        <w:instrText>‐</w:instrText>
      </w:r>
      <w:r w:rsidR="00782EF5">
        <w:rPr>
          <w:sz w:val="24"/>
          <w:szCs w:val="24"/>
        </w:rPr>
        <w:instrText>variates. Co</w:instrText>
      </w:r>
      <w:r w:rsidR="00782EF5">
        <w:rPr>
          <w:rFonts w:ascii="Cambria Math" w:hAnsi="Cambria Math" w:cs="Cambria Math"/>
          <w:sz w:val="24"/>
          <w:szCs w:val="24"/>
        </w:rPr>
        <w:instrText>‐</w:instrText>
      </w:r>
      <w:r w:rsidR="00782EF5">
        <w:rPr>
          <w:sz w:val="24"/>
          <w:szCs w:val="24"/>
        </w:rPr>
        <w:instrText>infections were significantly more common than single infections for both pathogens, and we propose that Pr infections may propel Rv infections because seasonal Rv infection peaks followed Pr infection peaks and random forest models found Pr intensity was a leading factor explaining Rv infections.\n                \n                \n                  Our study elucidates epidemiological patterns of Pr in Florida and suggests that Pr may be under</w:instrText>
      </w:r>
      <w:r w:rsidR="00782EF5">
        <w:rPr>
          <w:rFonts w:ascii="Cambria Math" w:hAnsi="Cambria Math" w:cs="Cambria Math"/>
          <w:sz w:val="24"/>
          <w:szCs w:val="24"/>
        </w:rPr>
        <w:instrText>‐</w:instrText>
      </w:r>
      <w:r w:rsidR="00782EF5">
        <w:rPr>
          <w:sz w:val="24"/>
          <w:szCs w:val="24"/>
        </w:rPr>
        <w:instrText>recognized as a cause of anuran declines, especially in the context of pathogen co</w:instrText>
      </w:r>
      <w:r w:rsidR="00782EF5">
        <w:rPr>
          <w:rFonts w:ascii="Cambria Math" w:hAnsi="Cambria Math" w:cs="Cambria Math"/>
          <w:sz w:val="24"/>
          <w:szCs w:val="24"/>
        </w:rPr>
        <w:instrText>‐</w:instrText>
      </w:r>
      <w:r w:rsidR="00782EF5">
        <w:rPr>
          <w:sz w:val="24"/>
          <w:szCs w:val="24"/>
        </w:rPr>
        <w:instrText>infection.","container-title":"Journal of Animal Ecology","DOI":"10.1111/1365-2656.13977","ISSN":"0021-8790, 1365-2656","issue":"9","journalAbbreviation":"Journal of Animal Ecology","language":"en","page":"1856-1868","source":"DOI.org (Crossref)","title":"Widespread amphibian Perkinsea infections associated with Ranidae hosts, cooler months and Ranavirus co</w:instrText>
      </w:r>
      <w:r w:rsidR="00782EF5">
        <w:rPr>
          <w:rFonts w:ascii="Cambria Math" w:hAnsi="Cambria Math" w:cs="Cambria Math"/>
          <w:sz w:val="24"/>
          <w:szCs w:val="24"/>
        </w:rPr>
        <w:instrText>‐</w:instrText>
      </w:r>
      <w:r w:rsidR="00782EF5">
        <w:rPr>
          <w:sz w:val="24"/>
          <w:szCs w:val="24"/>
        </w:rPr>
        <w:instrText xml:space="preserve">infection","volume":"92","author":[{"family":"Atkinson","given":"Matthew S."},{"family":"Savage","given":"Anna E."}],"issued":{"date-parts":[["2023",9]]}}},{"id":451,"uris":["http://zotero.org/users/8769338/items/CNJF7M2X"],"itemData":{"id":451,"type":"article-journal","container-title":"EcoHealth","DOI":"10.1007/s10393-007-0115-3","ISSN":"1612-9202, 1612-9210","issue":"3","journalAbbreviation":"EcoHealth","language":"en","page":"310-317","source":"DOI.org (Crossref)","title":"Discovery of a Novel Alveolate Pathogen Affecting Southern Leopard Frogs in Georgia: Description of the Disease and Host Effects","title-short":"Discovery of a Novel Alveolate Pathogen Affecting Southern Leopard Frogs in Georgia","volume":"4","author":[{"family":"Davis","given":"Andrew K."},{"family":"Yabsley","given":"Michael J."},{"family":"Kevin Keel","given":"M."},{"family":"Maerz","given":"John C."}],"issued":{"date-parts":[["2007",10,3]]}}}],"schema":"https://github.com/citation-style-language/schema/raw/master/csl-citation.json"} </w:instrText>
      </w:r>
      <w:r w:rsidR="00782EF5">
        <w:rPr>
          <w:sz w:val="24"/>
          <w:szCs w:val="24"/>
        </w:rPr>
        <w:fldChar w:fldCharType="separate"/>
      </w:r>
      <w:r w:rsidR="00782EF5">
        <w:rPr>
          <w:noProof/>
          <w:sz w:val="24"/>
          <w:szCs w:val="24"/>
        </w:rPr>
        <w:t>(Atkinson &amp; Savage, 2023; Davis et al., 2007)</w:t>
      </w:r>
      <w:r w:rsidR="00782EF5">
        <w:rPr>
          <w:sz w:val="24"/>
          <w:szCs w:val="24"/>
        </w:rPr>
        <w:fldChar w:fldCharType="end"/>
      </w:r>
      <w:r w:rsidR="00782EF5">
        <w:rPr>
          <w:sz w:val="24"/>
          <w:szCs w:val="24"/>
        </w:rPr>
        <w:t xml:space="preserve">, recent work suggests a much broader host range that may encompass &gt;95% of extant frogs </w:t>
      </w:r>
      <w:r w:rsidR="00782EF5">
        <w:rPr>
          <w:sz w:val="24"/>
          <w:szCs w:val="24"/>
        </w:rPr>
        <w:fldChar w:fldCharType="begin"/>
      </w:r>
      <w:r w:rsidR="00782EF5">
        <w:rPr>
          <w:sz w:val="24"/>
          <w:szCs w:val="24"/>
        </w:rPr>
        <w:instrText xml:space="preserve"> ADDIN ZOTERO_ITEM CSL_CITATION {"citationID":"TZDUMxLG","properties":{"formattedCitation":"(Chambouvet et al., 2015; Smilansky et al., 2021)","plainCitation":"(Chambouvet et al., 2015; Smilansky et al., 2021)","noteIndex":0},"citationItems":[{"id":449,"uris":["http://zotero.org/users/8769338/items/JAX2NJQI"],"itemData":{"id":449,"type":"article-journal","abstract":"Significance\n            Amphibians are among the most threatened animal groups. Population declines and extinctions have been linked, in part, to emerging infectious diseases. One such emerging disease has been attributed to Perkinsea-like protists causing mass mortality events in the United States. Using molecular methods, we evaluated the diversity of Perkinsea parasites in livers sampled from a wide taxonomic collection of tadpoles from six countries across three continents. We discovered a previously unidentified phylogenetically distinct infectious agent of tadpole livers present in a broad range of frogs from both tropical and temperate sites and across all sampled continents. These data demonstrate the high prevalence and global distribution of this infectious protist.\n          , \n            \n              The decline of amphibian populations, particularly frogs, is often cited as an example in support of the claim that Earth is undergoing its sixth mass extinction event. Amphibians seem to be particularly sensitive to emerging diseases (e.g., fungal and viral pathogens), yet the diversity and geographic distribution of infectious agents are only starting to be investigated. Recent work has linked a previously undescribed protist with mass-mortality events in the United States, in which infected frog tadpoles have an abnormally enlarged yellowish liver filled with protist cells of a presumed parasite. Phylogenetic analyses revealed that this infectious agent was affiliated with the Perkinsea: a parasitic group within the alveolates exemplified by\n              Perkinsus\n              sp., a “marine” protist responsible for mass-mortality events in commercial shellfish populations. Using small subunit (SSU) ribosomal DNA (rDNA) sequencing, we developed a targeted PCR protocol for preferentially sampling a clade of the Perkinsea. We tested this protocol on freshwater environmental DNA, revealing a wide diversity of Perkinsea lineages in these environments. Then, we used the same protocol to test for Perkinsea-like lineages in livers of 182 tadpoles from multiple families of frogs. We identified a distinct Perkinsea clade, encompassing a low level of SSU rDNA variation different from the lineage previously associated with tadpole mass-mortality events. Members of this clade were present in 38 tadpoles sampled from 14 distinct genera/phylogroups, from five countries across three continents. These data provide, to our knowledge, the first evidence that Perkinsea-like protists infect tadpoles across a wide taxonomic range of frogs in tropical and temperate environments, including oceanic islands.","container-title":"Proceedings of the National Academy of Sciences","DOI":"10.1073/pnas.1500163112","ISSN":"0027-8424, 1091-6490","issue":"34","journalAbbreviation":"Proc. Natl. Acad. Sci. U.S.A.","language":"en","source":"DOI.org (Crossref)","title":"Cryptic infection of a broad taxonomic and geographic diversity of tadpoles by Perkinsea protists","URL":"https://pnas.org/doi/full/10.1073/pnas.1500163112","volume":"112","author":[{"family":"Chambouvet","given":"Aurélie"},{"family":"Gower","given":"David J."},{"family":"Jirků","given":"Miloslav"},{"family":"Yabsley","given":"Michael J."},{"family":"Davis","given":"Andrew K."},{"family":"Leonard","given":"Guy"},{"family":"Maguire","given":"Finlay"},{"family":"Doherty-Bone","given":"Thomas M."},{"family":"Bittencourt-Silva","given":"Gabriela Bueno"},{"family":"Wilkinson","given":"Mark"},{"family":"Richards","given":"Thomas A."}],"accessed":{"date-parts":[["2023",9,20]]},"issued":{"date-parts":[["2015",8,25]]}}},{"id":447,"uris":["http://zotero.org/users/8769338/items/ZFHMBHKA"],"itemData":{"id":447,"type":"article-journal","abstract":"Severe Perkinsea infection is an emerging disease of amphibians, specifically tadpoles. Disease presentation correlates with liver infections of a subclade of Perkinsea (Alveolata) protists, named Pathogenic Perkinsea Clade (PPC). Tadpole mortality events associated with PPC infections have been reported across North America, from Alaska to Florida. Here, we investigate the geographic and host range of PPC associations in seemingly healthy tadpoles sampled from Panama, a biogeographic provenance critically affected by amphibian decline. To complement this work, we also investigate a mortality event among\n              Hyla arborea\n              tadpoles in captive-bred UK specimens. PPC SSU rDNA was detected in 10 of 81 Panama tadpoles tested, and\n              H. arborea\n              tadpoles from the UK. Phylogenies of the Perkinsea SSU rDNA sequences demonstrate they are highly similar to PPC sequences sampled from mortality events in the USA, and phylogenetic analysis of tadpole mitochondrial SSU rDNA demonstrates, for the first time, PPC associations in diverse hylids. These data provide further understanding of the biogeography and host range of this putative pathogenic group, factors likely to be important for conservation planning.","container-title":"Biology Letters","DOI":"10.1098/rsbl.2021.0166","ISSN":"1744-957X","issue":"6","journalAbbreviation":"Biol. Lett.","language":"en","page":"20210166","source":"DOI.org (Crossref)","title":"Expanded host and geographic range of tadpole associations with the Severe Perkinsea Infection group","volume":"17","author":[{"family":"Smilansky","given":"Vanessa"},{"family":"Jirků","given":"Miloslav"},{"family":"Milner","given":"David S."},{"family":"Ibáñez","given":"Roberto"},{"family":"Gratwicke","given":"Brian"},{"family":"Nicholls","given":"Andrew"},{"family":"Lukeš","given":"Julius"},{"family":"Chambouvet","given":"Aurélie"},{"family":"Richards","given":"Thomas A."}],"issued":{"date-parts":[["2021",6]]}}}],"schema":"https://github.com/citation-style-language/schema/raw/master/csl-citation.json"} </w:instrText>
      </w:r>
      <w:r w:rsidR="00782EF5">
        <w:rPr>
          <w:sz w:val="24"/>
          <w:szCs w:val="24"/>
        </w:rPr>
        <w:fldChar w:fldCharType="separate"/>
      </w:r>
      <w:r w:rsidR="00782EF5">
        <w:rPr>
          <w:noProof/>
          <w:sz w:val="24"/>
          <w:szCs w:val="24"/>
        </w:rPr>
        <w:t>(Chambouvet et al., 2015; Smilansky et al., 2021)</w:t>
      </w:r>
      <w:r w:rsidR="00782EF5">
        <w:rPr>
          <w:sz w:val="24"/>
          <w:szCs w:val="24"/>
        </w:rPr>
        <w:fldChar w:fldCharType="end"/>
      </w:r>
      <w:r w:rsidR="00782EF5">
        <w:rPr>
          <w:sz w:val="24"/>
          <w:szCs w:val="24"/>
        </w:rPr>
        <w:t xml:space="preserve">. </w:t>
      </w:r>
      <w:r w:rsidR="00782EF5">
        <w:rPr>
          <w:sz w:val="24"/>
          <w:szCs w:val="24"/>
        </w:rPr>
        <w:t>Future studies may consider whether these patterns extend beyond ranavirus into other generalist pathogens affecting amphibians.</w:t>
      </w:r>
      <w:r w:rsidR="00782EF5" w:rsidRPr="00DB2F80">
        <w:rPr>
          <w:sz w:val="24"/>
          <w:szCs w:val="24"/>
        </w:rPr>
        <w:t xml:space="preserve"> </w:t>
      </w:r>
    </w:p>
    <w:p w14:paraId="67783EF4" w14:textId="4BD2D7B5" w:rsidR="002E6E0F" w:rsidRPr="00DB2F80" w:rsidRDefault="00000000" w:rsidP="0040206D">
      <w:pPr>
        <w:spacing w:line="360" w:lineRule="auto"/>
        <w:ind w:firstLine="720"/>
        <w:rPr>
          <w:sz w:val="24"/>
          <w:szCs w:val="24"/>
        </w:rPr>
      </w:pPr>
      <w:r w:rsidRPr="00DB2F80">
        <w:rPr>
          <w:sz w:val="24"/>
          <w:szCs w:val="24"/>
        </w:rPr>
        <w:t xml:space="preserve">Our analysis was constrained by certain </w:t>
      </w:r>
      <w:r w:rsidR="0040206D" w:rsidRPr="00DB2F80">
        <w:rPr>
          <w:sz w:val="24"/>
          <w:szCs w:val="24"/>
        </w:rPr>
        <w:t>intentional and</w:t>
      </w:r>
      <w:r w:rsidRPr="00DB2F80">
        <w:rPr>
          <w:sz w:val="24"/>
          <w:szCs w:val="24"/>
        </w:rPr>
        <w:t xml:space="preserve"> important limitations. First, while the focus of our study was on the transmission potential of ranavirus in larval amphibian communities characterized through the basic reproductive number (</w:t>
      </w:r>
      <w:r w:rsidRPr="00DB2F80">
        <w:rPr>
          <w:i/>
          <w:sz w:val="24"/>
          <w:szCs w:val="24"/>
        </w:rPr>
        <w:t>R</w:t>
      </w:r>
      <w:r w:rsidRPr="00DB2F80">
        <w:rPr>
          <w:sz w:val="24"/>
          <w:szCs w:val="24"/>
          <w:vertAlign w:val="subscript"/>
        </w:rPr>
        <w:t>0</w:t>
      </w:r>
      <w:r w:rsidRPr="00DB2F80">
        <w:rPr>
          <w:sz w:val="24"/>
          <w:szCs w:val="24"/>
        </w:rPr>
        <w:t xml:space="preserve">) and observations of ranavirus epizootics, other features of the system such as disease severity </w:t>
      </w:r>
      <w:r w:rsidRPr="00DB2F80">
        <w:rPr>
          <w:sz w:val="24"/>
          <w:szCs w:val="24"/>
        </w:rPr>
        <w:fldChar w:fldCharType="begin"/>
      </w:r>
      <w:r w:rsidR="000A46F0" w:rsidRPr="00DB2F80">
        <w:rPr>
          <w:sz w:val="24"/>
          <w:szCs w:val="24"/>
        </w:rPr>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00DB2F80">
        <w:rPr>
          <w:sz w:val="24"/>
          <w:szCs w:val="24"/>
        </w:rPr>
        <w:fldChar w:fldCharType="separate"/>
      </w:r>
      <w:r w:rsidR="000A46F0" w:rsidRPr="00DB2F80">
        <w:rPr>
          <w:sz w:val="24"/>
          <w:szCs w:val="24"/>
        </w:rPr>
        <w:t>(Price et al., 2019)</w:t>
      </w:r>
      <w:r w:rsidRPr="00DB2F80">
        <w:rPr>
          <w:sz w:val="24"/>
          <w:szCs w:val="24"/>
        </w:rPr>
        <w:fldChar w:fldCharType="end"/>
      </w:r>
      <w:r w:rsidRPr="00DB2F80">
        <w:rPr>
          <w:sz w:val="24"/>
          <w:szCs w:val="24"/>
        </w:rPr>
        <w:t xml:space="preserve">, and persistence of pathogens through multiple seasons </w:t>
      </w:r>
      <w:r w:rsidRPr="00DB2F80">
        <w:rPr>
          <w:sz w:val="24"/>
          <w:szCs w:val="24"/>
        </w:rPr>
        <w:fldChar w:fldCharType="begin"/>
      </w:r>
      <w:r w:rsidR="000A46F0" w:rsidRPr="00DB2F80">
        <w:rPr>
          <w:sz w:val="24"/>
          <w:szCs w:val="24"/>
        </w:rPr>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00DB2F80">
        <w:rPr>
          <w:sz w:val="24"/>
          <w:szCs w:val="24"/>
        </w:rPr>
        <w:fldChar w:fldCharType="separate"/>
      </w:r>
      <w:r w:rsidR="000A46F0" w:rsidRPr="00DB2F80">
        <w:rPr>
          <w:sz w:val="24"/>
          <w:szCs w:val="24"/>
        </w:rPr>
        <w:t>(Hall et al., 2018)</w:t>
      </w:r>
      <w:r w:rsidRPr="00DB2F80">
        <w:rPr>
          <w:sz w:val="24"/>
          <w:szCs w:val="24"/>
        </w:rPr>
        <w:fldChar w:fldCharType="end"/>
      </w:r>
      <w:r w:rsidRPr="00DB2F80">
        <w:rPr>
          <w:sz w:val="24"/>
          <w:szCs w:val="24"/>
        </w:rPr>
        <w:t xml:space="preserve"> may provide insight into the joint effects of both biotic and abiotic factors on the transmission of generalist pathogens, with suitable data. Second, we use </w:t>
      </w:r>
      <w:r w:rsidRPr="00DB2F80">
        <w:rPr>
          <w:sz w:val="24"/>
          <w:szCs w:val="24"/>
        </w:rPr>
        <w:lastRenderedPageBreak/>
        <w:t>species-specific viral load as a proxy for competence and we model this as infectivity in the system but other traits such as susceptibility and exposure risk due to behavior are also important features of the system that were not explored. Generally, competence may be better understood as a context</w:t>
      </w:r>
      <w:r w:rsidR="0040206D" w:rsidRPr="00DB2F80">
        <w:rPr>
          <w:sz w:val="24"/>
          <w:szCs w:val="24"/>
        </w:rPr>
        <w:t>-</w:t>
      </w:r>
      <w:r w:rsidRPr="00DB2F80">
        <w:rPr>
          <w:sz w:val="24"/>
          <w:szCs w:val="24"/>
        </w:rPr>
        <w:t xml:space="preserve">specific phenomenon that will depend on individual-level host traits, pathogen genotype, and the environmental conditions of the interaction </w:t>
      </w:r>
      <w:r w:rsidRPr="00DB2F80">
        <w:rPr>
          <w:sz w:val="24"/>
          <w:szCs w:val="24"/>
        </w:rPr>
        <w:fldChar w:fldCharType="begin"/>
      </w:r>
      <w:r w:rsidR="000A46F0" w:rsidRPr="00DB2F80">
        <w:rPr>
          <w:sz w:val="24"/>
          <w:szCs w:val="24"/>
        </w:rPr>
        <w:instrText xml:space="preserve"> ADDIN ZOTERO_ITEM CSL_CITATION {"citationID":"AX6Z88XY","properties":{"formattedCitation":"(Merrill &amp; Johnson, 2020)","plainCitation":"(Merrill &amp; Johnson, 2020)","noteIndex":0},"citationItems":[{"id":313,"uris":["http://zotero.org/users/8769338/items/KGMT97FA"],"itemData":{"id":313,"type":"article-journal","container-title":"Review","note":"ISBN: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00DB2F80">
        <w:rPr>
          <w:sz w:val="24"/>
          <w:szCs w:val="24"/>
        </w:rPr>
        <w:fldChar w:fldCharType="separate"/>
      </w:r>
      <w:r w:rsidR="000A46F0" w:rsidRPr="00DB2F80">
        <w:rPr>
          <w:sz w:val="24"/>
          <w:szCs w:val="24"/>
        </w:rPr>
        <w:t>(Merrill &amp; Johnson, 2020)</w:t>
      </w:r>
      <w:r w:rsidRPr="00DB2F80">
        <w:rPr>
          <w:sz w:val="24"/>
          <w:szCs w:val="24"/>
        </w:rPr>
        <w:fldChar w:fldCharType="end"/>
      </w:r>
      <w:r w:rsidRPr="00DB2F80">
        <w:rPr>
          <w:sz w:val="24"/>
          <w:szCs w:val="24"/>
        </w:rPr>
        <w:t xml:space="preserve">.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 </w:t>
      </w:r>
    </w:p>
    <w:p w14:paraId="0B13FA86" w14:textId="02BF5311" w:rsidR="002E6E0F" w:rsidRPr="00DB2F80" w:rsidRDefault="00000000" w:rsidP="0040206D">
      <w:pPr>
        <w:spacing w:line="360" w:lineRule="auto"/>
        <w:ind w:firstLine="720"/>
        <w:rPr>
          <w:sz w:val="24"/>
          <w:szCs w:val="24"/>
        </w:rPr>
      </w:pPr>
      <w:r w:rsidRPr="00DB2F80">
        <w:rPr>
          <w:sz w:val="24"/>
          <w:szCs w:val="24"/>
        </w:rPr>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77777777" w:rsidR="002E6E0F" w:rsidRPr="00DB2F80" w:rsidRDefault="002E6E0F" w:rsidP="0040206D">
      <w:pPr>
        <w:spacing w:line="360" w:lineRule="auto"/>
        <w:rPr>
          <w:sz w:val="24"/>
          <w:szCs w:val="24"/>
        </w:rPr>
      </w:pPr>
    </w:p>
    <w:p w14:paraId="592DE692" w14:textId="77777777" w:rsidR="00A85951" w:rsidRPr="00A85951" w:rsidRDefault="00000000" w:rsidP="00A85951">
      <w:pPr>
        <w:pStyle w:val="Bibliography"/>
      </w:pPr>
      <w:r w:rsidRPr="00DB2F80">
        <w:rPr>
          <w:sz w:val="24"/>
          <w:szCs w:val="24"/>
        </w:rPr>
        <w:fldChar w:fldCharType="begin"/>
      </w:r>
      <w:r w:rsidR="000A46F0" w:rsidRPr="00DB2F80">
        <w:rPr>
          <w:sz w:val="24"/>
          <w:szCs w:val="24"/>
        </w:rPr>
        <w:instrText xml:space="preserve"> ADDIN ZOTERO_BIBL {"uncited":[],"omitted":[],"custom":[]} CSL_BIBLIOGRAPHY </w:instrText>
      </w:r>
      <w:r w:rsidRPr="00DB2F80">
        <w:rPr>
          <w:sz w:val="24"/>
          <w:szCs w:val="24"/>
        </w:rPr>
        <w:fldChar w:fldCharType="separate"/>
      </w:r>
      <w:r w:rsidR="00A85951" w:rsidRPr="00A85951">
        <w:t xml:space="preserve">Allender, M. C., Bunick, D., &amp; Mitchell, M. A. (2013). Development and validation of TaqMan quantitative PCR for detection of frog virus 3-like virus in eastern box turtles (Terrapene carolina carolina). </w:t>
      </w:r>
      <w:r w:rsidR="00A85951" w:rsidRPr="00A85951">
        <w:rPr>
          <w:i/>
          <w:iCs/>
        </w:rPr>
        <w:t>Journal of Virological Methods</w:t>
      </w:r>
      <w:r w:rsidR="00A85951" w:rsidRPr="00A85951">
        <w:t xml:space="preserve">, </w:t>
      </w:r>
      <w:r w:rsidR="00A85951" w:rsidRPr="00A85951">
        <w:rPr>
          <w:i/>
          <w:iCs/>
        </w:rPr>
        <w:t>188</w:t>
      </w:r>
      <w:r w:rsidR="00A85951" w:rsidRPr="00A85951">
        <w:t>(1–2), 121–125. https://doi.org/10.1016/j.jviromet.2012.12.012</w:t>
      </w:r>
    </w:p>
    <w:p w14:paraId="50F3589D" w14:textId="77777777" w:rsidR="00A85951" w:rsidRPr="00A85951" w:rsidRDefault="00A85951" w:rsidP="00A85951">
      <w:pPr>
        <w:pStyle w:val="Bibliography"/>
      </w:pPr>
      <w:r w:rsidRPr="00A85951">
        <w:t xml:space="preserve">Altizer, S., Ostfeld, R. S., Johnson, P. T. J., Kutz, S., &amp; Harvell, C. D. (2013). Climate Change and Infectious Diseases: From Evidence to a Predictive Framework. </w:t>
      </w:r>
      <w:r w:rsidRPr="00A85951">
        <w:rPr>
          <w:i/>
          <w:iCs/>
        </w:rPr>
        <w:t>Science (American Association for the Advancement of Science)</w:t>
      </w:r>
      <w:r w:rsidRPr="00A85951">
        <w:t xml:space="preserve">, </w:t>
      </w:r>
      <w:r w:rsidRPr="00A85951">
        <w:rPr>
          <w:i/>
          <w:iCs/>
        </w:rPr>
        <w:t>341</w:t>
      </w:r>
      <w:r w:rsidRPr="00A85951">
        <w:t>(6145), 514–519. https://doi.org/10.1126/science.1239401</w:t>
      </w:r>
    </w:p>
    <w:p w14:paraId="229B5641" w14:textId="77777777" w:rsidR="00A85951" w:rsidRPr="00A85951" w:rsidRDefault="00A85951" w:rsidP="00A85951">
      <w:pPr>
        <w:pStyle w:val="Bibliography"/>
      </w:pPr>
      <w:r w:rsidRPr="00A85951">
        <w:t xml:space="preserve">Antonovics, J., Wilson, A. J., Forbes, M. R., Hauffe, H. C., Kallio, E. R., Leggett, H. C., Longdon, B., Okamura, B., Sait, S. M., &amp; Webster, J. P. (2017). The evolution of transmission mode. </w:t>
      </w:r>
      <w:r w:rsidRPr="00A85951">
        <w:rPr>
          <w:i/>
          <w:iCs/>
        </w:rPr>
        <w:t>Philosophical Transactions of the Royal Society B: Biological Sciences</w:t>
      </w:r>
      <w:r w:rsidRPr="00A85951">
        <w:t xml:space="preserve">, </w:t>
      </w:r>
      <w:r w:rsidRPr="00A85951">
        <w:rPr>
          <w:i/>
          <w:iCs/>
        </w:rPr>
        <w:t>372</w:t>
      </w:r>
      <w:r w:rsidRPr="00A85951">
        <w:t>(1719), 20160083. https://doi.org/10.1098/rstb.2016.0083</w:t>
      </w:r>
    </w:p>
    <w:p w14:paraId="3C48BF93" w14:textId="77777777" w:rsidR="00A85951" w:rsidRPr="00A85951" w:rsidRDefault="00A85951" w:rsidP="00A85951">
      <w:pPr>
        <w:pStyle w:val="Bibliography"/>
      </w:pPr>
      <w:r w:rsidRPr="00A85951">
        <w:t>Atkinson, M. S., &amp; Savage, A. E. (2023). Widespread amphibian Perkinsea infections associated with Ranidae hosts, cooler months and Ranavirus co</w:t>
      </w:r>
      <w:r w:rsidRPr="00A85951">
        <w:rPr>
          <w:rFonts w:ascii="Cambria Math" w:hAnsi="Cambria Math" w:cs="Cambria Math"/>
        </w:rPr>
        <w:t>‐</w:t>
      </w:r>
      <w:r w:rsidRPr="00A85951">
        <w:t xml:space="preserve">infection. </w:t>
      </w:r>
      <w:r w:rsidRPr="00A85951">
        <w:rPr>
          <w:i/>
          <w:iCs/>
        </w:rPr>
        <w:t>Journal of Animal Ecology</w:t>
      </w:r>
      <w:r w:rsidRPr="00A85951">
        <w:t xml:space="preserve">, </w:t>
      </w:r>
      <w:r w:rsidRPr="00A85951">
        <w:rPr>
          <w:i/>
          <w:iCs/>
        </w:rPr>
        <w:t>92</w:t>
      </w:r>
      <w:r w:rsidRPr="00A85951">
        <w:t>(9), 1856–1868. https://doi.org/10.1111/1365-2656.13977</w:t>
      </w:r>
    </w:p>
    <w:p w14:paraId="4DEA3A93" w14:textId="77777777" w:rsidR="00A85951" w:rsidRPr="00A85951" w:rsidRDefault="00A85951" w:rsidP="00A85951">
      <w:pPr>
        <w:pStyle w:val="Bibliography"/>
      </w:pPr>
      <w:r w:rsidRPr="00A85951">
        <w:t xml:space="preserve">Becker, C. G., Rodriguez, D., Longo, A. V., Talaba, A. L., &amp; Zamudio, K. R. (2012). Disease Risk in Temperate Amphibian Populations Is Higher at Closed-Canopy Sites. </w:t>
      </w:r>
      <w:r w:rsidRPr="00A85951">
        <w:rPr>
          <w:i/>
          <w:iCs/>
        </w:rPr>
        <w:t>PloS One</w:t>
      </w:r>
      <w:r w:rsidRPr="00A85951">
        <w:t xml:space="preserve">, </w:t>
      </w:r>
      <w:r w:rsidRPr="00A85951">
        <w:rPr>
          <w:i/>
          <w:iCs/>
        </w:rPr>
        <w:t>7</w:t>
      </w:r>
      <w:r w:rsidRPr="00A85951">
        <w:t>(10), e48205. https://doi.org/10.1371/journal.pone.0048205</w:t>
      </w:r>
    </w:p>
    <w:p w14:paraId="2DD600E1" w14:textId="77777777" w:rsidR="00A85951" w:rsidRPr="00A85951" w:rsidRDefault="00A85951" w:rsidP="00A85951">
      <w:pPr>
        <w:pStyle w:val="Bibliography"/>
      </w:pPr>
      <w:r w:rsidRPr="00A85951">
        <w:t xml:space="preserve">Berger, L., Speare, R., Daszak, P., Green, D. E., Cunningham, A. A., Goggin, C. L., Slocombe, R., Ragan, M. A., Hyatt, A. D., McDonald, K. R., Hines, H. B., Lips, K. R., Marantelli, G., &amp; Parkes, H. (1998). Chytridiomycosis causes amphibian mortality associated with population declines in the rain forests of Australia and Central America. </w:t>
      </w:r>
      <w:r w:rsidRPr="00A85951">
        <w:rPr>
          <w:i/>
          <w:iCs/>
        </w:rPr>
        <w:t>Proceedings of the National Academy of Sciences</w:t>
      </w:r>
      <w:r w:rsidRPr="00A85951">
        <w:t xml:space="preserve">, </w:t>
      </w:r>
      <w:r w:rsidRPr="00A85951">
        <w:rPr>
          <w:i/>
          <w:iCs/>
        </w:rPr>
        <w:t>95</w:t>
      </w:r>
      <w:r w:rsidRPr="00A85951">
        <w:t>(15), 9031–9036. https://doi.org/10.1073/pnas.95.15.9031</w:t>
      </w:r>
    </w:p>
    <w:p w14:paraId="05EC8BA9" w14:textId="77777777" w:rsidR="00A85951" w:rsidRPr="00A85951" w:rsidRDefault="00A85951" w:rsidP="00A85951">
      <w:pPr>
        <w:pStyle w:val="Bibliography"/>
      </w:pPr>
      <w:r w:rsidRPr="00A85951">
        <w:lastRenderedPageBreak/>
        <w:t xml:space="preserve">Bienentreu, J.-F., &amp; Lesbarrères, D. (2020). Amphibian Disease Ecology: Are We Just Scratching the Surface? </w:t>
      </w:r>
      <w:r w:rsidRPr="00A85951">
        <w:rPr>
          <w:i/>
          <w:iCs/>
        </w:rPr>
        <w:t>Herpetologica</w:t>
      </w:r>
      <w:r w:rsidRPr="00A85951">
        <w:t xml:space="preserve">, </w:t>
      </w:r>
      <w:r w:rsidRPr="00A85951">
        <w:rPr>
          <w:i/>
          <w:iCs/>
        </w:rPr>
        <w:t>76</w:t>
      </w:r>
      <w:r w:rsidRPr="00A85951">
        <w:t>(2), 153. https://doi.org/10.1655/0018-0831-76.2.153</w:t>
      </w:r>
    </w:p>
    <w:p w14:paraId="5EB696A7" w14:textId="77777777" w:rsidR="00A85951" w:rsidRPr="00A85951" w:rsidRDefault="00A85951" w:rsidP="00A85951">
      <w:pPr>
        <w:pStyle w:val="Bibliography"/>
      </w:pPr>
      <w:r w:rsidRPr="00A85951">
        <w:t xml:space="preserve">Blaustein, A. R., Walls, S. C., Bancroft, B. A., Lawler, J. J., Searle, C. L., &amp; Gervasi, S. S. (2010). Direct and Indirect Effects of Climate Change on Amphibian Populations. </w:t>
      </w:r>
      <w:r w:rsidRPr="00A85951">
        <w:rPr>
          <w:i/>
          <w:iCs/>
        </w:rPr>
        <w:t>Diversity</w:t>
      </w:r>
      <w:r w:rsidRPr="00A85951">
        <w:t xml:space="preserve">, </w:t>
      </w:r>
      <w:r w:rsidRPr="00A85951">
        <w:rPr>
          <w:i/>
          <w:iCs/>
        </w:rPr>
        <w:t>2</w:t>
      </w:r>
      <w:r w:rsidRPr="00A85951">
        <w:t>(2), 281–313. https://doi.org/10.3390/d2020281</w:t>
      </w:r>
    </w:p>
    <w:p w14:paraId="1DBE70B8" w14:textId="77777777" w:rsidR="00A85951" w:rsidRPr="00A85951" w:rsidRDefault="00A85951" w:rsidP="00A85951">
      <w:pPr>
        <w:pStyle w:val="Bibliography"/>
      </w:pPr>
      <w:r w:rsidRPr="00A85951">
        <w:t xml:space="preserve">Brenes, R., Gray, M. J., Waltzek, T. B., Wilkes, R. P., &amp; Miller, D. L. (2014). Transmission of ranavirus between ectothermic vertebrate hosts. </w:t>
      </w:r>
      <w:r w:rsidRPr="00A85951">
        <w:rPr>
          <w:i/>
          <w:iCs/>
        </w:rPr>
        <w:t>PLoS ONE</w:t>
      </w:r>
      <w:r w:rsidRPr="00A85951">
        <w:t>. https://doi.org/10.1371/journal.pone.0092476</w:t>
      </w:r>
    </w:p>
    <w:p w14:paraId="2DF6F379" w14:textId="77777777" w:rsidR="00A85951" w:rsidRPr="00A85951" w:rsidRDefault="00A85951" w:rsidP="00A85951">
      <w:pPr>
        <w:pStyle w:val="Bibliography"/>
      </w:pPr>
      <w:r w:rsidRPr="00A85951">
        <w:t xml:space="preserve">Brunner, J. L., Beaty, L., Guitard, A., &amp; Russell, D. (2017). Heterogeneities in the infection process drive ranavirus transmission. </w:t>
      </w:r>
      <w:r w:rsidRPr="00A85951">
        <w:rPr>
          <w:i/>
          <w:iCs/>
        </w:rPr>
        <w:t>Ecology</w:t>
      </w:r>
      <w:r w:rsidRPr="00A85951">
        <w:t xml:space="preserve">, </w:t>
      </w:r>
      <w:r w:rsidRPr="00A85951">
        <w:rPr>
          <w:i/>
          <w:iCs/>
        </w:rPr>
        <w:t>98</w:t>
      </w:r>
      <w:r w:rsidRPr="00A85951">
        <w:t>(2), 576–582. https://doi.org/10.1002/ecy.1644</w:t>
      </w:r>
    </w:p>
    <w:p w14:paraId="75E73E5F" w14:textId="77777777" w:rsidR="00A85951" w:rsidRPr="00A85951" w:rsidRDefault="00A85951" w:rsidP="00A85951">
      <w:pPr>
        <w:pStyle w:val="Bibliography"/>
      </w:pPr>
      <w:r w:rsidRPr="00A85951">
        <w:t xml:space="preserve">Chambouvet, A., Gower, D. J., Jirků, M., Yabsley, M. J., Davis, A. K., Leonard, G., Maguire, F., Doherty-Bone, T. M., Bittencourt-Silva, G. B., Wilkinson, M., &amp; Richards, T. A. (2015). Cryptic infection of a broad taxonomic and geographic diversity of tadpoles by Perkinsea protists. </w:t>
      </w:r>
      <w:r w:rsidRPr="00A85951">
        <w:rPr>
          <w:i/>
          <w:iCs/>
        </w:rPr>
        <w:t>Proceedings of the National Academy of Sciences</w:t>
      </w:r>
      <w:r w:rsidRPr="00A85951">
        <w:t xml:space="preserve">, </w:t>
      </w:r>
      <w:r w:rsidRPr="00A85951">
        <w:rPr>
          <w:i/>
          <w:iCs/>
        </w:rPr>
        <w:t>112</w:t>
      </w:r>
      <w:r w:rsidRPr="00A85951">
        <w:t>(34). https://doi.org/10.1073/pnas.1500163112</w:t>
      </w:r>
    </w:p>
    <w:p w14:paraId="4350C569" w14:textId="77777777" w:rsidR="00A85951" w:rsidRPr="00A85951" w:rsidRDefault="00A85951" w:rsidP="00A85951">
      <w:pPr>
        <w:pStyle w:val="Bibliography"/>
      </w:pPr>
      <w:r w:rsidRPr="00A85951">
        <w:t xml:space="preserve">Cohen, J. M., Civitello, D. J., Brace, A. J., Feichtinger, E. M., Ortega, C. N., Richardson, J. C., Sauer, E. L., Liu, X., &amp; Rohr, J. R. (2016). Spatial scale modulates the strength of ecological processes driving disease distributions. </w:t>
      </w:r>
      <w:r w:rsidRPr="00A85951">
        <w:rPr>
          <w:i/>
          <w:iCs/>
        </w:rPr>
        <w:t>Proceedings of the National Academy of Sciences</w:t>
      </w:r>
      <w:r w:rsidRPr="00A85951">
        <w:t xml:space="preserve">, </w:t>
      </w:r>
      <w:r w:rsidRPr="00A85951">
        <w:rPr>
          <w:i/>
          <w:iCs/>
        </w:rPr>
        <w:t>113</w:t>
      </w:r>
      <w:r w:rsidRPr="00A85951">
        <w:t>(24), E3359–E3364. https://doi.org/10.1073/pnas.1521657113</w:t>
      </w:r>
    </w:p>
    <w:p w14:paraId="0CB23393" w14:textId="77777777" w:rsidR="00A85951" w:rsidRPr="00A85951" w:rsidRDefault="00A85951" w:rsidP="00A85951">
      <w:pPr>
        <w:pStyle w:val="Bibliography"/>
      </w:pPr>
      <w:r w:rsidRPr="00A85951">
        <w:t xml:space="preserve">Coleman, A. L. (2018). </w:t>
      </w:r>
      <w:r w:rsidRPr="00A85951">
        <w:rPr>
          <w:i/>
          <w:iCs/>
        </w:rPr>
        <w:t>Incorporating environmental factors into discussions of diversity-disease relationships</w:t>
      </w:r>
      <w:r w:rsidRPr="00A85951">
        <w:t>. University of Georgia.</w:t>
      </w:r>
    </w:p>
    <w:p w14:paraId="2B714D7E" w14:textId="77777777" w:rsidR="00A85951" w:rsidRPr="00A85951" w:rsidRDefault="00A85951" w:rsidP="00A85951">
      <w:pPr>
        <w:pStyle w:val="Bibliography"/>
      </w:pPr>
      <w:r w:rsidRPr="00A85951">
        <w:t xml:space="preserve">Davis, A. K., Yabsley, M. J., Kevin Keel, M., &amp; Maerz, J. C. (2007). Discovery of a Novel Alveolate Pathogen Affecting Southern Leopard Frogs in Georgia: Description of the </w:t>
      </w:r>
      <w:r w:rsidRPr="00A85951">
        <w:lastRenderedPageBreak/>
        <w:t xml:space="preserve">Disease and Host Effects. </w:t>
      </w:r>
      <w:r w:rsidRPr="00A85951">
        <w:rPr>
          <w:i/>
          <w:iCs/>
        </w:rPr>
        <w:t>EcoHealth</w:t>
      </w:r>
      <w:r w:rsidRPr="00A85951">
        <w:t xml:space="preserve">, </w:t>
      </w:r>
      <w:r w:rsidRPr="00A85951">
        <w:rPr>
          <w:i/>
          <w:iCs/>
        </w:rPr>
        <w:t>4</w:t>
      </w:r>
      <w:r w:rsidRPr="00A85951">
        <w:t>(3), 310–317. https://doi.org/10.1007/s10393-007-0115-3</w:t>
      </w:r>
    </w:p>
    <w:p w14:paraId="34B6B25E" w14:textId="77777777" w:rsidR="00A85951" w:rsidRPr="00A85951" w:rsidRDefault="00A85951" w:rsidP="00A85951">
      <w:pPr>
        <w:pStyle w:val="Bibliography"/>
      </w:pPr>
      <w:r w:rsidRPr="00A85951">
        <w:t xml:space="preserve">Diekmann, O., Heesterbeek, J. A. P., &amp; Roberts, M. G. (2009). The construction of next-generation matrices for compartmental epidemic models. </w:t>
      </w:r>
      <w:r w:rsidRPr="00A85951">
        <w:rPr>
          <w:i/>
          <w:iCs/>
        </w:rPr>
        <w:t>Journal of the Royal Society Interface</w:t>
      </w:r>
      <w:r w:rsidRPr="00A85951">
        <w:t xml:space="preserve">, </w:t>
      </w:r>
      <w:r w:rsidRPr="00A85951">
        <w:rPr>
          <w:i/>
          <w:iCs/>
        </w:rPr>
        <w:t>7</w:t>
      </w:r>
      <w:r w:rsidRPr="00A85951">
        <w:t>(47), 873–885. https://doi.org/10.1098/rsif.2009.0386</w:t>
      </w:r>
    </w:p>
    <w:p w14:paraId="5FE58096" w14:textId="77777777" w:rsidR="00A85951" w:rsidRPr="00A85951" w:rsidRDefault="00A85951" w:rsidP="00A85951">
      <w:pPr>
        <w:pStyle w:val="Bibliography"/>
      </w:pPr>
      <w:r w:rsidRPr="00A85951">
        <w:t xml:space="preserve">Dillon, W. W., &amp; Meentemeyer, R. K. (2019). Direct and indirect effects of forest microclimate on pathogen spillover. </w:t>
      </w:r>
      <w:r w:rsidRPr="00A85951">
        <w:rPr>
          <w:i/>
          <w:iCs/>
        </w:rPr>
        <w:t>Ecology (Durham)</w:t>
      </w:r>
      <w:r w:rsidRPr="00A85951">
        <w:t xml:space="preserve">, </w:t>
      </w:r>
      <w:r w:rsidRPr="00A85951">
        <w:rPr>
          <w:i/>
          <w:iCs/>
        </w:rPr>
        <w:t>100</w:t>
      </w:r>
      <w:r w:rsidRPr="00A85951">
        <w:t>(5), e02686-n/a. https://doi.org/10.1002/ecy.2686</w:t>
      </w:r>
    </w:p>
    <w:p w14:paraId="0282DC6D" w14:textId="77777777" w:rsidR="00A85951" w:rsidRPr="00A85951" w:rsidRDefault="00A85951" w:rsidP="00A85951">
      <w:pPr>
        <w:pStyle w:val="Bibliography"/>
      </w:pPr>
      <w:r w:rsidRPr="00A85951">
        <w:t xml:space="preserve">Dobson, A. (2004). Population Dynamics of Pathogens with Multiple Host Species. </w:t>
      </w:r>
      <w:r w:rsidRPr="00A85951">
        <w:rPr>
          <w:i/>
          <w:iCs/>
        </w:rPr>
        <w:t>The American Naturalist</w:t>
      </w:r>
      <w:r w:rsidRPr="00A85951">
        <w:t xml:space="preserve">, </w:t>
      </w:r>
      <w:r w:rsidRPr="00A85951">
        <w:rPr>
          <w:i/>
          <w:iCs/>
        </w:rPr>
        <w:t>164</w:t>
      </w:r>
      <w:r w:rsidRPr="00A85951">
        <w:t>(S5), S64–S78. https://doi.org/10.1086/424681</w:t>
      </w:r>
    </w:p>
    <w:p w14:paraId="714F0495" w14:textId="77777777" w:rsidR="00A85951" w:rsidRPr="00A85951" w:rsidRDefault="00A85951" w:rsidP="00A85951">
      <w:pPr>
        <w:pStyle w:val="Bibliography"/>
      </w:pPr>
      <w:r w:rsidRPr="00A85951">
        <w:t xml:space="preserve">Downs, C. J., Schoenle, L. A., Han, B. A., Harrison, J. F., &amp; Martin, L. B. (2019). Scaling of Host Competence. </w:t>
      </w:r>
      <w:r w:rsidRPr="00A85951">
        <w:rPr>
          <w:i/>
          <w:iCs/>
        </w:rPr>
        <w:t>Trends in Parasitology</w:t>
      </w:r>
      <w:r w:rsidRPr="00A85951">
        <w:t xml:space="preserve">, </w:t>
      </w:r>
      <w:r w:rsidRPr="00A85951">
        <w:rPr>
          <w:i/>
          <w:iCs/>
        </w:rPr>
        <w:t>35</w:t>
      </w:r>
      <w:r w:rsidRPr="00A85951">
        <w:t>(3), 182–192. https://doi.org/10.1016/j.pt.2018.12.002</w:t>
      </w:r>
    </w:p>
    <w:p w14:paraId="7F6FB0CD" w14:textId="77777777" w:rsidR="00A85951" w:rsidRPr="00A85951" w:rsidRDefault="00A85951" w:rsidP="00A85951">
      <w:pPr>
        <w:pStyle w:val="Bibliography"/>
      </w:pPr>
      <w:r w:rsidRPr="00A85951">
        <w:t xml:space="preserve">Eisenberg, M. C., Robertson, S. L., &amp; Tien, J. H. (2013). Identifiability and estimation of multiple transmission pathways in cholera and waterborne disease. </w:t>
      </w:r>
      <w:r w:rsidRPr="00A85951">
        <w:rPr>
          <w:i/>
          <w:iCs/>
        </w:rPr>
        <w:t>Journal of Theoretical Biology</w:t>
      </w:r>
      <w:r w:rsidRPr="00A85951">
        <w:t xml:space="preserve">, </w:t>
      </w:r>
      <w:r w:rsidRPr="00A85951">
        <w:rPr>
          <w:i/>
          <w:iCs/>
        </w:rPr>
        <w:t>324</w:t>
      </w:r>
      <w:r w:rsidRPr="00A85951">
        <w:t>, 84–102. https://doi.org/10.1016/j.jtbi.2012.12.021</w:t>
      </w:r>
    </w:p>
    <w:p w14:paraId="7ADEB629" w14:textId="77777777" w:rsidR="00A85951" w:rsidRPr="00A85951" w:rsidRDefault="00A85951" w:rsidP="00A85951">
      <w:pPr>
        <w:pStyle w:val="Bibliography"/>
      </w:pPr>
      <w:r w:rsidRPr="00A85951">
        <w:t xml:space="preserve">Fenton, A., Fairbairn, J. P., Norman, R., &amp; Hudson, P. J. (2002). Parasite transmission: Reconciling theory and reality. </w:t>
      </w:r>
      <w:r w:rsidRPr="00A85951">
        <w:rPr>
          <w:i/>
          <w:iCs/>
        </w:rPr>
        <w:t>Journal of Animal Ecology</w:t>
      </w:r>
      <w:r w:rsidRPr="00A85951">
        <w:t xml:space="preserve">, </w:t>
      </w:r>
      <w:r w:rsidRPr="00A85951">
        <w:rPr>
          <w:i/>
          <w:iCs/>
        </w:rPr>
        <w:t>71</w:t>
      </w:r>
      <w:r w:rsidRPr="00A85951">
        <w:t>(5), 893–905. https://doi.org/10.1046/j.1365-2656.2002.00656.x</w:t>
      </w:r>
    </w:p>
    <w:p w14:paraId="4CFF2F51" w14:textId="77777777" w:rsidR="00A85951" w:rsidRPr="00A85951" w:rsidRDefault="00A85951" w:rsidP="00A85951">
      <w:pPr>
        <w:pStyle w:val="Bibliography"/>
      </w:pPr>
      <w:r w:rsidRPr="00A85951">
        <w:t>Fountain</w:t>
      </w:r>
      <w:r w:rsidRPr="00A85951">
        <w:rPr>
          <w:rFonts w:ascii="Cambria Math" w:hAnsi="Cambria Math" w:cs="Cambria Math"/>
        </w:rPr>
        <w:t>‐</w:t>
      </w:r>
      <w:r w:rsidRPr="00A85951">
        <w:t>Jones, N. M., Pearse, W. D., Escobar, L. E., Alba</w:t>
      </w:r>
      <w:r w:rsidRPr="00A85951">
        <w:rPr>
          <w:rFonts w:ascii="Cambria Math" w:hAnsi="Cambria Math" w:cs="Cambria Math"/>
        </w:rPr>
        <w:t>‐</w:t>
      </w:r>
      <w:r w:rsidRPr="00A85951">
        <w:t>Casals, A., Carver, S., Davies, T. J., Kraberger, S., Papeş, M., Vandegrift, K., Worsley</w:t>
      </w:r>
      <w:r w:rsidRPr="00A85951">
        <w:rPr>
          <w:rFonts w:ascii="Cambria Math" w:hAnsi="Cambria Math" w:cs="Cambria Math"/>
        </w:rPr>
        <w:t>‐</w:t>
      </w:r>
      <w:r w:rsidRPr="00A85951">
        <w:t>Tonks, K., &amp; Craft, M. E. (2018). Towards an eco</w:t>
      </w:r>
      <w:r w:rsidRPr="00A85951">
        <w:rPr>
          <w:rFonts w:ascii="Cambria Math" w:hAnsi="Cambria Math" w:cs="Cambria Math"/>
        </w:rPr>
        <w:t>‐</w:t>
      </w:r>
      <w:r w:rsidRPr="00A85951">
        <w:t xml:space="preserve">phylogenetic framework for infectious disease ecology. </w:t>
      </w:r>
      <w:r w:rsidRPr="00A85951">
        <w:rPr>
          <w:i/>
          <w:iCs/>
        </w:rPr>
        <w:t>Biological Reviews</w:t>
      </w:r>
      <w:r w:rsidRPr="00A85951">
        <w:t xml:space="preserve">, </w:t>
      </w:r>
      <w:r w:rsidRPr="00A85951">
        <w:rPr>
          <w:i/>
          <w:iCs/>
        </w:rPr>
        <w:t>93</w:t>
      </w:r>
      <w:r w:rsidRPr="00A85951">
        <w:t>(2), 950–970. https://doi.org/10.1111/brv.12380</w:t>
      </w:r>
    </w:p>
    <w:p w14:paraId="74C709F8" w14:textId="77777777" w:rsidR="00A85951" w:rsidRPr="00A85951" w:rsidRDefault="00A85951" w:rsidP="00A85951">
      <w:pPr>
        <w:pStyle w:val="Bibliography"/>
      </w:pPr>
      <w:r w:rsidRPr="00A85951">
        <w:t xml:space="preserve">Gehman, A.-L. M., Hall, R. J., &amp; Byers, J. E. (2018). Host and parasite thermal ecology jointly determine the effect of climate warming on epidemic dynamics. </w:t>
      </w:r>
      <w:r w:rsidRPr="00A85951">
        <w:rPr>
          <w:i/>
          <w:iCs/>
        </w:rPr>
        <w:t xml:space="preserve">Proceedings of the </w:t>
      </w:r>
      <w:r w:rsidRPr="00A85951">
        <w:rPr>
          <w:i/>
          <w:iCs/>
        </w:rPr>
        <w:lastRenderedPageBreak/>
        <w:t>National Academy of Sciences</w:t>
      </w:r>
      <w:r w:rsidRPr="00A85951">
        <w:t xml:space="preserve">, </w:t>
      </w:r>
      <w:r w:rsidRPr="00A85951">
        <w:rPr>
          <w:i/>
          <w:iCs/>
        </w:rPr>
        <w:t>115</w:t>
      </w:r>
      <w:r w:rsidRPr="00A85951">
        <w:t>(4), 744–749. https://doi.org/10.1073/pnas.1705067115</w:t>
      </w:r>
    </w:p>
    <w:p w14:paraId="12D65D3E" w14:textId="77777777" w:rsidR="00A85951" w:rsidRPr="00A85951" w:rsidRDefault="00A85951" w:rsidP="00A85951">
      <w:pPr>
        <w:pStyle w:val="Bibliography"/>
      </w:pPr>
      <w:r w:rsidRPr="00A85951">
        <w:t xml:space="preserve">Gray, M. J., Miller, D. L., &amp; Hoverman, J. T. (2009). Ecology and pathology of amphibian ranaviruses. </w:t>
      </w:r>
      <w:r w:rsidRPr="00A85951">
        <w:rPr>
          <w:i/>
          <w:iCs/>
        </w:rPr>
        <w:t>Diseases of Aquatic Organisms</w:t>
      </w:r>
      <w:r w:rsidRPr="00A85951">
        <w:t xml:space="preserve">, </w:t>
      </w:r>
      <w:r w:rsidRPr="00A85951">
        <w:rPr>
          <w:i/>
          <w:iCs/>
        </w:rPr>
        <w:t>87</w:t>
      </w:r>
      <w:r w:rsidRPr="00A85951">
        <w:t>(3), 243–266. https://doi.org/10.3354/dao02138</w:t>
      </w:r>
    </w:p>
    <w:p w14:paraId="44C3C773" w14:textId="77777777" w:rsidR="00A85951" w:rsidRPr="00A85951" w:rsidRDefault="00A85951" w:rsidP="00A85951">
      <w:pPr>
        <w:pStyle w:val="Bibliography"/>
      </w:pPr>
      <w:r w:rsidRPr="00A85951">
        <w:t xml:space="preserve">Green, D. E., Converse, K. A., &amp; Schrader, A. K. (2002). Epizootiology of Sixty-Four Amphibian Morbidity and Mortality Events in the USA, 1996-2001. </w:t>
      </w:r>
      <w:r w:rsidRPr="00A85951">
        <w:rPr>
          <w:i/>
          <w:iCs/>
        </w:rPr>
        <w:t>Annals of the New York Academy of Sciences</w:t>
      </w:r>
      <w:r w:rsidRPr="00A85951">
        <w:t xml:space="preserve">, </w:t>
      </w:r>
      <w:r w:rsidRPr="00A85951">
        <w:rPr>
          <w:i/>
          <w:iCs/>
        </w:rPr>
        <w:t>969</w:t>
      </w:r>
      <w:r w:rsidRPr="00A85951">
        <w:t>(1), 323–339. https://doi.org/10.1111/j.1749-6632.2002.tb04400.x</w:t>
      </w:r>
    </w:p>
    <w:p w14:paraId="25C75BE6" w14:textId="77777777" w:rsidR="00A85951" w:rsidRPr="00A85951" w:rsidRDefault="00A85951" w:rsidP="00A85951">
      <w:pPr>
        <w:pStyle w:val="Bibliography"/>
      </w:pPr>
      <w:r w:rsidRPr="00A85951">
        <w:t xml:space="preserve">Hall, E. M., Goldberg, C. S., Brunner, J. L., &amp; Crespi, E. J. (2018). Seasonal dynamics and potential drivers of ranavirus epidemics in wood frog populations. </w:t>
      </w:r>
      <w:r w:rsidRPr="00A85951">
        <w:rPr>
          <w:i/>
          <w:iCs/>
        </w:rPr>
        <w:t>Oecologia</w:t>
      </w:r>
      <w:r w:rsidRPr="00A85951">
        <w:t xml:space="preserve">, </w:t>
      </w:r>
      <w:r w:rsidRPr="00A85951">
        <w:rPr>
          <w:i/>
          <w:iCs/>
        </w:rPr>
        <w:t>188</w:t>
      </w:r>
      <w:r w:rsidRPr="00A85951">
        <w:t>(4), 1253–1262. https://doi.org/10.1007/s00442-018-4274-4</w:t>
      </w:r>
    </w:p>
    <w:p w14:paraId="6C1D4737" w14:textId="77777777" w:rsidR="00A85951" w:rsidRPr="00A85951" w:rsidRDefault="00A85951" w:rsidP="00A85951">
      <w:pPr>
        <w:pStyle w:val="Bibliography"/>
      </w:pPr>
      <w:r w:rsidRPr="00A85951">
        <w:t xml:space="preserve">Holt, R. D., Dobson, A. P., Begon, M., Bowers, R. G., &amp; Schauber, E. M. (2003). Parasite establishment in host communities. </w:t>
      </w:r>
      <w:r w:rsidRPr="00A85951">
        <w:rPr>
          <w:i/>
          <w:iCs/>
        </w:rPr>
        <w:t>Ecology Letters</w:t>
      </w:r>
      <w:r w:rsidRPr="00A85951">
        <w:t xml:space="preserve">, </w:t>
      </w:r>
      <w:r w:rsidRPr="00A85951">
        <w:rPr>
          <w:i/>
          <w:iCs/>
        </w:rPr>
        <w:t>6</w:t>
      </w:r>
      <w:r w:rsidRPr="00A85951">
        <w:t>(9), 837–842. https://doi.org/10.1046/j.1461-0248.2003.00501.x</w:t>
      </w:r>
    </w:p>
    <w:p w14:paraId="3A41FFD1" w14:textId="77777777" w:rsidR="00A85951" w:rsidRPr="00A85951" w:rsidRDefault="00A85951" w:rsidP="00A85951">
      <w:pPr>
        <w:pStyle w:val="Bibliography"/>
      </w:pPr>
      <w:r w:rsidRPr="00A85951">
        <w:t>Hopkins, S. R., Fleming</w:t>
      </w:r>
      <w:r w:rsidRPr="00A85951">
        <w:rPr>
          <w:rFonts w:ascii="Cambria Math" w:hAnsi="Cambria Math" w:cs="Cambria Math"/>
        </w:rPr>
        <w:t>‐</w:t>
      </w:r>
      <w:r w:rsidRPr="00A85951">
        <w:t xml:space="preserve">Davies, A. E., Belden, L. K., Wojdak, J. M., &amp; Golding, N. (2020). Systematic review of modelling assumptions and empirical evidence: Does parasite transmission increase nonlinearly with host density? </w:t>
      </w:r>
      <w:r w:rsidRPr="00A85951">
        <w:rPr>
          <w:i/>
          <w:iCs/>
        </w:rPr>
        <w:t>Methods in Ecology and Evolution</w:t>
      </w:r>
      <w:r w:rsidRPr="00A85951">
        <w:t xml:space="preserve">, </w:t>
      </w:r>
      <w:r w:rsidRPr="00A85951">
        <w:rPr>
          <w:i/>
          <w:iCs/>
        </w:rPr>
        <w:t>11</w:t>
      </w:r>
      <w:r w:rsidRPr="00A85951">
        <w:t>(4), 476–486. https://doi.org/10.1111/2041-210X.13361</w:t>
      </w:r>
    </w:p>
    <w:p w14:paraId="10FFD1EA" w14:textId="77777777" w:rsidR="00A85951" w:rsidRPr="00A85951" w:rsidRDefault="00A85951" w:rsidP="00A85951">
      <w:pPr>
        <w:pStyle w:val="Bibliography"/>
      </w:pPr>
      <w:r w:rsidRPr="00A85951">
        <w:t xml:space="preserve">Isidoro-Ayza, M., Lorch, J. M., Grear, D. A., Winzeler, M., Calhoun, D. L., &amp; Barichivich, W. J. (2017). Pathogenic lineage of Perkinsea associated with mass mortality of frogs across the United States. </w:t>
      </w:r>
      <w:r w:rsidRPr="00A85951">
        <w:rPr>
          <w:i/>
          <w:iCs/>
        </w:rPr>
        <w:t>Scientific Reports</w:t>
      </w:r>
      <w:r w:rsidRPr="00A85951">
        <w:t xml:space="preserve">, </w:t>
      </w:r>
      <w:r w:rsidRPr="00A85951">
        <w:rPr>
          <w:i/>
          <w:iCs/>
        </w:rPr>
        <w:t>7</w:t>
      </w:r>
      <w:r w:rsidRPr="00A85951">
        <w:t>(1), 10288. https://doi.org/10.1038/s41598-017-10456-1</w:t>
      </w:r>
    </w:p>
    <w:p w14:paraId="4124C172" w14:textId="77777777" w:rsidR="00A85951" w:rsidRPr="00A85951" w:rsidRDefault="00A85951" w:rsidP="00A85951">
      <w:pPr>
        <w:pStyle w:val="Bibliography"/>
      </w:pPr>
      <w:r w:rsidRPr="00A85951">
        <w:t xml:space="preserve">Johnson, A. F., &amp; Brunner, J. L. (2014). Persistence of an amphibian ranavirus in aquatic communities. </w:t>
      </w:r>
      <w:r w:rsidRPr="00A85951">
        <w:rPr>
          <w:i/>
          <w:iCs/>
        </w:rPr>
        <w:t>Diseases of Aquatic Organisms</w:t>
      </w:r>
      <w:r w:rsidRPr="00A85951">
        <w:t xml:space="preserve">, </w:t>
      </w:r>
      <w:r w:rsidRPr="00A85951">
        <w:rPr>
          <w:i/>
          <w:iCs/>
        </w:rPr>
        <w:t>111</w:t>
      </w:r>
      <w:r w:rsidRPr="00A85951">
        <w:t>(2), 129–138. https://doi.org/10.3354/dao02774</w:t>
      </w:r>
    </w:p>
    <w:p w14:paraId="3A1DF82C" w14:textId="77777777" w:rsidR="00A85951" w:rsidRPr="00A85951" w:rsidRDefault="00A85951" w:rsidP="00A85951">
      <w:pPr>
        <w:pStyle w:val="Bibliography"/>
      </w:pPr>
      <w:r w:rsidRPr="00A85951">
        <w:lastRenderedPageBreak/>
        <w:t xml:space="preserve">Johnson, P. T. J., Ostfeld, R. S., &amp; Keesing, F. (2015). Frontiers in research on biodiversity and disease. </w:t>
      </w:r>
      <w:r w:rsidRPr="00A85951">
        <w:rPr>
          <w:i/>
          <w:iCs/>
        </w:rPr>
        <w:t>Ecology Letters</w:t>
      </w:r>
      <w:r w:rsidRPr="00A85951">
        <w:t>. https://doi.org/10.1111/ele.12479</w:t>
      </w:r>
    </w:p>
    <w:p w14:paraId="2AC68DF2" w14:textId="77777777" w:rsidR="00A85951" w:rsidRPr="00A85951" w:rsidRDefault="00A85951" w:rsidP="00A85951">
      <w:pPr>
        <w:pStyle w:val="Bibliography"/>
      </w:pPr>
      <w:r w:rsidRPr="00A85951">
        <w:t xml:space="preserve">Johnson, P. T. J., Preston, D. L., Hoverman, J. T., &amp; Richgels, K. L. D. (2013). Biodiversity decreases disease through predictable changes in host community competence. </w:t>
      </w:r>
      <w:r w:rsidRPr="00A85951">
        <w:rPr>
          <w:i/>
          <w:iCs/>
        </w:rPr>
        <w:t>Nature</w:t>
      </w:r>
      <w:r w:rsidRPr="00A85951">
        <w:t>. https://doi.org/10.1038/nature11883</w:t>
      </w:r>
    </w:p>
    <w:p w14:paraId="1E404E37" w14:textId="77777777" w:rsidR="00A85951" w:rsidRPr="00A85951" w:rsidRDefault="00A85951" w:rsidP="00A85951">
      <w:pPr>
        <w:pStyle w:val="Bibliography"/>
      </w:pPr>
      <w:r w:rsidRPr="00A85951">
        <w:t xml:space="preserve">Lesbarrères, D., Balseiro, A., Brunner, J., Chinchar, V. G., Duffus, A., Kerby, J., Miller, D. L., Robert, J., Schock, D. M., Waltzek, T., &amp; Gray, M. J. (2012). Ranavirus: Past, present and future. </w:t>
      </w:r>
      <w:r w:rsidRPr="00A85951">
        <w:rPr>
          <w:i/>
          <w:iCs/>
        </w:rPr>
        <w:t>Biology Letters</w:t>
      </w:r>
      <w:r w:rsidRPr="00A85951">
        <w:t xml:space="preserve">, </w:t>
      </w:r>
      <w:r w:rsidRPr="00A85951">
        <w:rPr>
          <w:i/>
          <w:iCs/>
        </w:rPr>
        <w:t>8</w:t>
      </w:r>
      <w:r w:rsidRPr="00A85951">
        <w:t>(4), 481–483. https://doi.org/10.1098/rsbl.2011.0951</w:t>
      </w:r>
    </w:p>
    <w:p w14:paraId="24054A88" w14:textId="77777777" w:rsidR="00A85951" w:rsidRPr="00A85951" w:rsidRDefault="00A85951" w:rsidP="00A85951">
      <w:pPr>
        <w:pStyle w:val="Bibliography"/>
      </w:pPr>
      <w:r w:rsidRPr="00A85951">
        <w:t xml:space="preserve">Love, C., Winzeler, M., Beasley, R., Scott, D., Nunziata, S., &amp; Lance, S. (2016). Patterns of amphibian infection prevalence across wetlands on the Savannah River Site, South Carolina, USA. </w:t>
      </w:r>
      <w:r w:rsidRPr="00A85951">
        <w:rPr>
          <w:i/>
          <w:iCs/>
        </w:rPr>
        <w:t>Diseases of Aquatic Organisms</w:t>
      </w:r>
      <w:r w:rsidRPr="00A85951">
        <w:t xml:space="preserve">, </w:t>
      </w:r>
      <w:r w:rsidRPr="00A85951">
        <w:rPr>
          <w:i/>
          <w:iCs/>
        </w:rPr>
        <w:t>121</w:t>
      </w:r>
      <w:r w:rsidRPr="00A85951">
        <w:t>(1), 1–14. https://doi.org/10.3354/dao03039</w:t>
      </w:r>
    </w:p>
    <w:p w14:paraId="7A08FFDF" w14:textId="77777777" w:rsidR="00A85951" w:rsidRPr="00A85951" w:rsidRDefault="00A85951" w:rsidP="00A85951">
      <w:pPr>
        <w:pStyle w:val="Bibliography"/>
      </w:pPr>
      <w:r w:rsidRPr="00A85951">
        <w:t xml:space="preserve">Majewska, A. A., Sims, S., Schneider, A., Altizer, S., &amp; Hall, R. J. (2019). Multiple transmission routes sustain high prevalence of a virulent parasite in a butterfly host. </w:t>
      </w:r>
      <w:r w:rsidRPr="00A85951">
        <w:rPr>
          <w:i/>
          <w:iCs/>
        </w:rPr>
        <w:t>Proceedings of the Royal Society B: Biological Sciences</w:t>
      </w:r>
      <w:r w:rsidRPr="00A85951">
        <w:t xml:space="preserve">, </w:t>
      </w:r>
      <w:r w:rsidRPr="00A85951">
        <w:rPr>
          <w:i/>
          <w:iCs/>
        </w:rPr>
        <w:t>286</w:t>
      </w:r>
      <w:r w:rsidRPr="00A85951">
        <w:t>(1910), 20191630. https://doi.org/10.1098/rspb.2019.1630</w:t>
      </w:r>
    </w:p>
    <w:p w14:paraId="464CFE41" w14:textId="77777777" w:rsidR="00A85951" w:rsidRPr="00A85951" w:rsidRDefault="00A85951" w:rsidP="00A85951">
      <w:pPr>
        <w:pStyle w:val="Bibliography"/>
      </w:pPr>
      <w:r w:rsidRPr="00A85951">
        <w:t xml:space="preserve">Maniero, G. D., Morales, H., Gantress, J., &amp; Robert, J. (2006). Generation of a long-lasting, protective, and neutralizing antibody response to the ranavirus FV3 by the frog Xenopus. </w:t>
      </w:r>
      <w:r w:rsidRPr="00A85951">
        <w:rPr>
          <w:i/>
          <w:iCs/>
        </w:rPr>
        <w:t>Developmental &amp; Comparative Immunology</w:t>
      </w:r>
      <w:r w:rsidRPr="00A85951">
        <w:t xml:space="preserve">, </w:t>
      </w:r>
      <w:r w:rsidRPr="00A85951">
        <w:rPr>
          <w:i/>
          <w:iCs/>
        </w:rPr>
        <w:t>30</w:t>
      </w:r>
      <w:r w:rsidRPr="00A85951">
        <w:t>(7), 649–657. https://doi.org/10.1016/j.dci.2005.09.007</w:t>
      </w:r>
    </w:p>
    <w:p w14:paraId="12C2E134" w14:textId="77777777" w:rsidR="00A85951" w:rsidRPr="00A85951" w:rsidRDefault="00A85951" w:rsidP="00A85951">
      <w:pPr>
        <w:pStyle w:val="Bibliography"/>
      </w:pPr>
      <w:r w:rsidRPr="00A85951">
        <w:t xml:space="preserve">Martin, L. B., Burgan, S. C., Adelman, J. S., &amp; Gervasi, S. S. (2016). Host Competence: An Organismal Trait to Integrate Immunology and Epidemiology. </w:t>
      </w:r>
      <w:r w:rsidRPr="00A85951">
        <w:rPr>
          <w:i/>
          <w:iCs/>
        </w:rPr>
        <w:t>Integrative and Comparative Biology</w:t>
      </w:r>
      <w:r w:rsidRPr="00A85951">
        <w:t xml:space="preserve">, </w:t>
      </w:r>
      <w:r w:rsidRPr="00A85951">
        <w:rPr>
          <w:i/>
          <w:iCs/>
        </w:rPr>
        <w:t>56</w:t>
      </w:r>
      <w:r w:rsidRPr="00A85951">
        <w:t>(6), 1225–1237. https://doi.org/10.1093/icb/icw064</w:t>
      </w:r>
    </w:p>
    <w:p w14:paraId="59463658" w14:textId="77777777" w:rsidR="00A85951" w:rsidRPr="00A85951" w:rsidRDefault="00A85951" w:rsidP="00A85951">
      <w:pPr>
        <w:pStyle w:val="Bibliography"/>
      </w:pPr>
      <w:r w:rsidRPr="00A85951">
        <w:t xml:space="preserve">Merrill, T. E. S., &amp; Johnson, P. T. J. (2020). Towards a mechanistic understanding of competence: A missing link in diversity-disease research. </w:t>
      </w:r>
      <w:r w:rsidRPr="00A85951">
        <w:rPr>
          <w:i/>
          <w:iCs/>
        </w:rPr>
        <w:t>Review</w:t>
      </w:r>
      <w:r w:rsidRPr="00A85951">
        <w:t>.</w:t>
      </w:r>
    </w:p>
    <w:p w14:paraId="759FBF7B" w14:textId="77777777" w:rsidR="00A85951" w:rsidRPr="00A85951" w:rsidRDefault="00A85951" w:rsidP="00A85951">
      <w:pPr>
        <w:pStyle w:val="Bibliography"/>
      </w:pPr>
      <w:r w:rsidRPr="00A85951">
        <w:lastRenderedPageBreak/>
        <w:t xml:space="preserve">Miller, D., Gray, M., &amp; Storfer, A. (2011). Ecopathology of Ranaviruses Infecting Amphibians. </w:t>
      </w:r>
      <w:r w:rsidRPr="00A85951">
        <w:rPr>
          <w:i/>
          <w:iCs/>
        </w:rPr>
        <w:t>Viruses</w:t>
      </w:r>
      <w:r w:rsidRPr="00A85951">
        <w:t xml:space="preserve">, </w:t>
      </w:r>
      <w:r w:rsidRPr="00A85951">
        <w:rPr>
          <w:i/>
          <w:iCs/>
        </w:rPr>
        <w:t>3</w:t>
      </w:r>
      <w:r w:rsidRPr="00A85951">
        <w:t>(11), 2351–2373. https://doi.org/10.3390/v3112351</w:t>
      </w:r>
    </w:p>
    <w:p w14:paraId="0C81D902" w14:textId="77777777" w:rsidR="00A85951" w:rsidRPr="00A85951" w:rsidRDefault="00A85951" w:rsidP="00A85951">
      <w:pPr>
        <w:pStyle w:val="Bibliography"/>
      </w:pPr>
      <w:r w:rsidRPr="00A85951">
        <w:t xml:space="preserve">Nazir, J., Spengler, M., &amp; Marschang, R. E. (2012). Environmental persistence of amphibian and reptilian ranaviruses. </w:t>
      </w:r>
      <w:r w:rsidRPr="00A85951">
        <w:rPr>
          <w:i/>
          <w:iCs/>
        </w:rPr>
        <w:t>Diseases of Aquatic Organisms</w:t>
      </w:r>
      <w:r w:rsidRPr="00A85951">
        <w:t xml:space="preserve">, </w:t>
      </w:r>
      <w:r w:rsidRPr="00A85951">
        <w:rPr>
          <w:i/>
          <w:iCs/>
        </w:rPr>
        <w:t>98</w:t>
      </w:r>
      <w:r w:rsidRPr="00A85951">
        <w:t>(3), 177–184. https://doi.org/10.3354/dao02443</w:t>
      </w:r>
    </w:p>
    <w:p w14:paraId="6C6ED6D9" w14:textId="77777777" w:rsidR="00A85951" w:rsidRPr="00A85951" w:rsidRDefault="00A85951" w:rsidP="00A85951">
      <w:pPr>
        <w:pStyle w:val="Bibliography"/>
      </w:pPr>
      <w:r w:rsidRPr="00A85951">
        <w:t xml:space="preserve">Ostfeld, R. S., Levi, T., Jolles, A. E., Martin, L. B., Hosseini, P. R., &amp; Keesing, F. (2014). Life History and Demographic Drivers of Reservoir Competence for Three Tick-Borne Zoonotic Pathogens. </w:t>
      </w:r>
      <w:r w:rsidRPr="00A85951">
        <w:rPr>
          <w:i/>
          <w:iCs/>
        </w:rPr>
        <w:t>PLoS ONE</w:t>
      </w:r>
      <w:r w:rsidRPr="00A85951">
        <w:t xml:space="preserve">, </w:t>
      </w:r>
      <w:r w:rsidRPr="00A85951">
        <w:rPr>
          <w:i/>
          <w:iCs/>
        </w:rPr>
        <w:t>9</w:t>
      </w:r>
      <w:r w:rsidRPr="00A85951">
        <w:t>(9), e107387. https://doi.org/10.1371/journal.pone.0107387</w:t>
      </w:r>
    </w:p>
    <w:p w14:paraId="73353AB7" w14:textId="77777777" w:rsidR="00A85951" w:rsidRPr="00A85951" w:rsidRDefault="00A85951" w:rsidP="00A85951">
      <w:pPr>
        <w:pStyle w:val="Bibliography"/>
      </w:pPr>
      <w:r w:rsidRPr="00A85951">
        <w:t xml:space="preserve">Ostfeld, R. S., Myers, S. S., Jolles, A., Holt, R. D., Jones, K. E., Hudson, P., Dobson, A., Harvell, C. D., Keesing, F., Belden, L. K., Bogich, T., Daszak, P., &amp; Mitchell, C. E. (2010). Impacts of biodiversity on the emergence and transmission of infectious diseases. </w:t>
      </w:r>
      <w:r w:rsidRPr="00A85951">
        <w:rPr>
          <w:i/>
          <w:iCs/>
        </w:rPr>
        <w:t>Nature (London)</w:t>
      </w:r>
      <w:r w:rsidRPr="00A85951">
        <w:t xml:space="preserve">, </w:t>
      </w:r>
      <w:r w:rsidRPr="00A85951">
        <w:rPr>
          <w:i/>
          <w:iCs/>
        </w:rPr>
        <w:t>468</w:t>
      </w:r>
      <w:r w:rsidRPr="00A85951">
        <w:t>(7324), 647–652. https://doi.org/10.1038/nature09575</w:t>
      </w:r>
    </w:p>
    <w:p w14:paraId="5C1A704C" w14:textId="77777777" w:rsidR="00A85951" w:rsidRPr="00A85951" w:rsidRDefault="00A85951" w:rsidP="00A85951">
      <w:pPr>
        <w:pStyle w:val="Bibliography"/>
      </w:pPr>
      <w:r w:rsidRPr="00A85951">
        <w:t xml:space="preserve">Patterson, J. E. H., &amp; Ruckstuhl, K. E. (2013). Parasite infection and host group size: A meta-analytical review. </w:t>
      </w:r>
      <w:r w:rsidRPr="00A85951">
        <w:rPr>
          <w:i/>
          <w:iCs/>
        </w:rPr>
        <w:t>Parasitology</w:t>
      </w:r>
      <w:r w:rsidRPr="00A85951">
        <w:t xml:space="preserve">, </w:t>
      </w:r>
      <w:r w:rsidRPr="00A85951">
        <w:rPr>
          <w:i/>
          <w:iCs/>
        </w:rPr>
        <w:t>140</w:t>
      </w:r>
      <w:r w:rsidRPr="00A85951">
        <w:t>(7), 803–813.</w:t>
      </w:r>
    </w:p>
    <w:p w14:paraId="7D52EA26" w14:textId="77777777" w:rsidR="00A85951" w:rsidRPr="00A85951" w:rsidRDefault="00A85951" w:rsidP="00A85951">
      <w:pPr>
        <w:pStyle w:val="Bibliography"/>
      </w:pPr>
      <w:r w:rsidRPr="00A85951">
        <w:t xml:space="preserve">Price, S. J., Garner, T. W. J., Nichols, R. A., Balloux, F., Ayres, C., Mora-Cabello de Alba, A., &amp; Bosch, J. (2014). Collapse of Amphibian Communities Due to an Introduced Ranavirus. </w:t>
      </w:r>
      <w:r w:rsidRPr="00A85951">
        <w:rPr>
          <w:i/>
          <w:iCs/>
        </w:rPr>
        <w:t>Current Biology</w:t>
      </w:r>
      <w:r w:rsidRPr="00A85951">
        <w:t xml:space="preserve">, </w:t>
      </w:r>
      <w:r w:rsidRPr="00A85951">
        <w:rPr>
          <w:i/>
          <w:iCs/>
        </w:rPr>
        <w:t>24</w:t>
      </w:r>
      <w:r w:rsidRPr="00A85951">
        <w:t>(21), 2586–2591. https://doi.org/10.1016/j.cub.2014.09.028</w:t>
      </w:r>
    </w:p>
    <w:p w14:paraId="70EDAC23" w14:textId="77777777" w:rsidR="00A85951" w:rsidRPr="00A85951" w:rsidRDefault="00A85951" w:rsidP="00A85951">
      <w:pPr>
        <w:pStyle w:val="Bibliography"/>
      </w:pPr>
      <w:r w:rsidRPr="00A85951">
        <w:t xml:space="preserve">Price, S. J., Leung, W. T. M., Owen, C. J., Puschendorf, R., Sergeant, C., Cunningham, A. A., Balloux, F., Garner, T. W. J., &amp; Nichols, R. A. (2019). Effects of historic and projected climate change on the range and impacts of an emerging wildlife disease. </w:t>
      </w:r>
      <w:r w:rsidRPr="00A85951">
        <w:rPr>
          <w:i/>
          <w:iCs/>
        </w:rPr>
        <w:t>Global Change Biology</w:t>
      </w:r>
      <w:r w:rsidRPr="00A85951">
        <w:t xml:space="preserve">, </w:t>
      </w:r>
      <w:r w:rsidRPr="00A85951">
        <w:rPr>
          <w:i/>
          <w:iCs/>
        </w:rPr>
        <w:t>25</w:t>
      </w:r>
      <w:r w:rsidRPr="00A85951">
        <w:t>(8), 2648–2660. https://doi.org/10.1111/gcb.14651</w:t>
      </w:r>
    </w:p>
    <w:p w14:paraId="68F1AFFA" w14:textId="77777777" w:rsidR="00A85951" w:rsidRPr="00A85951" w:rsidRDefault="00A85951" w:rsidP="00A85951">
      <w:pPr>
        <w:pStyle w:val="Bibliography"/>
      </w:pPr>
      <w:r w:rsidRPr="00A85951">
        <w:t xml:space="preserve">Roche, B., Dobson, A. P., Guégan, J.-F., &amp; Rohani, P. (2012). Linking community and disease ecology: The impact of biodiversity on pathogen transmission. </w:t>
      </w:r>
      <w:r w:rsidRPr="00A85951">
        <w:rPr>
          <w:i/>
          <w:iCs/>
        </w:rPr>
        <w:t>Philosophical Transactions of the Royal Society B: Biological Sciences</w:t>
      </w:r>
      <w:r w:rsidRPr="00A85951">
        <w:t xml:space="preserve">, </w:t>
      </w:r>
      <w:r w:rsidRPr="00A85951">
        <w:rPr>
          <w:i/>
          <w:iCs/>
        </w:rPr>
        <w:t>367</w:t>
      </w:r>
      <w:r w:rsidRPr="00A85951">
        <w:t>(1604), 2807–2813. https://doi.org/10.1098/rstb.2011.0364</w:t>
      </w:r>
    </w:p>
    <w:p w14:paraId="1AF8EE01" w14:textId="77777777" w:rsidR="00A85951" w:rsidRPr="00A85951" w:rsidRDefault="00A85951" w:rsidP="00A85951">
      <w:pPr>
        <w:pStyle w:val="Bibliography"/>
      </w:pPr>
      <w:r w:rsidRPr="00A85951">
        <w:lastRenderedPageBreak/>
        <w:t xml:space="preserve">Rohani, P., Breban, R., Stallknecht, D. E., &amp; Drake, J. M. (2009). Environmental transmission of low pathogenicity avian influenza viruses and its implications for pathogen invasion. </w:t>
      </w:r>
      <w:r w:rsidRPr="00A85951">
        <w:rPr>
          <w:i/>
          <w:iCs/>
        </w:rPr>
        <w:t>Proceedings of the National Academy of Sciences of the United States of America</w:t>
      </w:r>
      <w:r w:rsidRPr="00A85951">
        <w:t>. https://doi.org/10.1073/pnas.0809026106</w:t>
      </w:r>
    </w:p>
    <w:p w14:paraId="5ACF4A38" w14:textId="77777777" w:rsidR="00A85951" w:rsidRPr="00A85951" w:rsidRDefault="00A85951" w:rsidP="00A85951">
      <w:pPr>
        <w:pStyle w:val="Bibliography"/>
      </w:pPr>
      <w:r w:rsidRPr="00A85951">
        <w:t xml:space="preserve">Rohr, J. R., Civitello, D. J., Halliday, F. W., Hudson, P. J., Lafferty, K. D., Wood, C. L., &amp; Mordecai, E. A. (2019). Towards common ground in the biodiversity–disease debate. </w:t>
      </w:r>
      <w:r w:rsidRPr="00A85951">
        <w:rPr>
          <w:i/>
          <w:iCs/>
        </w:rPr>
        <w:t>Nature Ecology &amp; Evolution</w:t>
      </w:r>
      <w:r w:rsidRPr="00A85951">
        <w:t xml:space="preserve">, </w:t>
      </w:r>
      <w:r w:rsidRPr="00A85951">
        <w:rPr>
          <w:i/>
          <w:iCs/>
        </w:rPr>
        <w:t>4</w:t>
      </w:r>
      <w:r w:rsidRPr="00A85951">
        <w:t>(1), 24–33. https://doi.org/10.1038/s41559-019-1060-6</w:t>
      </w:r>
    </w:p>
    <w:p w14:paraId="5D5F267A" w14:textId="77777777" w:rsidR="00A85951" w:rsidRPr="00A85951" w:rsidRDefault="00A85951" w:rsidP="00A85951">
      <w:pPr>
        <w:pStyle w:val="Bibliography"/>
      </w:pPr>
      <w:r w:rsidRPr="00A85951">
        <w:t xml:space="preserve">Rudolf, V. H. W. (2019). The role of seasonal timing and phenological shifts for species coexistence. </w:t>
      </w:r>
      <w:r w:rsidRPr="00A85951">
        <w:rPr>
          <w:i/>
          <w:iCs/>
        </w:rPr>
        <w:t>Ecology Letters</w:t>
      </w:r>
      <w:r w:rsidRPr="00A85951">
        <w:t>, ele.13277. https://doi.org/10.1111/ele.13277</w:t>
      </w:r>
    </w:p>
    <w:p w14:paraId="2653F1E2" w14:textId="77777777" w:rsidR="00A85951" w:rsidRPr="00A85951" w:rsidRDefault="00A85951" w:rsidP="00A85951">
      <w:pPr>
        <w:pStyle w:val="Bibliography"/>
      </w:pPr>
      <w:r w:rsidRPr="00A85951">
        <w:t xml:space="preserve">Sage, M. J. L., Towey, B. D., Brunner, J. L., &amp; Hawley, D. (2019). Do scavengers prevent or promote disease transmission? The effect of invertebrate scavenging on Ranavirus transmission. </w:t>
      </w:r>
      <w:r w:rsidRPr="00A85951">
        <w:rPr>
          <w:i/>
          <w:iCs/>
        </w:rPr>
        <w:t>Functional Ecology</w:t>
      </w:r>
      <w:r w:rsidRPr="00A85951">
        <w:t xml:space="preserve">, </w:t>
      </w:r>
      <w:r w:rsidRPr="00A85951">
        <w:rPr>
          <w:i/>
          <w:iCs/>
        </w:rPr>
        <w:t>33</w:t>
      </w:r>
      <w:r w:rsidRPr="00A85951">
        <w:t>(7), 1342–1350. https://doi.org/10.1111/1365-2435.13335</w:t>
      </w:r>
    </w:p>
    <w:p w14:paraId="7D734397" w14:textId="77777777" w:rsidR="00A85951" w:rsidRPr="00A85951" w:rsidRDefault="00A85951" w:rsidP="00A85951">
      <w:pPr>
        <w:pStyle w:val="Bibliography"/>
      </w:pPr>
      <w:r w:rsidRPr="00A85951">
        <w:t xml:space="preserve">Savage, V. M., Gillooly, J. F., Brown, J. H., West, G. B., &amp; Charnov, E. L. (2004). Effects of Body Size and Temperature on Population Growth. </w:t>
      </w:r>
      <w:r w:rsidRPr="00A85951">
        <w:rPr>
          <w:i/>
          <w:iCs/>
        </w:rPr>
        <w:t>The American Naturalist</w:t>
      </w:r>
      <w:r w:rsidRPr="00A85951">
        <w:t xml:space="preserve">, </w:t>
      </w:r>
      <w:r w:rsidRPr="00A85951">
        <w:rPr>
          <w:i/>
          <w:iCs/>
        </w:rPr>
        <w:t>163</w:t>
      </w:r>
      <w:r w:rsidRPr="00A85951">
        <w:t>(3), 429–441. https://doi.org/10.1086/381872</w:t>
      </w:r>
    </w:p>
    <w:p w14:paraId="49F4E58D" w14:textId="77777777" w:rsidR="00A85951" w:rsidRPr="00A85951" w:rsidRDefault="00A85951" w:rsidP="00A85951">
      <w:pPr>
        <w:pStyle w:val="Bibliography"/>
      </w:pPr>
      <w:r w:rsidRPr="00A85951">
        <w:t xml:space="preserve">Scheele, B. C., Pasmans, F., Skerratt, L. F., Berger, L., Martel, A., Beukema, W., Acevedo, A. A., Burrowes, P. A., Carvalho, T., Catenazzi, A., De la Riva, I., Fisher, M. C., Flechas, S. V., Foster, C. N., Frías-Álvarez, P., Garner, T. W. J., Gratwicke, B., Guayasamin, J. M., Hirschfeld, M., … Canessa, S. (2019). Amphibian fungal panzootic causes catastrophic and ongoing loss of biodiversity. </w:t>
      </w:r>
      <w:r w:rsidRPr="00A85951">
        <w:rPr>
          <w:i/>
          <w:iCs/>
        </w:rPr>
        <w:t>Science</w:t>
      </w:r>
      <w:r w:rsidRPr="00A85951">
        <w:t xml:space="preserve">, </w:t>
      </w:r>
      <w:r w:rsidRPr="00A85951">
        <w:rPr>
          <w:i/>
          <w:iCs/>
        </w:rPr>
        <w:t>363</w:t>
      </w:r>
      <w:r w:rsidRPr="00A85951">
        <w:t>(6434), 1459–1463. https://doi.org/10.1126/science.aav0379</w:t>
      </w:r>
    </w:p>
    <w:p w14:paraId="53172910" w14:textId="77777777" w:rsidR="00A85951" w:rsidRPr="00A85951" w:rsidRDefault="00A85951" w:rsidP="00A85951">
      <w:pPr>
        <w:pStyle w:val="Bibliography"/>
      </w:pPr>
      <w:r w:rsidRPr="00A85951">
        <w:t>Shaw, K. E., &amp; Civitello, D. J. (2021). Re</w:t>
      </w:r>
      <w:r w:rsidRPr="00A85951">
        <w:rPr>
          <w:rFonts w:ascii="Cambria Math" w:hAnsi="Cambria Math" w:cs="Cambria Math"/>
        </w:rPr>
        <w:t>‐</w:t>
      </w:r>
      <w:r w:rsidRPr="00A85951">
        <w:t xml:space="preserve">emphasizing mechanism in the community ecology of disease. </w:t>
      </w:r>
      <w:r w:rsidRPr="00A85951">
        <w:rPr>
          <w:i/>
          <w:iCs/>
        </w:rPr>
        <w:t>Functional Ecology</w:t>
      </w:r>
      <w:r w:rsidRPr="00A85951">
        <w:t xml:space="preserve">, </w:t>
      </w:r>
      <w:r w:rsidRPr="00A85951">
        <w:rPr>
          <w:i/>
          <w:iCs/>
        </w:rPr>
        <w:t>35</w:t>
      </w:r>
      <w:r w:rsidRPr="00A85951">
        <w:t>(11), 2376–2386. https://doi.org/10.1111/1365-2435.13892</w:t>
      </w:r>
    </w:p>
    <w:p w14:paraId="3A8F38A8" w14:textId="77777777" w:rsidR="00A85951" w:rsidRPr="00A85951" w:rsidRDefault="00A85951" w:rsidP="00A85951">
      <w:pPr>
        <w:pStyle w:val="Bibliography"/>
      </w:pPr>
      <w:r w:rsidRPr="00A85951">
        <w:lastRenderedPageBreak/>
        <w:t xml:space="preserve">Sibly, R. M., &amp; Hone, J. (2002). Population growth rate and its determinants: An overview. </w:t>
      </w:r>
      <w:r w:rsidRPr="00A85951">
        <w:rPr>
          <w:i/>
          <w:iCs/>
        </w:rPr>
        <w:t>Philosophical Transactions of the Royal Society of London. Series B: Biological Sciences</w:t>
      </w:r>
      <w:r w:rsidRPr="00A85951">
        <w:t xml:space="preserve">, </w:t>
      </w:r>
      <w:r w:rsidRPr="00A85951">
        <w:rPr>
          <w:i/>
          <w:iCs/>
        </w:rPr>
        <w:t>357</w:t>
      </w:r>
      <w:r w:rsidRPr="00A85951">
        <w:t>(1425), 1153–1170. https://doi.org/10.1098/rstb.2002.1117</w:t>
      </w:r>
    </w:p>
    <w:p w14:paraId="237D69D0" w14:textId="77777777" w:rsidR="00A85951" w:rsidRPr="00A85951" w:rsidRDefault="00A85951" w:rsidP="00A85951">
      <w:pPr>
        <w:pStyle w:val="Bibliography"/>
      </w:pPr>
      <w:r w:rsidRPr="00A85951">
        <w:t xml:space="preserve">Skerratt, L. F., Berger, L., Speare, R., Cashins, S., McDonald, K. R., Phillott, A. D., Hines, H. B., &amp; Kenyon, N. (2007). Spread of Chytridiomycosis Has Caused the Rapid Global Decline and Extinction of Frogs. </w:t>
      </w:r>
      <w:r w:rsidRPr="00A85951">
        <w:rPr>
          <w:i/>
          <w:iCs/>
        </w:rPr>
        <w:t>EcoHealth</w:t>
      </w:r>
      <w:r w:rsidRPr="00A85951">
        <w:t xml:space="preserve">, </w:t>
      </w:r>
      <w:r w:rsidRPr="00A85951">
        <w:rPr>
          <w:i/>
          <w:iCs/>
        </w:rPr>
        <w:t>4</w:t>
      </w:r>
      <w:r w:rsidRPr="00A85951">
        <w:t>(2), 125. https://doi.org/10.1007/s10393-007-0093-5</w:t>
      </w:r>
    </w:p>
    <w:p w14:paraId="1D510FCE" w14:textId="77777777" w:rsidR="00A85951" w:rsidRPr="00A85951" w:rsidRDefault="00A85951" w:rsidP="00A85951">
      <w:pPr>
        <w:pStyle w:val="Bibliography"/>
      </w:pPr>
      <w:r w:rsidRPr="00A85951">
        <w:t xml:space="preserve">Smilansky, V., Jirků, M., Milner, D. S., Ibáñez, R., Gratwicke, B., Nicholls, A., Lukeš, J., Chambouvet, A., &amp; Richards, T. A. (2021). Expanded host and geographic range of tadpole associations with the Severe Perkinsea Infection group. </w:t>
      </w:r>
      <w:r w:rsidRPr="00A85951">
        <w:rPr>
          <w:i/>
          <w:iCs/>
        </w:rPr>
        <w:t>Biology Letters</w:t>
      </w:r>
      <w:r w:rsidRPr="00A85951">
        <w:t xml:space="preserve">, </w:t>
      </w:r>
      <w:r w:rsidRPr="00A85951">
        <w:rPr>
          <w:i/>
          <w:iCs/>
        </w:rPr>
        <w:t>17</w:t>
      </w:r>
      <w:r w:rsidRPr="00A85951">
        <w:t>(6), 20210166. https://doi.org/10.1098/rsbl.2021.0166</w:t>
      </w:r>
    </w:p>
    <w:p w14:paraId="49D81100" w14:textId="77777777" w:rsidR="00A85951" w:rsidRPr="00A85951" w:rsidRDefault="00A85951" w:rsidP="00A85951">
      <w:pPr>
        <w:pStyle w:val="Bibliography"/>
      </w:pPr>
      <w:r w:rsidRPr="00A85951">
        <w:t xml:space="preserve">Snyder, P. W., Ramsay, C. T., Harjoe, C. C., Khazan, E. S., Briggs, C. J., Hoverman, J. T., Johnson, P. T. J., Preston, D., Rohr, J. R., &amp; Blaustein, A. R. (2023). Experimental evidence that host species composition alters host–pathogen dynamics in a ranavirus–amphibian assemblage. </w:t>
      </w:r>
      <w:r w:rsidRPr="00A85951">
        <w:rPr>
          <w:i/>
          <w:iCs/>
        </w:rPr>
        <w:t>Ecology</w:t>
      </w:r>
      <w:r w:rsidRPr="00A85951">
        <w:t xml:space="preserve">, </w:t>
      </w:r>
      <w:r w:rsidRPr="00A85951">
        <w:rPr>
          <w:i/>
          <w:iCs/>
        </w:rPr>
        <w:t>104</w:t>
      </w:r>
      <w:r w:rsidRPr="00A85951">
        <w:t>(2). https://doi.org/10.1002/ecy.3885</w:t>
      </w:r>
    </w:p>
    <w:p w14:paraId="01110B90" w14:textId="77777777" w:rsidR="00A85951" w:rsidRPr="00A85951" w:rsidRDefault="00A85951" w:rsidP="00A85951">
      <w:pPr>
        <w:pStyle w:val="Bibliography"/>
      </w:pPr>
      <w:r w:rsidRPr="00A85951">
        <w:t xml:space="preserve">Sooryanarain, H., &amp; Elankumaran, S. (2015). Environmental Role in Influenza Virus Outbreaks. </w:t>
      </w:r>
      <w:r w:rsidRPr="00A85951">
        <w:rPr>
          <w:i/>
          <w:iCs/>
        </w:rPr>
        <w:t>Annual Review of Animal Biosciences</w:t>
      </w:r>
      <w:r w:rsidRPr="00A85951">
        <w:t xml:space="preserve">, </w:t>
      </w:r>
      <w:r w:rsidRPr="00A85951">
        <w:rPr>
          <w:i/>
          <w:iCs/>
        </w:rPr>
        <w:t>3</w:t>
      </w:r>
      <w:r w:rsidRPr="00A85951">
        <w:t>(1), 347–373. https://doi.org/10.1146/annurev-animal-022114-111017</w:t>
      </w:r>
    </w:p>
    <w:p w14:paraId="05F54FA2" w14:textId="77777777" w:rsidR="00A85951" w:rsidRPr="00A85951" w:rsidRDefault="00A85951" w:rsidP="00A85951">
      <w:pPr>
        <w:pStyle w:val="Bibliography"/>
      </w:pPr>
      <w:r w:rsidRPr="00A85951">
        <w:t xml:space="preserve">Streicker, D. G., Fenton, A., &amp; Pedersen, A. B. (2013). Differential sources of host species heterogeneity influence the transmission and control of multihost parasites. </w:t>
      </w:r>
      <w:r w:rsidRPr="00A85951">
        <w:rPr>
          <w:i/>
          <w:iCs/>
        </w:rPr>
        <w:t>Ecology Letters</w:t>
      </w:r>
      <w:r w:rsidRPr="00A85951">
        <w:t xml:space="preserve">, </w:t>
      </w:r>
      <w:r w:rsidRPr="00A85951">
        <w:rPr>
          <w:i/>
          <w:iCs/>
        </w:rPr>
        <w:t>16</w:t>
      </w:r>
      <w:r w:rsidRPr="00A85951">
        <w:t>(8), 975–984. https://doi.org/10.1111/ele.12122</w:t>
      </w:r>
    </w:p>
    <w:p w14:paraId="2EFCB5CC" w14:textId="77777777" w:rsidR="00A85951" w:rsidRPr="00A85951" w:rsidRDefault="00A85951" w:rsidP="00A85951">
      <w:pPr>
        <w:pStyle w:val="Bibliography"/>
      </w:pPr>
      <w:r w:rsidRPr="00A85951">
        <w:t>Tornabene, B. J., Blaustein, A. R., Briggs, C. J., Calhoun, D. M., Johnson, P. T. J., McDevitt</w:t>
      </w:r>
      <w:r w:rsidRPr="00A85951">
        <w:rPr>
          <w:rFonts w:ascii="Cambria Math" w:hAnsi="Cambria Math" w:cs="Cambria Math"/>
        </w:rPr>
        <w:t>‐</w:t>
      </w:r>
      <w:r w:rsidRPr="00A85951">
        <w:t xml:space="preserve">Galles, T., Rohr, J. R., &amp; Hoverman, J. T. (2018). The influence of landscape and environmental factors on ranavirus epidemiology in a California amphibian assemblage. </w:t>
      </w:r>
      <w:r w:rsidRPr="00A85951">
        <w:rPr>
          <w:i/>
          <w:iCs/>
        </w:rPr>
        <w:t>Freshwater Biology</w:t>
      </w:r>
      <w:r w:rsidRPr="00A85951">
        <w:t xml:space="preserve">, </w:t>
      </w:r>
      <w:r w:rsidRPr="00A85951">
        <w:rPr>
          <w:i/>
          <w:iCs/>
        </w:rPr>
        <w:t>63</w:t>
      </w:r>
      <w:r w:rsidRPr="00A85951">
        <w:t>(7), 639–651. https://doi.org/10.1111/fwb.13100</w:t>
      </w:r>
    </w:p>
    <w:p w14:paraId="2FD71E14" w14:textId="77777777" w:rsidR="00A85951" w:rsidRPr="00A85951" w:rsidRDefault="00A85951" w:rsidP="00A85951">
      <w:pPr>
        <w:pStyle w:val="Bibliography"/>
      </w:pPr>
      <w:r w:rsidRPr="00A85951">
        <w:lastRenderedPageBreak/>
        <w:t>Valenzuela</w:t>
      </w:r>
      <w:r w:rsidRPr="00A85951">
        <w:rPr>
          <w:rFonts w:ascii="Cambria Math" w:hAnsi="Cambria Math" w:cs="Cambria Math"/>
        </w:rPr>
        <w:t>‐</w:t>
      </w:r>
      <w:r w:rsidRPr="00A85951">
        <w:t>Sánchez, A., Wilber, M. Q., Canessa, S., Bacigalupe, L. D., Muths, E., Schmidt, B. R., Cunningham, A. A., Ozgul, A., Johnson, P. T. J., Cayuela, H., &amp; Hodgson, D. (2021). Why disease ecology needs life</w:t>
      </w:r>
      <w:r w:rsidRPr="00A85951">
        <w:rPr>
          <w:rFonts w:ascii="Cambria Math" w:hAnsi="Cambria Math" w:cs="Cambria Math"/>
        </w:rPr>
        <w:t>‐</w:t>
      </w:r>
      <w:r w:rsidRPr="00A85951">
        <w:t xml:space="preserve">history theory: A host perspective. </w:t>
      </w:r>
      <w:r w:rsidRPr="00A85951">
        <w:rPr>
          <w:i/>
          <w:iCs/>
        </w:rPr>
        <w:t>Ecology Letters</w:t>
      </w:r>
      <w:r w:rsidRPr="00A85951">
        <w:t xml:space="preserve">, </w:t>
      </w:r>
      <w:r w:rsidRPr="00A85951">
        <w:rPr>
          <w:i/>
          <w:iCs/>
        </w:rPr>
        <w:t>24</w:t>
      </w:r>
      <w:r w:rsidRPr="00A85951">
        <w:t>(4), 876–890. https://doi.org/10.1111/ele.13681</w:t>
      </w:r>
    </w:p>
    <w:p w14:paraId="6AA9A19E" w14:textId="77777777" w:rsidR="00A85951" w:rsidRPr="00A85951" w:rsidRDefault="00A85951" w:rsidP="00A85951">
      <w:pPr>
        <w:pStyle w:val="Bibliography"/>
      </w:pPr>
      <w:r w:rsidRPr="00A85951">
        <w:t xml:space="preserve">Webb, C. O., Ackerly, D. D., McPeek, M. A., &amp; Donoghue, M. J. (2002). PHYLOGENIES AND COMMUNITY ECOLOGY. </w:t>
      </w:r>
      <w:r w:rsidRPr="00A85951">
        <w:rPr>
          <w:i/>
          <w:iCs/>
        </w:rPr>
        <w:t>Annual Review of Ecology and Systematics</w:t>
      </w:r>
      <w:r w:rsidRPr="00A85951">
        <w:t xml:space="preserve">, </w:t>
      </w:r>
      <w:r w:rsidRPr="00A85951">
        <w:rPr>
          <w:i/>
          <w:iCs/>
        </w:rPr>
        <w:t>33</w:t>
      </w:r>
      <w:r w:rsidRPr="00A85951">
        <w:t>(1), 475–505. https://doi.org/10.1146/annurev.ecolsys.33.010802.150448</w:t>
      </w:r>
    </w:p>
    <w:p w14:paraId="08AA2360" w14:textId="77777777" w:rsidR="00A85951" w:rsidRPr="00A85951" w:rsidRDefault="00A85951" w:rsidP="00A85951">
      <w:pPr>
        <w:pStyle w:val="Bibliography"/>
      </w:pPr>
      <w:r w:rsidRPr="00A85951">
        <w:t xml:space="preserve">Weinstein, B. G., Graham, C. H., &amp; Parra, J. L. (2017). The role of environment, dispersal and competition in explaining reduced co-occurrence among related species. </w:t>
      </w:r>
      <w:r w:rsidRPr="00A85951">
        <w:rPr>
          <w:i/>
          <w:iCs/>
        </w:rPr>
        <w:t>PloS One</w:t>
      </w:r>
      <w:r w:rsidRPr="00A85951">
        <w:t xml:space="preserve">, </w:t>
      </w:r>
      <w:r w:rsidRPr="00A85951">
        <w:rPr>
          <w:i/>
          <w:iCs/>
        </w:rPr>
        <w:t>12</w:t>
      </w:r>
      <w:r w:rsidRPr="00A85951">
        <w:t>(11), e0185493. https://doi.org/10.1371/journal.pone.0185493</w:t>
      </w:r>
    </w:p>
    <w:p w14:paraId="021BC423" w14:textId="77777777" w:rsidR="00A85951" w:rsidRPr="00A85951" w:rsidRDefault="00A85951" w:rsidP="00A85951">
      <w:pPr>
        <w:pStyle w:val="Bibliography"/>
      </w:pPr>
      <w:r w:rsidRPr="00A85951">
        <w:t xml:space="preserve">Werner, E. E., Skelly, D. K., Relyea, R. A., &amp; Yurewicz, K. L. (2007). Amphibian species richness across environmental gradients. </w:t>
      </w:r>
      <w:r w:rsidRPr="00A85951">
        <w:rPr>
          <w:i/>
          <w:iCs/>
        </w:rPr>
        <w:t>Oikos</w:t>
      </w:r>
      <w:r w:rsidRPr="00A85951">
        <w:t xml:space="preserve">, </w:t>
      </w:r>
      <w:r w:rsidRPr="00A85951">
        <w:rPr>
          <w:i/>
          <w:iCs/>
        </w:rPr>
        <w:t>116</w:t>
      </w:r>
      <w:r w:rsidRPr="00A85951">
        <w:t>(10), 1697–1712. https://doi.org/10.1111/j.0030-1299.2007.15935.x</w:t>
      </w:r>
    </w:p>
    <w:p w14:paraId="7E403745" w14:textId="77777777" w:rsidR="00A85951" w:rsidRPr="00A85951" w:rsidRDefault="00A85951" w:rsidP="00A85951">
      <w:pPr>
        <w:pStyle w:val="Bibliography"/>
      </w:pPr>
      <w:r w:rsidRPr="00A85951">
        <w:t xml:space="preserve">Youker-Smith, T., Boersch-Supan, P., Whipps, C., &amp; Ryan, S. (2018). Environmental Drivers of Ranavirus in Free-Living Amphibians in Constructed Ponds. </w:t>
      </w:r>
      <w:r w:rsidRPr="00A85951">
        <w:rPr>
          <w:i/>
          <w:iCs/>
        </w:rPr>
        <w:t>EcoHealth</w:t>
      </w:r>
      <w:r w:rsidRPr="00A85951">
        <w:t xml:space="preserve">, </w:t>
      </w:r>
      <w:r w:rsidRPr="00A85951">
        <w:rPr>
          <w:i/>
          <w:iCs/>
        </w:rPr>
        <w:t>15</w:t>
      </w:r>
      <w:r w:rsidRPr="00A85951">
        <w:t>(3), 608–618. https://doi.org/10.1007/s10393-018-1350-5</w:t>
      </w:r>
    </w:p>
    <w:p w14:paraId="4350BE8D" w14:textId="154BE7BD" w:rsidR="00DB2F80" w:rsidRDefault="00000000" w:rsidP="00782EF5">
      <w:pPr>
        <w:widowControl w:val="0"/>
        <w:pBdr>
          <w:top w:val="nil"/>
          <w:left w:val="nil"/>
          <w:bottom w:val="nil"/>
          <w:right w:val="nil"/>
          <w:between w:val="nil"/>
        </w:pBdr>
        <w:spacing w:line="360" w:lineRule="auto"/>
        <w:ind w:left="720" w:hanging="720"/>
        <w:rPr>
          <w:sz w:val="24"/>
          <w:szCs w:val="24"/>
        </w:rPr>
      </w:pPr>
      <w:r w:rsidRPr="00DB2F80">
        <w:rPr>
          <w:sz w:val="24"/>
          <w:szCs w:val="24"/>
        </w:rPr>
        <w:fldChar w:fldCharType="end"/>
      </w:r>
      <w:r w:rsidR="00DB2F80">
        <w:rPr>
          <w:sz w:val="24"/>
          <w:szCs w:val="24"/>
        </w:rPr>
        <w:br w:type="page"/>
      </w:r>
    </w:p>
    <w:p w14:paraId="223A9B1D" w14:textId="77777777" w:rsidR="002E6E0F" w:rsidRPr="00DB2F80" w:rsidRDefault="002E6E0F" w:rsidP="00DB2F80">
      <w:pPr>
        <w:widowControl w:val="0"/>
        <w:pBdr>
          <w:top w:val="nil"/>
          <w:left w:val="nil"/>
          <w:bottom w:val="nil"/>
          <w:right w:val="nil"/>
          <w:between w:val="nil"/>
        </w:pBdr>
        <w:spacing w:line="360" w:lineRule="auto"/>
        <w:ind w:left="720" w:hanging="720"/>
        <w:rPr>
          <w:sz w:val="24"/>
          <w:szCs w:val="24"/>
        </w:rPr>
      </w:pPr>
    </w:p>
    <w:p w14:paraId="35118069"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1326A6E4" wp14:editId="4CDD37B1">
            <wp:extent cx="4991100" cy="57721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4991100" cy="5772150"/>
                    </a:xfrm>
                    <a:prstGeom prst="rect">
                      <a:avLst/>
                    </a:prstGeom>
                    <a:ln/>
                  </pic:spPr>
                </pic:pic>
              </a:graphicData>
            </a:graphic>
          </wp:inline>
        </w:drawing>
      </w:r>
    </w:p>
    <w:p w14:paraId="2C527C8C" w14:textId="08BE194E" w:rsidR="002E6E0F" w:rsidRPr="00DB2F80" w:rsidRDefault="00000000" w:rsidP="0040206D">
      <w:pPr>
        <w:spacing w:line="360" w:lineRule="auto"/>
        <w:rPr>
          <w:sz w:val="24"/>
          <w:szCs w:val="24"/>
        </w:rPr>
      </w:pPr>
      <w:r w:rsidRPr="00DB2F80">
        <w:rPr>
          <w:noProof/>
          <w:sz w:val="24"/>
          <w:szCs w:val="24"/>
        </w:rPr>
        <w:lastRenderedPageBreak/>
        <w:drawing>
          <wp:inline distT="114300" distB="114300" distL="114300" distR="114300" wp14:anchorId="5DAE6A59" wp14:editId="0732CB80">
            <wp:extent cx="5943600" cy="33274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943600" cy="3327400"/>
                    </a:xfrm>
                    <a:prstGeom prst="rect">
                      <a:avLst/>
                    </a:prstGeom>
                    <a:ln/>
                  </pic:spPr>
                </pic:pic>
              </a:graphicData>
            </a:graphic>
          </wp:inline>
        </w:drawing>
      </w:r>
      <w:r w:rsidRPr="00DB2F80">
        <w:rPr>
          <w:sz w:val="24"/>
          <w:szCs w:val="24"/>
        </w:rPr>
        <w:br w:type="page"/>
      </w:r>
    </w:p>
    <w:p w14:paraId="7380CDD0" w14:textId="45DBCE41" w:rsidR="002E6E0F" w:rsidRPr="00DB2F80" w:rsidRDefault="007B418E" w:rsidP="0040206D">
      <w:pPr>
        <w:spacing w:line="360" w:lineRule="auto"/>
        <w:rPr>
          <w:sz w:val="24"/>
          <w:szCs w:val="24"/>
        </w:rPr>
      </w:pPr>
      <w:r w:rsidRPr="00DB2F80">
        <w:rPr>
          <w:noProof/>
          <w:sz w:val="24"/>
          <w:szCs w:val="24"/>
        </w:rPr>
        <w:lastRenderedPageBreak/>
        <w:drawing>
          <wp:inline distT="0" distB="0" distL="0" distR="0" wp14:anchorId="1C84636A" wp14:editId="00CA9AF6">
            <wp:extent cx="5943600" cy="4510405"/>
            <wp:effectExtent l="0" t="0" r="0" b="0"/>
            <wp:docPr id="2086717430" name="Picture 3" descr="A graph showing the number of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17430" name="Picture 3" descr="A graph showing the number of speci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2F64A54A" w14:textId="77777777" w:rsidR="002E6E0F" w:rsidRPr="00DB2F80" w:rsidRDefault="00000000" w:rsidP="00DB2F80">
      <w:pPr>
        <w:rPr>
          <w:sz w:val="24"/>
          <w:szCs w:val="24"/>
        </w:rPr>
      </w:pPr>
      <w:r w:rsidRPr="00DB2F80">
        <w:rPr>
          <w:b/>
          <w:bCs/>
          <w:sz w:val="24"/>
          <w:szCs w:val="24"/>
        </w:rPr>
        <w:t>Supplementary Figure 1:</w:t>
      </w:r>
      <w:r w:rsidRPr="00DB2F80">
        <w:rPr>
          <w:sz w:val="24"/>
          <w:szCs w:val="24"/>
        </w:rPr>
        <w:t xml:space="preserve"> Viral loads of all observed host species that were sampled for ranavirus. Viral loads show a bimodal distribution where most host species have relatively low viral loads and a </w:t>
      </w:r>
      <w:commentRangeStart w:id="20"/>
      <w:commentRangeStart w:id="21"/>
      <w:r w:rsidRPr="00DB2F80">
        <w:rPr>
          <w:sz w:val="24"/>
          <w:szCs w:val="24"/>
        </w:rPr>
        <w:t>few have high viral loads.</w:t>
      </w:r>
      <w:commentRangeEnd w:id="20"/>
      <w:r w:rsidR="00656B70">
        <w:rPr>
          <w:rStyle w:val="CommentReference"/>
        </w:rPr>
        <w:commentReference w:id="20"/>
      </w:r>
      <w:commentRangeEnd w:id="21"/>
      <w:r w:rsidR="003050A7">
        <w:rPr>
          <w:rStyle w:val="CommentReference"/>
        </w:rPr>
        <w:commentReference w:id="21"/>
      </w: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77777777" w:rsidR="002E6E0F" w:rsidRPr="00DB2F80" w:rsidRDefault="00000000" w:rsidP="00DB2F80">
      <w:pPr>
        <w:rPr>
          <w:sz w:val="24"/>
          <w:szCs w:val="24"/>
        </w:rPr>
      </w:pPr>
      <w:r w:rsidRPr="00DB2F80">
        <w:rPr>
          <w:b/>
          <w:bCs/>
          <w:sz w:val="24"/>
          <w:szCs w:val="24"/>
        </w:rPr>
        <w:t>Supplementary Figure 2:</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43600" cy="4152900"/>
                    </a:xfrm>
                    <a:prstGeom prst="rect">
                      <a:avLst/>
                    </a:prstGeom>
                    <a:ln/>
                  </pic:spPr>
                </pic:pic>
              </a:graphicData>
            </a:graphic>
          </wp:inline>
        </w:drawing>
      </w:r>
    </w:p>
    <w:p w14:paraId="3032A59C" w14:textId="0630F186" w:rsidR="002E6E0F" w:rsidRPr="00DB2F80" w:rsidRDefault="00000000" w:rsidP="00DB2F80">
      <w:pPr>
        <w:rPr>
          <w:sz w:val="24"/>
          <w:szCs w:val="24"/>
        </w:rPr>
      </w:pPr>
      <w:r w:rsidRPr="00DB2F80">
        <w:rPr>
          <w:b/>
          <w:bCs/>
          <w:sz w:val="24"/>
          <w:szCs w:val="24"/>
        </w:rPr>
        <w:t xml:space="preserve">Supplementary Figure </w:t>
      </w:r>
      <w:r w:rsidR="005942D9" w:rsidRPr="00DB2F80">
        <w:rPr>
          <w:b/>
          <w:bCs/>
          <w:sz w:val="24"/>
          <w:szCs w:val="24"/>
        </w:rPr>
        <w:t>3</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ranavirus transmission.</w:t>
      </w:r>
    </w:p>
    <w:sectPr w:rsidR="002E6E0F" w:rsidRPr="00DB2F80" w:rsidSect="00DB2F80">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Stacey L Lance" w:date="2023-09-05T16:13:00Z" w:initials="SL">
    <w:p w14:paraId="59E68E2E" w14:textId="0F600E45" w:rsidR="00FE67A3" w:rsidRDefault="00FE67A3">
      <w:pPr>
        <w:pStyle w:val="CommentText"/>
      </w:pPr>
      <w:r>
        <w:rPr>
          <w:rStyle w:val="CommentReference"/>
        </w:rPr>
        <w:annotationRef/>
      </w:r>
      <w:r>
        <w:t xml:space="preserve">I can definitely add more here if you want. Just let me know. </w:t>
      </w:r>
    </w:p>
  </w:comment>
  <w:comment w:id="5" w:author="Stacey L Lance" w:date="2023-09-05T16:01:00Z" w:initials="SL">
    <w:p w14:paraId="7E9DC783" w14:textId="42A000FB" w:rsidR="008D10C6" w:rsidRDefault="008D10C6">
      <w:pPr>
        <w:pStyle w:val="CommentText"/>
      </w:pPr>
      <w:r>
        <w:rPr>
          <w:rStyle w:val="CommentReference"/>
        </w:rPr>
        <w:annotationRef/>
      </w:r>
      <w:r>
        <w:t xml:space="preserve">Not sure how we want to deal with the lack of testing of ambystomatid salamanders. That’s an issue for the other paper as well but it at least needs to be stated. </w:t>
      </w:r>
    </w:p>
  </w:comment>
  <w:comment w:id="7" w:author="Daniel Suh" w:date="2023-09-21T15:25:00Z" w:initials="DS">
    <w:p w14:paraId="11AE6112" w14:textId="77777777" w:rsidR="00070A53" w:rsidRDefault="00070A53" w:rsidP="003632FF">
      <w:r>
        <w:rPr>
          <w:rStyle w:val="CommentReference"/>
        </w:rPr>
        <w:annotationRef/>
      </w:r>
      <w:r>
        <w:rPr>
          <w:sz w:val="20"/>
          <w:szCs w:val="20"/>
        </w:rPr>
        <w:t>Include information about which species were included and not included in community competence. e.g., some species were not included because they were not sampled for ranavirus or were not sampled much (hyla avivoca was maybe only sampled once)</w:t>
      </w:r>
    </w:p>
  </w:comment>
  <w:comment w:id="8" w:author="Daniel Suh" w:date="2023-09-21T15:36:00Z" w:initials="DS">
    <w:p w14:paraId="34E023A1" w14:textId="77777777" w:rsidR="00E64B24" w:rsidRDefault="00E64B24" w:rsidP="0051219D">
      <w:r>
        <w:rPr>
          <w:rStyle w:val="CommentReference"/>
        </w:rPr>
        <w:annotationRef/>
      </w:r>
      <w:r>
        <w:rPr>
          <w:sz w:val="20"/>
          <w:szCs w:val="20"/>
        </w:rPr>
        <w:t>Salamanders were not tested for ranavirus but are included in measures of relative abundance. Is this an issue?</w:t>
      </w:r>
    </w:p>
  </w:comment>
  <w:comment w:id="9" w:author="Stacey L Lance" w:date="2023-09-05T13:37:00Z" w:initials="SL">
    <w:p w14:paraId="3A9252F0" w14:textId="521D71B7" w:rsidR="000D4B9A" w:rsidRDefault="000D4B9A">
      <w:pPr>
        <w:pStyle w:val="CommentText"/>
      </w:pPr>
      <w:r>
        <w:rPr>
          <w:rStyle w:val="CommentReference"/>
        </w:rPr>
        <w:annotationRef/>
      </w:r>
      <w:r>
        <w:t xml:space="preserve">Will you end up numbering the equations below and referring to them in the text? </w:t>
      </w:r>
    </w:p>
  </w:comment>
  <w:comment w:id="14" w:author="Stacey L Lance" w:date="2023-09-05T15:30:00Z" w:initials="SL">
    <w:p w14:paraId="75430F10" w14:textId="706E56A2" w:rsidR="00C77E17" w:rsidRDefault="00C77E17">
      <w:pPr>
        <w:pStyle w:val="CommentText"/>
      </w:pPr>
      <w:r>
        <w:rPr>
          <w:rStyle w:val="CommentReference"/>
        </w:rPr>
        <w:annotationRef/>
      </w:r>
      <w:r>
        <w:t>This is intriguing given that higher water temps come out as being important for viral replication in labs and correlate with higher prevalence in the empirical data…up to a point. I think its 15-25 then a dropoff</w:t>
      </w:r>
    </w:p>
  </w:comment>
  <w:comment w:id="15" w:author="Stacey L Lance" w:date="2023-09-05T15:51:00Z" w:initials="SL">
    <w:p w14:paraId="7324772D" w14:textId="79C56E83" w:rsidR="00C007ED" w:rsidRDefault="00C007ED">
      <w:pPr>
        <w:pStyle w:val="CommentText"/>
      </w:pPr>
      <w:r>
        <w:rPr>
          <w:rStyle w:val="CommentReference"/>
        </w:rPr>
        <w:annotationRef/>
      </w:r>
      <w:r>
        <w:t>I think folks with an RV background are going to want to hear a little more about the water temp in discussion b/c of previous work showing increase in prevalence with temp. maybe just pointing out that you are looking at the prevalence ratio, not just overall prevalence so perhaps it is increasing, being shed like crazy in cooler months which leads to a peak prevalence at med-warm months followed by rapid decline. It offers a new way to think about water temp and RV</w:t>
      </w:r>
      <w:r w:rsidR="00E0152C">
        <w:t>. But this will grab folks attention that know the literature b/c the preponderance of studies say warmer = more RV.</w:t>
      </w:r>
    </w:p>
  </w:comment>
  <w:comment w:id="20" w:author="Stacey L Lance" w:date="2023-09-05T15:41:00Z" w:initials="SL">
    <w:p w14:paraId="18AA0CCB" w14:textId="29B1255C" w:rsidR="00656B70" w:rsidRDefault="00656B70">
      <w:pPr>
        <w:pStyle w:val="CommentText"/>
      </w:pPr>
      <w:r>
        <w:rPr>
          <w:rStyle w:val="CommentReference"/>
        </w:rPr>
        <w:annotationRef/>
      </w:r>
      <w:r>
        <w:t>I believe the Hyla avivoca is based on a single sample. May want to mention that here.</w:t>
      </w:r>
    </w:p>
  </w:comment>
  <w:comment w:id="21" w:author="Daniel Suh" w:date="2023-09-21T12:21:00Z" w:initials="DS">
    <w:p w14:paraId="35A02226" w14:textId="77777777" w:rsidR="003050A7" w:rsidRDefault="003050A7" w:rsidP="00A3438F">
      <w:r>
        <w:rPr>
          <w:rStyle w:val="CommentReference"/>
        </w:rPr>
        <w:annotationRef/>
      </w:r>
      <w:r>
        <w:rPr>
          <w:sz w:val="20"/>
          <w:szCs w:val="20"/>
        </w:rPr>
        <w:t>May consider just removing hyla avivoca since I don’t think it is included in the actual analysis</w:t>
      </w:r>
    </w:p>
    <w:p w14:paraId="54BCDCE4" w14:textId="77777777" w:rsidR="003050A7" w:rsidRDefault="003050A7" w:rsidP="00A3438F"/>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E68E2E" w15:done="0"/>
  <w15:commentEx w15:paraId="7E9DC783" w15:done="0"/>
  <w15:commentEx w15:paraId="11AE6112" w15:done="0"/>
  <w15:commentEx w15:paraId="34E023A1" w15:paraIdParent="11AE6112" w15:done="0"/>
  <w15:commentEx w15:paraId="3A9252F0" w15:done="0"/>
  <w15:commentEx w15:paraId="75430F10" w15:done="0"/>
  <w15:commentEx w15:paraId="7324772D" w15:paraIdParent="75430F10" w15:done="0"/>
  <w15:commentEx w15:paraId="18AA0CCB" w15:done="0"/>
  <w15:commentEx w15:paraId="54BCDCE4" w15:paraIdParent="18AA0C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1D241" w16cex:dateUtc="2023-09-05T20:13:00Z"/>
  <w16cex:commentExtensible w16cex:durableId="28A1CF4D" w16cex:dateUtc="2023-09-05T20:01:00Z"/>
  <w16cex:commentExtensible w16cex:durableId="4B370C7F" w16cex:dateUtc="2023-09-21T20:25:00Z"/>
  <w16cex:commentExtensible w16cex:durableId="593A9169" w16cex:dateUtc="2023-09-21T20:36:00Z"/>
  <w16cex:commentExtensible w16cex:durableId="28A1ADA6" w16cex:dateUtc="2023-09-05T17:37:00Z"/>
  <w16cex:commentExtensible w16cex:durableId="28A1C82F" w16cex:dateUtc="2023-09-05T19:30:00Z"/>
  <w16cex:commentExtensible w16cex:durableId="28A1CCF0" w16cex:dateUtc="2023-09-05T19:51:00Z"/>
  <w16cex:commentExtensible w16cex:durableId="28A1CAB9" w16cex:dateUtc="2023-09-05T19:41:00Z"/>
  <w16cex:commentExtensible w16cex:durableId="74DCA663" w16cex:dateUtc="2023-09-21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E68E2E" w16cid:durableId="28A1D241"/>
  <w16cid:commentId w16cid:paraId="7E9DC783" w16cid:durableId="28A1CF4D"/>
  <w16cid:commentId w16cid:paraId="11AE6112" w16cid:durableId="4B370C7F"/>
  <w16cid:commentId w16cid:paraId="34E023A1" w16cid:durableId="593A9169"/>
  <w16cid:commentId w16cid:paraId="3A9252F0" w16cid:durableId="28A1ADA6"/>
  <w16cid:commentId w16cid:paraId="75430F10" w16cid:durableId="28A1C82F"/>
  <w16cid:commentId w16cid:paraId="7324772D" w16cid:durableId="28A1CCF0"/>
  <w16cid:commentId w16cid:paraId="18AA0CCB" w16cid:durableId="28A1CAB9"/>
  <w16cid:commentId w16cid:paraId="54BCDCE4" w16cid:durableId="74DCA66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C92978"/>
    <w:multiLevelType w:val="hybridMultilevel"/>
    <w:tmpl w:val="F870719E"/>
    <w:lvl w:ilvl="0" w:tplc="0BC25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31664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acey L Lance">
    <w15:presenceInfo w15:providerId="AD" w15:userId="S::sllance@uga.edu::9e973118-b345-4295-a640-5cf6d2b9849c"/>
  </w15:person>
  <w15:person w15:author="Daniel Suh">
    <w15:presenceInfo w15:providerId="AD" w15:userId="S::ds91149@uga.edu::89c66609-f255-4f89-842a-9968ce1d50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475E5"/>
    <w:rsid w:val="00070A53"/>
    <w:rsid w:val="000A46F0"/>
    <w:rsid w:val="000A4745"/>
    <w:rsid w:val="000C212A"/>
    <w:rsid w:val="000D4B9A"/>
    <w:rsid w:val="000E235C"/>
    <w:rsid w:val="00187DCA"/>
    <w:rsid w:val="00202DEE"/>
    <w:rsid w:val="002E6E0F"/>
    <w:rsid w:val="003050A7"/>
    <w:rsid w:val="003D7285"/>
    <w:rsid w:val="0040206D"/>
    <w:rsid w:val="00464E3F"/>
    <w:rsid w:val="004877D2"/>
    <w:rsid w:val="005942D9"/>
    <w:rsid w:val="00656B70"/>
    <w:rsid w:val="00782EF5"/>
    <w:rsid w:val="00790E36"/>
    <w:rsid w:val="007B418E"/>
    <w:rsid w:val="007F0274"/>
    <w:rsid w:val="00852ADB"/>
    <w:rsid w:val="008A2624"/>
    <w:rsid w:val="008D10C6"/>
    <w:rsid w:val="00A46BF1"/>
    <w:rsid w:val="00A54A92"/>
    <w:rsid w:val="00A85951"/>
    <w:rsid w:val="00AC7ABC"/>
    <w:rsid w:val="00BA751B"/>
    <w:rsid w:val="00BF1BFD"/>
    <w:rsid w:val="00C007ED"/>
    <w:rsid w:val="00C74CA9"/>
    <w:rsid w:val="00C77E17"/>
    <w:rsid w:val="00CC44FA"/>
    <w:rsid w:val="00D5260C"/>
    <w:rsid w:val="00DB2F80"/>
    <w:rsid w:val="00E0152C"/>
    <w:rsid w:val="00E034ED"/>
    <w:rsid w:val="00E16933"/>
    <w:rsid w:val="00E2330C"/>
    <w:rsid w:val="00E64B24"/>
    <w:rsid w:val="00E70041"/>
    <w:rsid w:val="00F46312"/>
    <w:rsid w:val="00F93EDE"/>
    <w:rsid w:val="00FE67A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spacing w:line="480" w:lineRule="auto"/>
      <w:ind w:left="720" w:hanging="720"/>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 w:type="paragraph" w:styleId="Revision">
    <w:name w:val="Revision"/>
    <w:hidden/>
    <w:uiPriority w:val="99"/>
    <w:semiHidden/>
    <w:rsid w:val="000D4B9A"/>
    <w:pPr>
      <w:spacing w:line="240" w:lineRule="auto"/>
    </w:pPr>
  </w:style>
  <w:style w:type="character" w:styleId="CommentReference">
    <w:name w:val="annotation reference"/>
    <w:basedOn w:val="DefaultParagraphFont"/>
    <w:uiPriority w:val="99"/>
    <w:semiHidden/>
    <w:unhideWhenUsed/>
    <w:rsid w:val="000D4B9A"/>
    <w:rPr>
      <w:sz w:val="16"/>
      <w:szCs w:val="16"/>
    </w:rPr>
  </w:style>
  <w:style w:type="paragraph" w:styleId="CommentText">
    <w:name w:val="annotation text"/>
    <w:basedOn w:val="Normal"/>
    <w:link w:val="CommentTextChar"/>
    <w:uiPriority w:val="99"/>
    <w:semiHidden/>
    <w:unhideWhenUsed/>
    <w:rsid w:val="000D4B9A"/>
    <w:pPr>
      <w:spacing w:line="240" w:lineRule="auto"/>
    </w:pPr>
    <w:rPr>
      <w:sz w:val="20"/>
      <w:szCs w:val="20"/>
    </w:rPr>
  </w:style>
  <w:style w:type="character" w:customStyle="1" w:styleId="CommentTextChar">
    <w:name w:val="Comment Text Char"/>
    <w:basedOn w:val="DefaultParagraphFont"/>
    <w:link w:val="CommentText"/>
    <w:uiPriority w:val="99"/>
    <w:semiHidden/>
    <w:rsid w:val="000D4B9A"/>
    <w:rPr>
      <w:sz w:val="20"/>
      <w:szCs w:val="20"/>
    </w:rPr>
  </w:style>
  <w:style w:type="paragraph" w:styleId="CommentSubject">
    <w:name w:val="annotation subject"/>
    <w:basedOn w:val="CommentText"/>
    <w:next w:val="CommentText"/>
    <w:link w:val="CommentSubjectChar"/>
    <w:uiPriority w:val="99"/>
    <w:semiHidden/>
    <w:unhideWhenUsed/>
    <w:rsid w:val="000D4B9A"/>
    <w:rPr>
      <w:b/>
      <w:bCs/>
    </w:rPr>
  </w:style>
  <w:style w:type="character" w:customStyle="1" w:styleId="CommentSubjectChar">
    <w:name w:val="Comment Subject Char"/>
    <w:basedOn w:val="CommentTextChar"/>
    <w:link w:val="CommentSubject"/>
    <w:uiPriority w:val="99"/>
    <w:semiHidden/>
    <w:rsid w:val="000D4B9A"/>
    <w:rPr>
      <w:b/>
      <w:bCs/>
      <w:sz w:val="20"/>
      <w:szCs w:val="20"/>
    </w:rPr>
  </w:style>
  <w:style w:type="character" w:styleId="Hyperlink">
    <w:name w:val="Hyperlink"/>
    <w:basedOn w:val="DefaultParagraphFont"/>
    <w:uiPriority w:val="99"/>
    <w:unhideWhenUsed/>
    <w:rsid w:val="00FE67A3"/>
    <w:rPr>
      <w:color w:val="0000FF"/>
      <w:u w:val="single"/>
    </w:rPr>
  </w:style>
  <w:style w:type="character" w:customStyle="1" w:styleId="html-italic">
    <w:name w:val="html-italic"/>
    <w:basedOn w:val="DefaultParagraphFont"/>
    <w:rsid w:val="00790E36"/>
  </w:style>
  <w:style w:type="character" w:styleId="Emphasis">
    <w:name w:val="Emphasis"/>
    <w:basedOn w:val="DefaultParagraphFont"/>
    <w:uiPriority w:val="20"/>
    <w:qFormat/>
    <w:rsid w:val="00852ADB"/>
    <w:rPr>
      <w:i/>
      <w:iCs/>
    </w:rPr>
  </w:style>
  <w:style w:type="character" w:styleId="UnresolvedMention">
    <w:name w:val="Unresolved Mention"/>
    <w:basedOn w:val="DefaultParagraphFont"/>
    <w:uiPriority w:val="99"/>
    <w:semiHidden/>
    <w:unhideWhenUsed/>
    <w:rsid w:val="000475E5"/>
    <w:rPr>
      <w:color w:val="605E5C"/>
      <w:shd w:val="clear" w:color="auto" w:fill="E1DFDD"/>
    </w:rPr>
  </w:style>
  <w:style w:type="character" w:customStyle="1" w:styleId="referencesauthorsothers">
    <w:name w:val="references__authors__others"/>
    <w:basedOn w:val="DefaultParagraphFont"/>
    <w:rsid w:val="000475E5"/>
  </w:style>
  <w:style w:type="character" w:customStyle="1" w:styleId="referencesyear">
    <w:name w:val="references__year"/>
    <w:basedOn w:val="DefaultParagraphFont"/>
    <w:rsid w:val="000475E5"/>
  </w:style>
  <w:style w:type="character" w:customStyle="1" w:styleId="referencesarticle-title">
    <w:name w:val="references__article-title"/>
    <w:basedOn w:val="DefaultParagraphFont"/>
    <w:rsid w:val="000475E5"/>
  </w:style>
  <w:style w:type="character" w:styleId="Strong">
    <w:name w:val="Strong"/>
    <w:basedOn w:val="DefaultParagraphFont"/>
    <w:uiPriority w:val="22"/>
    <w:qFormat/>
    <w:rsid w:val="000475E5"/>
    <w:rPr>
      <w:b/>
      <w:bCs/>
    </w:rPr>
  </w:style>
  <w:style w:type="paragraph" w:styleId="ListParagraph">
    <w:name w:val="List Paragraph"/>
    <w:basedOn w:val="Normal"/>
    <w:uiPriority w:val="34"/>
    <w:qFormat/>
    <w:rsid w:val="00F93E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180090">
      <w:bodyDiv w:val="1"/>
      <w:marLeft w:val="0"/>
      <w:marRight w:val="0"/>
      <w:marTop w:val="0"/>
      <w:marBottom w:val="0"/>
      <w:divBdr>
        <w:top w:val="none" w:sz="0" w:space="0" w:color="auto"/>
        <w:left w:val="none" w:sz="0" w:space="0" w:color="auto"/>
        <w:bottom w:val="none" w:sz="0" w:space="0" w:color="auto"/>
        <w:right w:val="none" w:sz="0" w:space="0" w:color="auto"/>
      </w:divBdr>
    </w:div>
    <w:div w:id="208949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33</Pages>
  <Words>30648</Words>
  <Characters>174698</Characters>
  <Application>Microsoft Office Word</Application>
  <DocSecurity>0</DocSecurity>
  <Lines>1455</Lines>
  <Paragraphs>409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11</cp:revision>
  <dcterms:created xsi:type="dcterms:W3CDTF">2023-09-05T20:17:00Z</dcterms:created>
  <dcterms:modified xsi:type="dcterms:W3CDTF">2023-09-21T21:10:00Z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{"style":{"styleID":"http://www.zotero.org/styles/apa","locale":"en-US","hasBibliography":true,"bibliographyStyleHasBeenSet":true},"prefs":{"fieldType":"Field","automaticJournalAbbreviations":true,"delayCitationUpdates":false,"noteType":0},"sessionID":"xK</vt:lpwstr>
  </property>
  <property fmtid="{D5CDD505-2E9C-101B-9397-08002B2CF9AE}" pid="3" name="ZOTERO_PREF_2">
    <vt:lpwstr>1OiSW6","zoteroVersion":"6.0.26","dataVersion":4}</vt:lpwstr>
  </property>
</Properties>
</file>