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44FAF" w14:textId="346FFDDF" w:rsidR="00270109" w:rsidRDefault="00270109" w:rsidP="00554066">
      <w:pPr>
        <w:pStyle w:val="Heading1"/>
        <w:spacing w:line="360" w:lineRule="auto"/>
        <w:rPr>
          <w:b/>
          <w:bCs/>
          <w:sz w:val="28"/>
          <w:szCs w:val="28"/>
        </w:rPr>
      </w:pPr>
      <w:bookmarkStart w:id="0" w:name="_s8e3sbys8ek1" w:colFirst="0" w:colLast="0"/>
      <w:bookmarkEnd w:id="0"/>
      <w:r>
        <w:rPr>
          <w:b/>
          <w:bCs/>
          <w:sz w:val="28"/>
          <w:szCs w:val="28"/>
        </w:rPr>
        <w:t>Title Ideas</w:t>
      </w:r>
    </w:p>
    <w:p w14:paraId="0F9A9283" w14:textId="593C7FD2" w:rsidR="00270109" w:rsidRDefault="00270109" w:rsidP="00270109">
      <w:r>
        <w:t xml:space="preserve">Abiotic and biotic factors jointly influence the transmission of a generalist </w:t>
      </w:r>
      <w:proofErr w:type="gramStart"/>
      <w:r>
        <w:t>pathogen</w:t>
      </w:r>
      <w:proofErr w:type="gramEnd"/>
    </w:p>
    <w:p w14:paraId="7E9D54B7" w14:textId="77777777" w:rsidR="00270109" w:rsidRDefault="00270109" w:rsidP="00270109"/>
    <w:p w14:paraId="59ABB321" w14:textId="543489F5" w:rsidR="00270109" w:rsidRDefault="00270109" w:rsidP="00270109">
      <w:r>
        <w:t xml:space="preserve">Host community composition, abundance, and temperature jointly influence the transmission of </w:t>
      </w:r>
      <w:proofErr w:type="spellStart"/>
      <w:r>
        <w:t>ranavirus</w:t>
      </w:r>
      <w:proofErr w:type="spellEnd"/>
      <w:r>
        <w:t xml:space="preserve"> in larval amphibian </w:t>
      </w:r>
      <w:proofErr w:type="gramStart"/>
      <w:r>
        <w:t>communities</w:t>
      </w:r>
      <w:proofErr w:type="gramEnd"/>
    </w:p>
    <w:p w14:paraId="31EC3AF5" w14:textId="77777777" w:rsidR="00270109" w:rsidRDefault="00270109" w:rsidP="00270109"/>
    <w:p w14:paraId="54878177" w14:textId="77777777" w:rsidR="00270109" w:rsidRDefault="00270109">
      <w:r>
        <w:t xml:space="preserve">Host factors and the environment affect </w:t>
      </w:r>
      <w:proofErr w:type="spellStart"/>
      <w:r>
        <w:t>ranavirus</w:t>
      </w:r>
      <w:proofErr w:type="spellEnd"/>
      <w:r>
        <w:t xml:space="preserve"> transmission in larval </w:t>
      </w:r>
      <w:proofErr w:type="gramStart"/>
      <w:r>
        <w:t>amphibians</w:t>
      </w:r>
      <w:proofErr w:type="gramEnd"/>
    </w:p>
    <w:p w14:paraId="0B1898E4" w14:textId="23E19C55" w:rsidR="00270109" w:rsidRDefault="00270109"/>
    <w:p w14:paraId="60E0F9D8" w14:textId="0C4E6720" w:rsidR="00270109" w:rsidRDefault="00270109">
      <w:r>
        <w:t xml:space="preserve">Host and environment factors jointly influence the transmission of a generalist pathogen with multiple transmission </w:t>
      </w:r>
      <w:proofErr w:type="gramStart"/>
      <w:r>
        <w:t>modes</w:t>
      </w:r>
      <w:proofErr w:type="gramEnd"/>
    </w:p>
    <w:p w14:paraId="24DABB4C" w14:textId="77777777" w:rsidR="00270109" w:rsidRDefault="00270109"/>
    <w:p w14:paraId="5141FC7E" w14:textId="412D5D66" w:rsidR="00270109" w:rsidRPr="00270109" w:rsidRDefault="00270109">
      <w:r>
        <w:rPr>
          <w:b/>
          <w:bCs/>
          <w:sz w:val="28"/>
          <w:szCs w:val="28"/>
        </w:rPr>
        <w:br w:type="page"/>
      </w:r>
    </w:p>
    <w:p w14:paraId="7630C30C" w14:textId="366163E4" w:rsidR="00F93EDE" w:rsidRDefault="00F93EDE" w:rsidP="00554066">
      <w:pPr>
        <w:pStyle w:val="Heading1"/>
        <w:spacing w:line="360" w:lineRule="auto"/>
        <w:rPr>
          <w:b/>
          <w:bCs/>
          <w:sz w:val="28"/>
          <w:szCs w:val="28"/>
        </w:rPr>
      </w:pPr>
      <w:r>
        <w:rPr>
          <w:b/>
          <w:bCs/>
          <w:sz w:val="28"/>
          <w:szCs w:val="28"/>
        </w:rPr>
        <w:lastRenderedPageBreak/>
        <w:t>Abstract</w:t>
      </w:r>
    </w:p>
    <w:p w14:paraId="700B6FED" w14:textId="1D85DA5C" w:rsidR="00F93EDE" w:rsidRDefault="00F93EDE" w:rsidP="00554066">
      <w:pPr>
        <w:pStyle w:val="ListParagraph"/>
        <w:numPr>
          <w:ilvl w:val="0"/>
          <w:numId w:val="1"/>
        </w:numPr>
        <w:spacing w:line="360" w:lineRule="auto"/>
      </w:pPr>
      <w:r>
        <w:t>The joint influence of abiotic and biotic factors</w:t>
      </w:r>
      <w:r w:rsidR="4A938BA1">
        <w:t xml:space="preserve"> is </w:t>
      </w:r>
      <w:r w:rsidR="004877D2">
        <w:t>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46AA9B66" w14:textId="77777777" w:rsidR="004357CA" w:rsidRDefault="004877D2" w:rsidP="004357CA">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rsidR="004357CA">
        <w:t xml:space="preserve">Our transmission model clarifies how abiotic and biotic factors can synergistically support transmission of a pathogen. The empirical data show that high community competence, high abundance, and low temperatures correlate with high levels of </w:t>
      </w:r>
      <w:commentRangeStart w:id="1"/>
      <w:r w:rsidR="004357CA">
        <w:t xml:space="preserve">transmission </w:t>
      </w:r>
      <w:commentRangeEnd w:id="1"/>
      <w:r w:rsidR="004357CA">
        <w:rPr>
          <w:rStyle w:val="CommentReference"/>
        </w:rPr>
        <w:commentReference w:id="1"/>
      </w:r>
      <w:r w:rsidR="004357CA">
        <w:t xml:space="preserve">of </w:t>
      </w:r>
      <w:proofErr w:type="spellStart"/>
      <w:r w:rsidR="004357CA">
        <w:t>ranavirus</w:t>
      </w:r>
      <w:proofErr w:type="spellEnd"/>
      <w:r w:rsidR="004357CA">
        <w:t xml:space="preserve"> in larval amphibian communities. </w:t>
      </w:r>
    </w:p>
    <w:p w14:paraId="7D7FAAC9" w14:textId="1A187DBC" w:rsidR="004877D2" w:rsidRDefault="004877D2" w:rsidP="005B1D97">
      <w:pPr>
        <w:pStyle w:val="ListParagraph"/>
        <w:numPr>
          <w:ilvl w:val="0"/>
          <w:numId w:val="1"/>
        </w:numPr>
        <w:spacing w:line="360" w:lineRule="auto"/>
      </w:pPr>
      <w:r>
        <w:t xml:space="preserve">Discrete wetlands inhabited by larval amphibians </w:t>
      </w:r>
      <w:r w:rsidR="1FEB549C">
        <w:t xml:space="preserve">in the presence of </w:t>
      </w:r>
      <w:proofErr w:type="spellStart"/>
      <w:r>
        <w:t>ranavirus</w:t>
      </w:r>
      <w:proofErr w:type="spellEnd"/>
      <w:r>
        <w:t xml:space="preserve"> </w:t>
      </w:r>
      <w:r w:rsidR="5A0868A3">
        <w:t>provide a compelling case study</w:t>
      </w:r>
      <w:r w:rsidR="1E8FB217">
        <w:t xml:space="preserve"> comprising distinct host</w:t>
      </w:r>
      <w:r>
        <w:t xml:space="preserve"> communities at </w:t>
      </w:r>
      <w:r w:rsidR="65502F63">
        <w:t>a</w:t>
      </w:r>
      <w:r>
        <w:t xml:space="preserve"> spatial scale</w:t>
      </w:r>
      <w:r w:rsidR="499B986B">
        <w:t xml:space="preserve"> anticipated to demonstrate abiotic and biotic </w:t>
      </w:r>
      <w:r w:rsidR="786E8917">
        <w:t>influence on transmission</w:t>
      </w:r>
      <w:r>
        <w:t xml:space="preserve">. We use these </w:t>
      </w:r>
      <w:r w:rsidR="30E6B7BF">
        <w:t xml:space="preserve">host </w:t>
      </w:r>
      <w:r>
        <w:t xml:space="preserve">communities to </w:t>
      </w:r>
      <w:r w:rsidR="2065AB34">
        <w:t>demonstrate phenomena predicted</w:t>
      </w:r>
      <w:r>
        <w:t xml:space="preserve"> from our theoretical model.</w:t>
      </w:r>
    </w:p>
    <w:p w14:paraId="7E896171" w14:textId="01A3B42B" w:rsidR="004877D2" w:rsidRDefault="004877D2" w:rsidP="00554066">
      <w:pPr>
        <w:pStyle w:val="ListParagraph"/>
        <w:numPr>
          <w:ilvl w:val="0"/>
          <w:numId w:val="1"/>
        </w:numPr>
        <w:spacing w:line="360" w:lineRule="auto"/>
      </w:pPr>
      <w:r>
        <w:t>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69435B" w:rsidP="00554066">
      <w:pPr>
        <w:pStyle w:val="Heading1"/>
        <w:spacing w:line="360" w:lineRule="auto"/>
        <w:rPr>
          <w:b/>
          <w:bCs/>
          <w:sz w:val="28"/>
          <w:szCs w:val="28"/>
          <w:lang w:val="en-US"/>
        </w:rPr>
      </w:pPr>
      <w:r w:rsidRPr="00DB2F80">
        <w:rPr>
          <w:b/>
          <w:bCs/>
          <w:sz w:val="28"/>
          <w:szCs w:val="28"/>
        </w:rPr>
        <w:lastRenderedPageBreak/>
        <w:t>Introduction</w:t>
      </w:r>
    </w:p>
    <w:p w14:paraId="79F05FB1" w14:textId="071C8F4E" w:rsidR="002E6E0F" w:rsidRPr="00DB2F80" w:rsidRDefault="0069435B" w:rsidP="0040206D">
      <w:pPr>
        <w:spacing w:line="360" w:lineRule="auto"/>
        <w:ind w:firstLine="720"/>
        <w:rPr>
          <w:sz w:val="24"/>
          <w:szCs w:val="24"/>
        </w:rPr>
      </w:pPr>
      <w:r w:rsidRPr="1646E0A0">
        <w:rPr>
          <w:sz w:val="24"/>
          <w:szCs w:val="24"/>
        </w:rPr>
        <w:t xml:space="preserve">Environmental conditions have direct and indirect effects on pathogen transmission. Directly, abiotic factors such as temperature and humidity influence transmission by altering persistence times outside of their host </w:t>
      </w:r>
      <w:r w:rsidRPr="1646E0A0">
        <w:rPr>
          <w:sz w:val="24"/>
          <w:szCs w:val="24"/>
        </w:rPr>
        <w:fldChar w:fldCharType="begin"/>
      </w:r>
      <w:r w:rsidR="00C86DEC">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1646E0A0">
        <w:rPr>
          <w:sz w:val="24"/>
          <w:szCs w:val="24"/>
        </w:rPr>
        <w:fldChar w:fldCharType="separate"/>
      </w:r>
      <w:r w:rsidR="00C86DEC">
        <w:rPr>
          <w:sz w:val="24"/>
        </w:rPr>
        <w:t>(Gray et al., 2009; Nazir et al., 2012)</w:t>
      </w:r>
      <w:r w:rsidRPr="1646E0A0">
        <w:rPr>
          <w:sz w:val="24"/>
          <w:szCs w:val="24"/>
        </w:rPr>
        <w:fldChar w:fldCharType="end"/>
      </w:r>
      <w:r w:rsidRPr="1646E0A0">
        <w:rPr>
          <w:sz w:val="24"/>
          <w:szCs w:val="24"/>
        </w:rPr>
        <w:t xml:space="preserve">. Indirectly, the environment </w:t>
      </w:r>
      <w:r w:rsidR="004357CA">
        <w:rPr>
          <w:sz w:val="24"/>
          <w:szCs w:val="24"/>
        </w:rPr>
        <w:t xml:space="preserve">alters </w:t>
      </w:r>
      <w:r w:rsidRPr="1646E0A0">
        <w:rPr>
          <w:sz w:val="24"/>
          <w:szCs w:val="24"/>
        </w:rPr>
        <w:t xml:space="preserve">transmission by affecting host community composition, impacting host availability </w:t>
      </w:r>
      <w:r w:rsidRPr="1646E0A0">
        <w:rPr>
          <w:sz w:val="24"/>
          <w:szCs w:val="24"/>
        </w:rPr>
        <w:fldChar w:fldCharType="begin"/>
      </w:r>
      <w:r w:rsidR="00C86DEC">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For example, temperature can affect host growth rates and population sizes, resulting in changes in the absolute abundance of susceptible hosts </w:t>
      </w:r>
      <w:r w:rsidRPr="1646E0A0">
        <w:rPr>
          <w:sz w:val="24"/>
          <w:szCs w:val="24"/>
        </w:rPr>
        <w:fldChar w:fldCharType="begin"/>
      </w:r>
      <w:r w:rsidR="00C86DEC">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1646E0A0">
        <w:rPr>
          <w:sz w:val="24"/>
          <w:szCs w:val="24"/>
        </w:rPr>
        <w:fldChar w:fldCharType="separate"/>
      </w:r>
      <w:r w:rsidR="00C86DEC">
        <w:rPr>
          <w:sz w:val="24"/>
        </w:rPr>
        <w:t>(Savage et al., 2004; Sibly &amp; Hone, 2002)</w:t>
      </w:r>
      <w:r w:rsidRPr="1646E0A0">
        <w:rPr>
          <w:sz w:val="24"/>
          <w:szCs w:val="24"/>
        </w:rPr>
        <w:fldChar w:fldCharType="end"/>
      </w:r>
      <w:r w:rsidRPr="1646E0A0">
        <w:rPr>
          <w:sz w:val="24"/>
          <w:szCs w:val="24"/>
        </w:rPr>
        <w:t xml:space="preserve"> and the relative abundance of different host species in a community </w:t>
      </w:r>
      <w:r w:rsidRPr="1646E0A0">
        <w:rPr>
          <w:sz w:val="24"/>
          <w:szCs w:val="24"/>
        </w:rPr>
        <w:fldChar w:fldCharType="begin"/>
      </w:r>
      <w:r w:rsidR="00C86DEC">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1646E0A0">
        <w:rPr>
          <w:sz w:val="24"/>
          <w:szCs w:val="24"/>
        </w:rPr>
        <w:fldChar w:fldCharType="separate"/>
      </w:r>
      <w:r w:rsidR="00C86DEC">
        <w:rPr>
          <w:sz w:val="24"/>
        </w:rPr>
        <w:t>(Altizer et al., 2013; Blaustein et al., 2010)</w:t>
      </w:r>
      <w:r w:rsidRPr="1646E0A0">
        <w:rPr>
          <w:sz w:val="24"/>
          <w:szCs w:val="24"/>
        </w:rPr>
        <w:fldChar w:fldCharType="end"/>
      </w:r>
      <w:r w:rsidRPr="1646E0A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1646E0A0">
        <w:rPr>
          <w:sz w:val="24"/>
          <w:szCs w:val="24"/>
        </w:rPr>
        <w:fldChar w:fldCharType="begin"/>
      </w:r>
      <w:r w:rsidR="00A95C8B">
        <w:rPr>
          <w:sz w:val="24"/>
          <w:szCs w:val="24"/>
        </w:rPr>
        <w:instrText xml:space="preserve"> ADDIN ZOTERO_ITEM CSL_CITATION {"citationID":"kW9RQWx8","properties":{"formattedCitation":"(P. T. J. Johnson et al., 2015; Rohr et al., 2019)","plainCitation":"(P. T. J. Johnson et al., 2015; Rohr et al., 2019)","dontUpdate":true,"noteIndex":0},"citationItems":[{"id":227,"uris":["http://zotero.org/users/8769338/items/TXQUPT9T"],"itemData":{"id":227,"type":"article-journal","abstract":"©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S."},{"family":"Keesing","given":"Felicia"}],"issued":{"date-parts":[["2015"]]}},"label":"page"},{"id":200,"uris":["http://zotero.org/users/8769338/items/7VTK8MIK"],"itemData":{"id":200,"type":"article-journal","abstract":"The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1646E0A0">
        <w:rPr>
          <w:sz w:val="24"/>
          <w:szCs w:val="24"/>
        </w:rPr>
        <w:fldChar w:fldCharType="separate"/>
      </w:r>
      <w:r w:rsidR="00C86DEC">
        <w:rPr>
          <w:sz w:val="24"/>
        </w:rPr>
        <w:t>(Johnson et al., 2015; Rohr et al., 2019)</w:t>
      </w:r>
      <w:r w:rsidRPr="1646E0A0">
        <w:rPr>
          <w:sz w:val="24"/>
          <w:szCs w:val="24"/>
        </w:rPr>
        <w:fldChar w:fldCharType="end"/>
      </w:r>
      <w:r w:rsidRPr="1646E0A0">
        <w:rPr>
          <w:sz w:val="24"/>
          <w:szCs w:val="24"/>
        </w:rPr>
        <w:t xml:space="preserve"> while abiotic factors are more often considered at larger spatial scales </w:t>
      </w:r>
      <w:r w:rsidRPr="1646E0A0">
        <w:rPr>
          <w:sz w:val="24"/>
          <w:szCs w:val="24"/>
        </w:rPr>
        <w:fldChar w:fldCharType="begin"/>
      </w:r>
      <w:r w:rsidR="00C86DEC">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C86DEC">
        <w:rPr>
          <w:rFonts w:ascii="Cambria Math" w:hAnsi="Cambria Math" w:cs="Cambria Math"/>
          <w:sz w:val="24"/>
          <w:szCs w:val="24"/>
        </w:rPr>
        <w:instrText>∼</w:instrText>
      </w:r>
      <w:r w:rsidR="00C86DEC">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1646E0A0">
        <w:rPr>
          <w:sz w:val="24"/>
          <w:szCs w:val="24"/>
        </w:rPr>
        <w:fldChar w:fldCharType="separate"/>
      </w:r>
      <w:r w:rsidR="00C86DEC">
        <w:rPr>
          <w:sz w:val="24"/>
        </w:rPr>
        <w:t>(Cohen et al., 2016)</w:t>
      </w:r>
      <w:r w:rsidRPr="1646E0A0">
        <w:rPr>
          <w:sz w:val="24"/>
          <w:szCs w:val="24"/>
        </w:rPr>
        <w:fldChar w:fldCharType="end"/>
      </w:r>
      <w:r w:rsidRPr="1646E0A0">
        <w:rPr>
          <w:sz w:val="24"/>
          <w:szCs w:val="24"/>
        </w:rPr>
        <w:t xml:space="preserve">. </w:t>
      </w:r>
    </w:p>
    <w:p w14:paraId="15940E3A" w14:textId="3A456EB5" w:rsidR="002E6E0F" w:rsidRPr="00DB2F80" w:rsidRDefault="0069435B" w:rsidP="0040206D">
      <w:pPr>
        <w:spacing w:line="360" w:lineRule="auto"/>
        <w:ind w:firstLine="720"/>
        <w:rPr>
          <w:sz w:val="24"/>
          <w:szCs w:val="24"/>
        </w:rPr>
      </w:pPr>
      <w:r w:rsidRPr="31DB22D1">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invade and persist within a host population </w:t>
      </w:r>
      <w:r w:rsidRPr="31DB22D1">
        <w:rPr>
          <w:sz w:val="24"/>
          <w:szCs w:val="24"/>
        </w:rPr>
        <w:fldChar w:fldCharType="begin"/>
      </w:r>
      <w:r w:rsidR="00C86DEC">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C86DEC">
        <w:rPr>
          <w:rFonts w:ascii="Cambria Math" w:hAnsi="Cambria Math" w:cs="Cambria Math"/>
          <w:sz w:val="24"/>
          <w:szCs w:val="24"/>
        </w:rPr>
        <w:instrText>‐</w:instrText>
      </w:r>
      <w:r w:rsidR="00C86DEC">
        <w:rPr>
          <w:sz w:val="24"/>
          <w:szCs w:val="24"/>
        </w:rPr>
        <w:instrText>dependent transmission at low host densities to density</w:instrText>
      </w:r>
      <w:r w:rsidR="00C86DEC">
        <w:rPr>
          <w:rFonts w:ascii="Cambria Math" w:hAnsi="Cambria Math" w:cs="Cambria Math"/>
          <w:sz w:val="24"/>
          <w:szCs w:val="24"/>
        </w:rPr>
        <w:instrText>‐</w:instrText>
      </w:r>
      <w:r w:rsidR="00C86DEC">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C86DEC">
        <w:rPr>
          <w:rFonts w:ascii="Cambria Math" w:hAnsi="Cambria Math" w:cs="Cambria Math"/>
          <w:sz w:val="24"/>
          <w:szCs w:val="24"/>
        </w:rPr>
        <w:instrText>‐</w:instrText>
      </w:r>
      <w:r w:rsidR="00C86DEC">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31DB22D1">
        <w:rPr>
          <w:sz w:val="24"/>
          <w:szCs w:val="24"/>
        </w:rPr>
        <w:fldChar w:fldCharType="separate"/>
      </w:r>
      <w:r w:rsidR="00C86DEC">
        <w:rPr>
          <w:sz w:val="24"/>
        </w:rPr>
        <w:t>(Fenton et al., 2002; Hopkins et al., 2020; Patterson &amp; Ruckstuhl, 2013)</w:t>
      </w:r>
      <w:r w:rsidRPr="31DB22D1">
        <w:rPr>
          <w:sz w:val="24"/>
          <w:szCs w:val="24"/>
        </w:rPr>
        <w:fldChar w:fldCharType="end"/>
      </w:r>
      <w:r w:rsidRPr="31DB22D1">
        <w:rPr>
          <w:sz w:val="24"/>
          <w:szCs w:val="24"/>
        </w:rPr>
        <w:t xml:space="preserve">. For generalist pathogens, variation in host competence, the ability of a host to acquire and transmit a pathogen, across species </w:t>
      </w:r>
      <w:r w:rsidR="004357CA">
        <w:rPr>
          <w:sz w:val="24"/>
          <w:szCs w:val="24"/>
        </w:rPr>
        <w:t xml:space="preserve">determines </w:t>
      </w:r>
      <w:r w:rsidRPr="31DB22D1">
        <w:rPr>
          <w:sz w:val="24"/>
          <w:szCs w:val="24"/>
        </w:rPr>
        <w:t xml:space="preserve">transmission potential and can be assessed at the community scale via community competence </w:t>
      </w:r>
      <w:r w:rsidRPr="31DB22D1">
        <w:rPr>
          <w:sz w:val="24"/>
          <w:szCs w:val="24"/>
        </w:rPr>
        <w:fldChar w:fldCharType="begin"/>
      </w:r>
      <w:r w:rsidR="00A95C8B">
        <w:rPr>
          <w:sz w:val="24"/>
          <w:szCs w:val="24"/>
        </w:rPr>
        <w:instrText xml:space="preserve"> ADDIN ZOTERO_ITEM CSL_CITATION {"citationID":"dX6nPyjZ","properties":{"formattedCitation":"(Downs et al., 2019; P. T. J. Johnson et al., 2013; Martin et al., 2016)","plainCitation":"(Downs et al., 2019; P. T. J. Johnson et al., 2013; Martin et al., 2016)","dontUpdate":true,"noteIndex":0},"citationItems":[{"id":76,"uris":["http://zotero.org/users/8769338/items/FIBQ5UJC"],"itemData":{"id":76,"type":"article-journal","abstract":"Body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31DB22D1">
        <w:rPr>
          <w:sz w:val="24"/>
          <w:szCs w:val="24"/>
        </w:rPr>
        <w:fldChar w:fldCharType="separate"/>
      </w:r>
      <w:r w:rsidR="00C86DEC">
        <w:rPr>
          <w:sz w:val="24"/>
        </w:rPr>
        <w:t>(Downs et al., 2019; Johnson et al., 2013; Martin et al., 2016)</w:t>
      </w:r>
      <w:r w:rsidRPr="31DB22D1">
        <w:rPr>
          <w:sz w:val="24"/>
          <w:szCs w:val="24"/>
        </w:rPr>
        <w:fldChar w:fldCharType="end"/>
      </w:r>
      <w:r w:rsidRPr="31DB22D1">
        <w:rPr>
          <w:sz w:val="24"/>
          <w:szCs w:val="24"/>
        </w:rPr>
        <w:t>. Further, pathogens with the capacity for environmental transmission are subject to their surrounding environmental conditions. For example, the</w:t>
      </w:r>
      <w:r w:rsidR="001D596F">
        <w:rPr>
          <w:sz w:val="24"/>
          <w:szCs w:val="24"/>
        </w:rPr>
        <w:t xml:space="preserve"> persistence of influenza virus in the environment</w:t>
      </w:r>
      <w:r w:rsidRPr="31DB22D1">
        <w:rPr>
          <w:sz w:val="24"/>
          <w:szCs w:val="24"/>
        </w:rPr>
        <w:t xml:space="preserve"> can enhance transmissibility</w:t>
      </w:r>
      <w:r w:rsidR="007575DD">
        <w:rPr>
          <w:sz w:val="24"/>
          <w:szCs w:val="24"/>
        </w:rPr>
        <w:t>,</w:t>
      </w:r>
      <w:r w:rsidRPr="31DB22D1">
        <w:rPr>
          <w:sz w:val="24"/>
          <w:szCs w:val="24"/>
        </w:rPr>
        <w:t xml:space="preserve"> and </w:t>
      </w:r>
      <w:r w:rsidR="00634A51" w:rsidRPr="31DB22D1">
        <w:rPr>
          <w:sz w:val="24"/>
          <w:szCs w:val="24"/>
        </w:rPr>
        <w:t>persistence times are reduced under acidic conditions, warmer temperatures, and high salinity</w:t>
      </w:r>
      <w:r w:rsidRPr="31DB22D1">
        <w:rPr>
          <w:sz w:val="24"/>
          <w:szCs w:val="24"/>
        </w:rPr>
        <w:t xml:space="preserve"> </w:t>
      </w:r>
      <w:r w:rsidRPr="31DB22D1">
        <w:rPr>
          <w:sz w:val="24"/>
          <w:szCs w:val="24"/>
        </w:rPr>
        <w:fldChar w:fldCharType="begin"/>
      </w:r>
      <w:r w:rsidR="00C86DEC">
        <w:rPr>
          <w:sz w:val="24"/>
          <w:szCs w:val="24"/>
        </w:rPr>
        <w:instrText xml:space="preserve"> ADDIN ZOTERO_ITEM CSL_CITATION {"citationID":"kLmnlf4j","properties":{"formattedCitation":"(Brown et al., 2009; Rohani et al., 2009; Sooryanarain &amp; Elankumaran, 2015)","plainCitation":"(Brown et al., 2009; Rohani et al., 2009; Sooryanarain &amp;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31DB22D1">
        <w:rPr>
          <w:sz w:val="24"/>
          <w:szCs w:val="24"/>
        </w:rPr>
        <w:fldChar w:fldCharType="separate"/>
      </w:r>
      <w:r w:rsidR="00C86DEC">
        <w:rPr>
          <w:sz w:val="24"/>
        </w:rPr>
        <w:t>(Brown et al., 2009; Rohani et al., 2009; Sooryanarain &amp; Elankumaran, 2015)</w:t>
      </w:r>
      <w:r w:rsidRPr="31DB22D1">
        <w:rPr>
          <w:sz w:val="24"/>
          <w:szCs w:val="24"/>
        </w:rPr>
        <w:fldChar w:fldCharType="end"/>
      </w:r>
      <w:r w:rsidRPr="31DB22D1">
        <w:rPr>
          <w:sz w:val="24"/>
          <w:szCs w:val="24"/>
        </w:rPr>
        <w:t xml:space="preserve">. However, while studies tend to focus on either host abundance, community composition, or environmental conditions, these factors jointly influence transmission and are non-independent. Host abundance and community structure often fluctuate in response to environmental conditions </w:t>
      </w:r>
      <w:r w:rsidRPr="31DB22D1">
        <w:rPr>
          <w:sz w:val="24"/>
          <w:szCs w:val="24"/>
        </w:rPr>
        <w:fldChar w:fldCharType="begin"/>
      </w:r>
      <w:r w:rsidR="00C86DEC">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31DB22D1">
        <w:rPr>
          <w:sz w:val="24"/>
          <w:szCs w:val="24"/>
        </w:rPr>
        <w:fldChar w:fldCharType="separate"/>
      </w:r>
      <w:r w:rsidR="00C86DEC">
        <w:rPr>
          <w:sz w:val="24"/>
        </w:rPr>
        <w:t xml:space="preserve">(Werner et </w:t>
      </w:r>
      <w:r w:rsidR="00C86DEC">
        <w:rPr>
          <w:sz w:val="24"/>
        </w:rPr>
        <w:lastRenderedPageBreak/>
        <w:t>al., 2007)</w:t>
      </w:r>
      <w:r w:rsidRPr="31DB22D1">
        <w:rPr>
          <w:sz w:val="24"/>
          <w:szCs w:val="24"/>
        </w:rPr>
        <w:fldChar w:fldCharType="end"/>
      </w:r>
      <w:r w:rsidRPr="31DB22D1">
        <w:rPr>
          <w:sz w:val="24"/>
          <w:szCs w:val="24"/>
        </w:rPr>
        <w:t xml:space="preserve">, and these changes in community structure can result in dramatic shifts in community competence </w:t>
      </w:r>
      <w:r w:rsidRPr="31DB22D1">
        <w:rPr>
          <w:sz w:val="24"/>
          <w:szCs w:val="24"/>
        </w:rPr>
        <w:fldChar w:fldCharType="begin"/>
      </w:r>
      <w:r w:rsidR="00C86DEC">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31DB22D1">
        <w:rPr>
          <w:sz w:val="24"/>
          <w:szCs w:val="24"/>
        </w:rPr>
        <w:fldChar w:fldCharType="separate"/>
      </w:r>
      <w:r w:rsidR="00C86DEC">
        <w:rPr>
          <w:sz w:val="24"/>
        </w:rPr>
        <w:t>(Streicker et al., 2013)</w:t>
      </w:r>
      <w:r w:rsidRPr="31DB22D1">
        <w:rPr>
          <w:sz w:val="24"/>
          <w:szCs w:val="24"/>
        </w:rPr>
        <w:fldChar w:fldCharType="end"/>
      </w:r>
      <w:r w:rsidRPr="31DB22D1">
        <w:rPr>
          <w:sz w:val="24"/>
          <w:szCs w:val="24"/>
        </w:rPr>
        <w:t xml:space="preserve">. Over seasonal timescales, species exhibit distinct </w:t>
      </w:r>
      <w:commentRangeStart w:id="2"/>
      <w:commentRangeStart w:id="3"/>
      <w:r w:rsidRPr="31DB22D1">
        <w:rPr>
          <w:sz w:val="24"/>
          <w:szCs w:val="24"/>
        </w:rPr>
        <w:t>phenolog</w:t>
      </w:r>
      <w:r w:rsidR="00255C97">
        <w:rPr>
          <w:sz w:val="24"/>
          <w:szCs w:val="24"/>
        </w:rPr>
        <w:t>ies</w:t>
      </w:r>
      <w:commentRangeEnd w:id="2"/>
      <w:r>
        <w:rPr>
          <w:rStyle w:val="CommentReference"/>
        </w:rPr>
        <w:commentReference w:id="2"/>
      </w:r>
      <w:commentRangeEnd w:id="3"/>
      <w:r>
        <w:rPr>
          <w:rStyle w:val="CommentReference"/>
        </w:rPr>
        <w:commentReference w:id="3"/>
      </w:r>
      <w:r w:rsidRPr="31DB22D1">
        <w:rPr>
          <w:sz w:val="24"/>
          <w:szCs w:val="24"/>
        </w:rPr>
        <w:t xml:space="preserve"> and experience dynamic strengths of competition </w:t>
      </w:r>
      <w:r w:rsidRPr="31DB22D1">
        <w:rPr>
          <w:sz w:val="24"/>
          <w:szCs w:val="24"/>
        </w:rPr>
        <w:fldChar w:fldCharType="begin"/>
      </w:r>
      <w:r w:rsidR="007B5C24">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31DB22D1">
        <w:rPr>
          <w:sz w:val="24"/>
          <w:szCs w:val="24"/>
        </w:rPr>
        <w:fldChar w:fldCharType="separate"/>
      </w:r>
      <w:r w:rsidR="00C86DEC">
        <w:rPr>
          <w:sz w:val="24"/>
        </w:rPr>
        <w:t>(Rudolf, 2019)</w:t>
      </w:r>
      <w:r w:rsidRPr="31DB22D1">
        <w:rPr>
          <w:sz w:val="24"/>
          <w:szCs w:val="24"/>
        </w:rPr>
        <w:fldChar w:fldCharType="end"/>
      </w:r>
      <w:r w:rsidRPr="31DB22D1">
        <w:rPr>
          <w:sz w:val="24"/>
          <w:szCs w:val="24"/>
        </w:rPr>
        <w:t xml:space="preserve">, which generates a relationship between community structure and size. Consequently, the separate and combined effects of </w:t>
      </w:r>
      <w:r w:rsidR="001D596F">
        <w:rPr>
          <w:sz w:val="24"/>
          <w:szCs w:val="24"/>
        </w:rPr>
        <w:t>host community composition, host abundance, and environmental conditions</w:t>
      </w:r>
      <w:r w:rsidRPr="31DB22D1">
        <w:rPr>
          <w:sz w:val="24"/>
          <w:szCs w:val="24"/>
        </w:rPr>
        <w:t xml:space="preserve"> can improve our understanding of how generalist pathogens invade and persist within variable </w:t>
      </w:r>
      <w:r w:rsidRPr="004357CA">
        <w:rPr>
          <w:sz w:val="24"/>
          <w:szCs w:val="24"/>
        </w:rPr>
        <w:t xml:space="preserve">host communities </w:t>
      </w:r>
      <w:r w:rsidRPr="004357CA">
        <w:rPr>
          <w:sz w:val="24"/>
          <w:szCs w:val="24"/>
        </w:rPr>
        <w:fldChar w:fldCharType="begin"/>
      </w:r>
      <w:r w:rsidR="00A95C8B">
        <w:rPr>
          <w:sz w:val="24"/>
          <w:szCs w:val="24"/>
        </w:rPr>
        <w:instrText xml:space="preserve"> ADDIN ZOTERO_ITEM CSL_CITATION {"citationID":"F3jdCtC0","properties":{"formattedCitation":"(Becker et al., 2012; A. F. Johnson &amp; Brunner, 2014; Nazir et al., 2012)","plainCitation":"(Becker et al., 2012; A. F. Johnson &amp; Brunner, 2014; Nazir et al., 2012)","dontUpdate":true,"noteIndex":0},"citationItems":[{"id":69,"uris":["http://zotero.org/users/8769338/items/DUN5C8BI"],"itemData":{"id":69,"type":"article-journal","abstract":"Habitat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4357CA">
        <w:rPr>
          <w:sz w:val="24"/>
          <w:szCs w:val="24"/>
        </w:rPr>
        <w:fldChar w:fldCharType="separate"/>
      </w:r>
      <w:r w:rsidR="00C86DEC" w:rsidRPr="004357CA">
        <w:rPr>
          <w:sz w:val="24"/>
          <w:szCs w:val="24"/>
        </w:rPr>
        <w:t>(Becker et al., 2012; Johnson &amp; Brunner, 2014; Nazir et al., 2012)</w:t>
      </w:r>
      <w:r w:rsidRPr="004357CA">
        <w:rPr>
          <w:sz w:val="24"/>
          <w:szCs w:val="24"/>
        </w:rPr>
        <w:fldChar w:fldCharType="end"/>
      </w:r>
      <w:r w:rsidR="001D596F">
        <w:rPr>
          <w:sz w:val="24"/>
          <w:szCs w:val="24"/>
        </w:rPr>
        <w:t>. Our findings</w:t>
      </w:r>
      <w:r w:rsidRPr="004357CA">
        <w:rPr>
          <w:sz w:val="24"/>
          <w:szCs w:val="24"/>
        </w:rPr>
        <w:t xml:space="preserve"> promise to generate mechanistic insight into diversity-disease studies that frequently</w:t>
      </w:r>
      <w:r w:rsidRPr="31DB22D1">
        <w:rPr>
          <w:sz w:val="24"/>
          <w:szCs w:val="24"/>
        </w:rPr>
        <w:t xml:space="preserve"> rely only on patterns of host species richness and infection prevalence in communities </w:t>
      </w:r>
      <w:r w:rsidRPr="31DB22D1">
        <w:rPr>
          <w:sz w:val="24"/>
          <w:szCs w:val="24"/>
        </w:rPr>
        <w:fldChar w:fldCharType="begin"/>
      </w:r>
      <w:r w:rsidR="00C86DEC">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w:t>
      </w:r>
    </w:p>
    <w:p w14:paraId="6BF28EED" w14:textId="3CD64D11" w:rsidR="002E6E0F" w:rsidRDefault="0069435B" w:rsidP="0040206D">
      <w:pPr>
        <w:spacing w:line="360" w:lineRule="auto"/>
        <w:ind w:firstLine="720"/>
        <w:rPr>
          <w:sz w:val="24"/>
          <w:szCs w:val="24"/>
        </w:rPr>
      </w:pPr>
      <w:r w:rsidRPr="31DB22D1">
        <w:rPr>
          <w:sz w:val="24"/>
          <w:szCs w:val="24"/>
        </w:rPr>
        <w:t xml:space="preserve">We use </w:t>
      </w:r>
      <w:proofErr w:type="spellStart"/>
      <w:r w:rsidRPr="31DB22D1">
        <w:rPr>
          <w:sz w:val="24"/>
          <w:szCs w:val="24"/>
        </w:rPr>
        <w:t>ranavirus</w:t>
      </w:r>
      <w:proofErr w:type="spellEnd"/>
      <w:r w:rsidRPr="31DB22D1">
        <w:rPr>
          <w:sz w:val="24"/>
          <w:szCs w:val="24"/>
        </w:rPr>
        <w:t xml:space="preserve"> infection data in larval amphibian communities to illustrate that the joint influence of biotic and abiotic promoters</w:t>
      </w:r>
      <w:r w:rsidR="000D4B9A" w:rsidRPr="31DB22D1">
        <w:rPr>
          <w:sz w:val="24"/>
          <w:szCs w:val="24"/>
        </w:rPr>
        <w:t xml:space="preserve"> </w:t>
      </w:r>
      <w:commentRangeStart w:id="4"/>
      <w:commentRangeStart w:id="5"/>
      <w:r w:rsidR="000D4B9A" w:rsidRPr="31DB22D1">
        <w:rPr>
          <w:sz w:val="24"/>
          <w:szCs w:val="24"/>
        </w:rPr>
        <w:t>is</w:t>
      </w:r>
      <w:r w:rsidRPr="31DB22D1">
        <w:rPr>
          <w:sz w:val="24"/>
          <w:szCs w:val="24"/>
        </w:rPr>
        <w:t xml:space="preserve"> likely to be relevant in many disease systems</w:t>
      </w:r>
      <w:commentRangeEnd w:id="4"/>
      <w:r>
        <w:rPr>
          <w:rStyle w:val="CommentReference"/>
        </w:rPr>
        <w:commentReference w:id="4"/>
      </w:r>
      <w:commentRangeEnd w:id="5"/>
      <w:r>
        <w:rPr>
          <w:rStyle w:val="CommentReference"/>
        </w:rPr>
        <w:commentReference w:id="5"/>
      </w:r>
      <w:r w:rsidRPr="31DB22D1">
        <w:rPr>
          <w:sz w:val="24"/>
          <w:szCs w:val="24"/>
        </w:rPr>
        <w:t>.</w:t>
      </w:r>
      <w:r w:rsidR="00C86DEC">
        <w:rPr>
          <w:sz w:val="24"/>
          <w:szCs w:val="24"/>
        </w:rPr>
        <w:t xml:space="preserve"> Many pathogens utilize multiple host species and are capable of environmental transmission. In these systems, the availability of hosts and environmental conditions will influence pathogen transmission.</w:t>
      </w:r>
      <w:r w:rsidRPr="31DB22D1">
        <w:rPr>
          <w:sz w:val="24"/>
          <w:szCs w:val="24"/>
        </w:rPr>
        <w:t xml:space="preserve"> </w:t>
      </w:r>
      <w:proofErr w:type="spellStart"/>
      <w:r w:rsidRPr="31DB22D1">
        <w:rPr>
          <w:sz w:val="24"/>
          <w:szCs w:val="24"/>
        </w:rPr>
        <w:t>Ranaviruses</w:t>
      </w:r>
      <w:proofErr w:type="spellEnd"/>
      <w:r w:rsidRPr="31DB22D1">
        <w:rPr>
          <w:sz w:val="24"/>
          <w:szCs w:val="24"/>
        </w:rPr>
        <w:t xml:space="preserve"> represent a genus of viruses known to be associated with global amphibian declines and exhibit both contact and environmental transmission </w:t>
      </w:r>
      <w:r w:rsidRPr="31DB22D1">
        <w:rPr>
          <w:sz w:val="24"/>
          <w:szCs w:val="24"/>
        </w:rPr>
        <w:fldChar w:fldCharType="begin"/>
      </w:r>
      <w:r w:rsidR="00C86DEC">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C86DEC">
        <w:rPr>
          <w:rFonts w:ascii="Cambria Math" w:hAnsi="Cambria Math" w:cs="Cambria Math"/>
          <w:sz w:val="24"/>
          <w:szCs w:val="24"/>
        </w:rPr>
        <w:instrText>‐</w:instrText>
      </w:r>
      <w:r w:rsidR="00C86DEC">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31DB22D1">
        <w:rPr>
          <w:sz w:val="24"/>
          <w:szCs w:val="24"/>
        </w:rPr>
        <w:fldChar w:fldCharType="separate"/>
      </w:r>
      <w:r w:rsidR="00C86DEC">
        <w:rPr>
          <w:sz w:val="24"/>
        </w:rPr>
        <w:t>(Brunner et al., 2017; Sage et al., 2019)</w:t>
      </w:r>
      <w:r w:rsidRPr="31DB22D1">
        <w:rPr>
          <w:sz w:val="24"/>
          <w:szCs w:val="24"/>
        </w:rPr>
        <w:fldChar w:fldCharType="end"/>
      </w:r>
      <w:r w:rsidR="00CA6527" w:rsidRPr="31DB22D1">
        <w:rPr>
          <w:sz w:val="24"/>
          <w:szCs w:val="24"/>
        </w:rPr>
        <w:t>.</w:t>
      </w:r>
      <w:r w:rsidR="001D596F">
        <w:rPr>
          <w:sz w:val="24"/>
          <w:szCs w:val="24"/>
        </w:rPr>
        <w:t xml:space="preserve"> </w:t>
      </w:r>
      <w:proofErr w:type="spellStart"/>
      <w:r w:rsidR="001F7D11">
        <w:rPr>
          <w:sz w:val="24"/>
          <w:szCs w:val="24"/>
        </w:rPr>
        <w:t>Ranaviruses</w:t>
      </w:r>
      <w:proofErr w:type="spellEnd"/>
      <w:r w:rsidR="001D596F">
        <w:rPr>
          <w:sz w:val="24"/>
          <w:szCs w:val="24"/>
        </w:rPr>
        <w:t xml:space="preserve"> in larval amphibian communities </w:t>
      </w:r>
      <w:r w:rsidR="001F7D11">
        <w:rPr>
          <w:sz w:val="24"/>
          <w:szCs w:val="24"/>
        </w:rPr>
        <w:t>are</w:t>
      </w:r>
      <w:r w:rsidR="001D596F">
        <w:rPr>
          <w:sz w:val="24"/>
          <w:szCs w:val="24"/>
        </w:rPr>
        <w:t xml:space="preserve"> useful for </w:t>
      </w:r>
      <w:r w:rsidR="001F7D11">
        <w:rPr>
          <w:sz w:val="24"/>
          <w:szCs w:val="24"/>
        </w:rPr>
        <w:t>study</w:t>
      </w:r>
      <w:r w:rsidR="001D596F">
        <w:rPr>
          <w:sz w:val="24"/>
          <w:szCs w:val="24"/>
        </w:rPr>
        <w:t>ing the effects of host community composition on transmission potential beca</w:t>
      </w:r>
      <w:r w:rsidR="001F7D11">
        <w:rPr>
          <w:sz w:val="24"/>
          <w:szCs w:val="24"/>
        </w:rPr>
        <w:t>u</w:t>
      </w:r>
      <w:r w:rsidR="001D596F">
        <w:rPr>
          <w:sz w:val="24"/>
          <w:szCs w:val="24"/>
        </w:rPr>
        <w:t>se</w:t>
      </w:r>
      <w:r w:rsidRPr="31DB22D1">
        <w:rPr>
          <w:sz w:val="24"/>
          <w:szCs w:val="24"/>
        </w:rPr>
        <w:t xml:space="preserve"> there is large variation in </w:t>
      </w:r>
      <w:r w:rsidR="001F7D11">
        <w:rPr>
          <w:sz w:val="24"/>
          <w:szCs w:val="24"/>
        </w:rPr>
        <w:t>competence across host species</w:t>
      </w:r>
      <w:r w:rsidRPr="31DB22D1">
        <w:rPr>
          <w:sz w:val="24"/>
          <w:szCs w:val="24"/>
        </w:rPr>
        <w:t xml:space="preserve">, and the composition and abundance of host communities changes over space and time </w:t>
      </w:r>
      <w:r w:rsidRPr="31DB22D1">
        <w:rPr>
          <w:sz w:val="24"/>
          <w:szCs w:val="24"/>
        </w:rPr>
        <w:fldChar w:fldCharType="begin"/>
      </w:r>
      <w:r w:rsidR="00C86DEC">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31DB22D1">
        <w:rPr>
          <w:sz w:val="24"/>
          <w:szCs w:val="24"/>
        </w:rPr>
        <w:fldChar w:fldCharType="separate"/>
      </w:r>
      <w:r w:rsidR="00C86DEC">
        <w:rPr>
          <w:sz w:val="24"/>
        </w:rPr>
        <w:t>(Love et al., 2016; Snyder et al., 2023)</w:t>
      </w:r>
      <w:r w:rsidRPr="31DB22D1">
        <w:rPr>
          <w:sz w:val="24"/>
          <w:szCs w:val="24"/>
        </w:rPr>
        <w:fldChar w:fldCharType="end"/>
      </w:r>
      <w:r w:rsidRPr="31DB22D1">
        <w:rPr>
          <w:sz w:val="24"/>
          <w:szCs w:val="24"/>
        </w:rPr>
        <w:t xml:space="preserve">. </w:t>
      </w:r>
      <w:r w:rsidR="00CA6527" w:rsidRPr="31DB22D1">
        <w:rPr>
          <w:sz w:val="24"/>
          <w:szCs w:val="24"/>
        </w:rPr>
        <w:t>Abiotic factors, namely temperature, influence community composition and directly influence environmental transmission rates. Environmental persistence of the virus is sensitive to abiotic factors</w:t>
      </w:r>
      <w:r w:rsidR="001F7D11">
        <w:rPr>
          <w:sz w:val="24"/>
          <w:szCs w:val="24"/>
        </w:rPr>
        <w:t>,</w:t>
      </w:r>
      <w:r w:rsidR="00CA6527" w:rsidRPr="31DB22D1">
        <w:rPr>
          <w:sz w:val="24"/>
          <w:szCs w:val="24"/>
        </w:rPr>
        <w:t xml:space="preserve"> and degradation rates </w:t>
      </w:r>
      <w:r w:rsidR="00F8115D" w:rsidRPr="31DB22D1">
        <w:rPr>
          <w:sz w:val="24"/>
          <w:szCs w:val="24"/>
        </w:rPr>
        <w:t>are highest</w:t>
      </w:r>
      <w:r w:rsidR="00CA6527" w:rsidRPr="31DB22D1">
        <w:rPr>
          <w:sz w:val="24"/>
          <w:szCs w:val="24"/>
        </w:rPr>
        <w:t xml:space="preserve"> under warmer </w:t>
      </w:r>
      <w:r w:rsidR="00F8115D" w:rsidRPr="31DB22D1">
        <w:rPr>
          <w:sz w:val="24"/>
          <w:szCs w:val="24"/>
        </w:rPr>
        <w:t xml:space="preserve">water </w:t>
      </w:r>
      <w:r w:rsidR="00CA6527" w:rsidRPr="31DB22D1">
        <w:rPr>
          <w:sz w:val="24"/>
          <w:szCs w:val="24"/>
        </w:rPr>
        <w:t xml:space="preserve">temperatures </w:t>
      </w:r>
      <w:r w:rsidRPr="31DB22D1">
        <w:rPr>
          <w:sz w:val="24"/>
          <w:szCs w:val="24"/>
        </w:rPr>
        <w:fldChar w:fldCharType="begin"/>
      </w:r>
      <w:r w:rsidR="00C86DEC">
        <w:rPr>
          <w:sz w:val="24"/>
          <w:szCs w:val="24"/>
        </w:rPr>
        <w:instrText xml:space="preserve"> ADDIN ZOTERO_ITEM CSL_CITATION {"citationID":"NnyDSA2H","properties":{"formattedCitation":"(Brunner &amp; Yarber, 2018; Nazir et al., 2012)","plainCitation":"(Brunner &amp; Yarber, 2018; Nazir et al., 2012)","noteIndex":0},"citationItems":[{"id":178,"uris":["http://zotero.org/users/8769338/items/I78ID3PM"],"itemData":{"id":178,"type":"chapter","abstract":"Viruses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rPr>
          <w:sz w:val="24"/>
        </w:rPr>
        <w:t>(Brunner &amp; Yarber, 2018; Nazir et al., 2012)</w:t>
      </w:r>
      <w:r w:rsidRPr="31DB22D1">
        <w:rPr>
          <w:sz w:val="24"/>
          <w:szCs w:val="24"/>
        </w:rPr>
        <w:fldChar w:fldCharType="end"/>
      </w:r>
      <w:r w:rsidR="00CA6527" w:rsidRPr="31DB22D1">
        <w:rPr>
          <w:sz w:val="24"/>
          <w:szCs w:val="24"/>
        </w:rPr>
        <w:t>.</w:t>
      </w:r>
      <w:r w:rsidR="00F8115D" w:rsidRPr="31DB22D1">
        <w:rPr>
          <w:sz w:val="24"/>
          <w:szCs w:val="24"/>
        </w:rPr>
        <w:t xml:space="preserve"> </w:t>
      </w:r>
      <w:commentRangeStart w:id="6"/>
      <w:r w:rsidRPr="31DB22D1">
        <w:rPr>
          <w:sz w:val="24"/>
          <w:szCs w:val="24"/>
        </w:rPr>
        <w:t xml:space="preserve">The data </w:t>
      </w:r>
      <w:r w:rsidR="51682D03" w:rsidRPr="31DB22D1">
        <w:rPr>
          <w:sz w:val="24"/>
          <w:szCs w:val="24"/>
        </w:rPr>
        <w:t xml:space="preserve">in this study </w:t>
      </w:r>
      <w:r w:rsidRPr="31DB22D1">
        <w:rPr>
          <w:sz w:val="24"/>
          <w:szCs w:val="24"/>
        </w:rPr>
        <w:t>span 20 wetlands sampled monthly over 6 months and include estimates of host abundance and community composition as well as infection status and viral load for a subset of individuals from each sampling event.</w:t>
      </w:r>
      <w:commentRangeEnd w:id="6"/>
      <w:r w:rsidR="006814DD">
        <w:rPr>
          <w:rStyle w:val="CommentReference"/>
        </w:rPr>
        <w:commentReference w:id="6"/>
      </w:r>
    </w:p>
    <w:p w14:paraId="6DE1E5D4" w14:textId="7F310E60" w:rsidR="006814DD" w:rsidRPr="00DB2F80" w:rsidRDefault="006814DD" w:rsidP="0040206D">
      <w:pPr>
        <w:spacing w:line="360" w:lineRule="auto"/>
        <w:ind w:firstLine="720"/>
        <w:rPr>
          <w:sz w:val="24"/>
          <w:szCs w:val="24"/>
        </w:rPr>
      </w:pPr>
      <w:ins w:id="7" w:author="Daniel Suh" w:date="2023-12-01T14:06:00Z">
        <w:r>
          <w:rPr>
            <w:sz w:val="24"/>
            <w:szCs w:val="24"/>
          </w:rPr>
          <w:t xml:space="preserve">The relevance of our research extends beyond the </w:t>
        </w:r>
        <w:proofErr w:type="spellStart"/>
        <w:r>
          <w:rPr>
            <w:sz w:val="24"/>
            <w:szCs w:val="24"/>
          </w:rPr>
          <w:t>ranavirus</w:t>
        </w:r>
        <w:proofErr w:type="spellEnd"/>
        <w:r>
          <w:rPr>
            <w:sz w:val="24"/>
            <w:szCs w:val="24"/>
          </w:rPr>
          <w:t xml:space="preserve"> system and has implications for human health as well. M</w:t>
        </w:r>
      </w:ins>
      <w:ins w:id="8" w:author="Daniel Suh" w:date="2023-12-01T14:07:00Z">
        <w:r>
          <w:rPr>
            <w:sz w:val="24"/>
            <w:szCs w:val="24"/>
          </w:rPr>
          <w:t xml:space="preserve">any pathogens can infect multiple host species and are able to utilize multiple modes of transmission. For example, foot-and-mouth </w:t>
        </w:r>
        <w:r>
          <w:rPr>
            <w:sz w:val="24"/>
            <w:szCs w:val="24"/>
          </w:rPr>
          <w:lastRenderedPageBreak/>
          <w:t xml:space="preserve">disease virus (FMDV) </w:t>
        </w:r>
      </w:ins>
      <w:ins w:id="9" w:author="Daniel Suh" w:date="2023-12-01T14:08:00Z">
        <w:r>
          <w:rPr>
            <w:sz w:val="24"/>
            <w:szCs w:val="24"/>
          </w:rPr>
          <w:t xml:space="preserve">infects </w:t>
        </w:r>
      </w:ins>
      <w:ins w:id="10" w:author="Daniel Suh" w:date="2023-12-01T14:09:00Z">
        <w:r>
          <w:rPr>
            <w:sz w:val="24"/>
            <w:szCs w:val="24"/>
          </w:rPr>
          <w:t xml:space="preserve">domestic and wild even-toed ungulates and </w:t>
        </w:r>
        <w:proofErr w:type="gramStart"/>
        <w:r>
          <w:rPr>
            <w:sz w:val="24"/>
            <w:szCs w:val="24"/>
          </w:rPr>
          <w:t>is able to</w:t>
        </w:r>
        <w:proofErr w:type="gramEnd"/>
        <w:r>
          <w:rPr>
            <w:sz w:val="24"/>
            <w:szCs w:val="24"/>
          </w:rPr>
          <w:t xml:space="preserve"> transmit through the environment in soil, water, and air. F</w:t>
        </w:r>
      </w:ins>
      <w:ins w:id="11" w:author="Daniel Suh" w:date="2023-12-01T14:10:00Z">
        <w:r>
          <w:rPr>
            <w:sz w:val="24"/>
            <w:szCs w:val="24"/>
          </w:rPr>
          <w:t>MDV is a pathogen of concern because of its effect on livestock and</w:t>
        </w:r>
      </w:ins>
      <w:ins w:id="12" w:author="Daniel Suh" w:date="2023-12-01T14:11:00Z">
        <w:r>
          <w:rPr>
            <w:sz w:val="24"/>
            <w:szCs w:val="24"/>
          </w:rPr>
          <w:t xml:space="preserve"> its generalist nature makes it essential to understand wildlife dynamics as well. </w:t>
        </w:r>
      </w:ins>
      <w:ins w:id="13" w:author="Daniel Suh" w:date="2023-12-01T14:12:00Z">
        <w:r>
          <w:rPr>
            <w:sz w:val="24"/>
            <w:szCs w:val="24"/>
          </w:rPr>
          <w:t xml:space="preserve">Rotaviruses are another example of a </w:t>
        </w:r>
        <w:proofErr w:type="spellStart"/>
        <w:r>
          <w:rPr>
            <w:sz w:val="24"/>
            <w:szCs w:val="24"/>
          </w:rPr>
          <w:t>multihost</w:t>
        </w:r>
        <w:proofErr w:type="spellEnd"/>
        <w:r>
          <w:rPr>
            <w:sz w:val="24"/>
            <w:szCs w:val="24"/>
          </w:rPr>
          <w:t xml:space="preserve"> pathogen that can transmit through the environment, particularly through water contamination, and is widely studied because it causes diarrheal disease in humans. However, the transmission of rotavirus in wi</w:t>
        </w:r>
      </w:ins>
      <w:ins w:id="14" w:author="Daniel Suh" w:date="2023-12-01T14:13:00Z">
        <w:r>
          <w:rPr>
            <w:sz w:val="24"/>
            <w:szCs w:val="24"/>
          </w:rPr>
          <w:t>ldlife populations is understudie</w:t>
        </w:r>
      </w:ins>
      <w:ins w:id="15" w:author="Daniel Suh" w:date="2023-12-01T14:14:00Z">
        <w:r w:rsidR="008D07C9">
          <w:rPr>
            <w:sz w:val="24"/>
            <w:szCs w:val="24"/>
          </w:rPr>
          <w:t xml:space="preserve">d. </w:t>
        </w:r>
      </w:ins>
      <w:ins w:id="16" w:author="Daniel Suh" w:date="2023-12-01T14:15:00Z">
        <w:r w:rsidR="008D07C9">
          <w:rPr>
            <w:sz w:val="24"/>
            <w:szCs w:val="24"/>
          </w:rPr>
          <w:t>Recent studies have highlighted the importance of rotavirus transmission between wild and domestic pig, and this line of research would benefit from explicit consideration of multiple</w:t>
        </w:r>
      </w:ins>
      <w:ins w:id="17" w:author="Daniel Suh" w:date="2023-12-01T14:16:00Z">
        <w:r w:rsidR="008D07C9">
          <w:rPr>
            <w:sz w:val="24"/>
            <w:szCs w:val="24"/>
          </w:rPr>
          <w:t xml:space="preserve"> abiotic and biotic factors and how they jointly influence transmission. Together, these results would improve our ability to manage disease in wildlife and livestock, which would also improve public health by mitigating zoonotic transmission.</w:t>
        </w:r>
      </w:ins>
      <w:ins w:id="18" w:author="Daniel Suh" w:date="2023-12-01T14:09:00Z">
        <w:r>
          <w:rPr>
            <w:sz w:val="24"/>
            <w:szCs w:val="24"/>
          </w:rPr>
          <w:t xml:space="preserve"> </w:t>
        </w:r>
      </w:ins>
    </w:p>
    <w:p w14:paraId="05848CDB" w14:textId="77777777" w:rsidR="00270109" w:rsidRDefault="0069435B">
      <w:pPr>
        <w:spacing w:line="360" w:lineRule="auto"/>
        <w:ind w:firstLine="720"/>
        <w:rPr>
          <w:sz w:val="24"/>
          <w:szCs w:val="24"/>
        </w:rPr>
      </w:pPr>
      <w:r w:rsidRPr="1646E0A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r w:rsidR="000D4B9A" w:rsidRPr="1646E0A0">
        <w:rPr>
          <w:sz w:val="24"/>
          <w:szCs w:val="24"/>
        </w:rPr>
        <w:t xml:space="preserve">host </w:t>
      </w:r>
      <w:r w:rsidRPr="1646E0A0">
        <w:rPr>
          <w:sz w:val="24"/>
          <w:szCs w:val="24"/>
        </w:rPr>
        <w:t>abundance and community composition. While important theoretical developments have described transmission in multi-host communities</w:t>
      </w:r>
      <w:r w:rsidRPr="00C86DEC">
        <w:rPr>
          <w:sz w:val="24"/>
          <w:szCs w:val="24"/>
        </w:rPr>
        <w:t xml:space="preserve"> </w:t>
      </w:r>
      <w:r w:rsidRPr="00C86DEC">
        <w:rPr>
          <w:sz w:val="24"/>
          <w:szCs w:val="24"/>
        </w:rPr>
        <w:fldChar w:fldCharType="begin"/>
      </w:r>
      <w:r w:rsidR="00C86DEC" w:rsidRPr="00C86DEC">
        <w:rPr>
          <w:sz w:val="24"/>
          <w:szCs w:val="24"/>
        </w:rPr>
        <w:instrText xml:space="preserve"> ADDIN ZOTERO_ITEM CSL_CITATION {"citationID":"Un92OqXE","properties":{"formattedCitation":"(Dobson, 2004; Fountain\\uc0\\u8208{}Jones et al., 2018; Holt et al., 2003; Roche et al., 2012)","plainCitation":"(Dobson, 2004; Fountain</w:instrText>
      </w:r>
      <w:r w:rsidR="00C86DEC" w:rsidRPr="00C86DEC">
        <w:rPr>
          <w:rFonts w:ascii="Cambria Math" w:hAnsi="Cambria Math" w:cs="Cambria Math"/>
          <w:sz w:val="24"/>
          <w:szCs w:val="24"/>
        </w:rPr>
        <w:instrText>‐</w:instrText>
      </w:r>
      <w:r w:rsidR="00C86DEC" w:rsidRPr="00C86DEC">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C86DEC" w:rsidRPr="00C86DEC">
        <w:rPr>
          <w:rFonts w:ascii="Cambria Math" w:hAnsi="Cambria Math" w:cs="Cambria Math"/>
          <w:sz w:val="24"/>
          <w:szCs w:val="24"/>
        </w:rPr>
        <w:instrText>‐</w:instrText>
      </w:r>
      <w:r w:rsidR="00C86DEC" w:rsidRPr="00C86DEC">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C86DEC" w:rsidRPr="00C86DEC">
        <w:rPr>
          <w:rFonts w:ascii="Cambria Math" w:hAnsi="Cambria Math" w:cs="Cambria Math"/>
          <w:sz w:val="24"/>
          <w:szCs w:val="24"/>
        </w:rPr>
        <w:instrText>‐</w:instrText>
      </w:r>
      <w:r w:rsidR="00C86DEC" w:rsidRPr="00C86DEC">
        <w:rPr>
          <w:sz w:val="24"/>
          <w:szCs w:val="24"/>
        </w:rPr>
        <w:instrText>phylogenetic framework for infectious disease ecology","volume":"93","author":[{"family":"Fountain</w:instrText>
      </w:r>
      <w:r w:rsidR="00C86DEC" w:rsidRPr="00C86DEC">
        <w:rPr>
          <w:rFonts w:ascii="Cambria Math" w:hAnsi="Cambria Math" w:cs="Cambria Math"/>
          <w:sz w:val="24"/>
          <w:szCs w:val="24"/>
        </w:rPr>
        <w:instrText>‐</w:instrText>
      </w:r>
      <w:r w:rsidR="00C86DEC" w:rsidRPr="00C86DEC">
        <w:rPr>
          <w:sz w:val="24"/>
          <w:szCs w:val="24"/>
        </w:rPr>
        <w:instrText>Jones","given":"Nicholas M."},{"family":"Pearse","given":"William D."},{"family":"Escobar","given":"Luis E."},{"family":"Alba</w:instrText>
      </w:r>
      <w:r w:rsidR="00C86DEC" w:rsidRPr="00C86DEC">
        <w:rPr>
          <w:rFonts w:ascii="Cambria Math" w:hAnsi="Cambria Math" w:cs="Cambria Math"/>
          <w:sz w:val="24"/>
          <w:szCs w:val="24"/>
        </w:rPr>
        <w:instrText>‐</w:instrText>
      </w:r>
      <w:r w:rsidR="00C86DEC" w:rsidRPr="00C86DEC">
        <w:rPr>
          <w:sz w:val="24"/>
          <w:szCs w:val="24"/>
        </w:rPr>
        <w:instrText>Casals","given":"Ana"},{"family":"Carver","given":"Scott"},{"family":"Davies","given":"T. Jonathan"},{"family":"Kraberger","given":"Simona"},{"family":"Papeş","given":"Monica"},{"family":"Vandegrift","given":"Kurt"},{"family":"Worsley</w:instrText>
      </w:r>
      <w:r w:rsidR="00C86DEC" w:rsidRPr="00C86DEC">
        <w:rPr>
          <w:rFonts w:ascii="Cambria Math" w:hAnsi="Cambria Math" w:cs="Cambria Math"/>
          <w:sz w:val="24"/>
          <w:szCs w:val="24"/>
        </w:rPr>
        <w:instrText>‐</w:instrText>
      </w:r>
      <w:r w:rsidR="00C86DEC" w:rsidRPr="00C86DEC">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C86DEC" w:rsidRPr="00C86DEC">
        <w:rPr>
          <w:rFonts w:ascii="Cambria Math" w:hAnsi="Cambria Math" w:cs="Cambria Math"/>
          <w:sz w:val="24"/>
          <w:szCs w:val="24"/>
        </w:rPr>
        <w:instrText>‐</w:instrText>
      </w:r>
      <w:r w:rsidR="00C86DEC" w:rsidRPr="00C86DEC">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C86DEC" w:rsidRPr="00C86DEC">
        <w:rPr>
          <w:rFonts w:ascii="Cambria Math" w:hAnsi="Cambria Math" w:cs="Cambria Math"/>
          <w:sz w:val="24"/>
          <w:szCs w:val="24"/>
        </w:rPr>
        <w:instrText>‐</w:instrText>
      </w:r>
      <w:r w:rsidR="00C86DEC" w:rsidRPr="00C86DEC">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C86DEC">
        <w:rPr>
          <w:sz w:val="24"/>
          <w:szCs w:val="24"/>
        </w:rPr>
        <w:fldChar w:fldCharType="separate"/>
      </w:r>
      <w:r w:rsidR="00C86DEC" w:rsidRPr="00C86DEC">
        <w:rPr>
          <w:sz w:val="24"/>
        </w:rPr>
        <w:t>(Dobson, 2004; Fountain</w:t>
      </w:r>
      <w:r w:rsidR="00C86DEC" w:rsidRPr="00C86DEC">
        <w:rPr>
          <w:rFonts w:ascii="Cambria Math" w:hAnsi="Cambria Math" w:cs="Cambria Math"/>
          <w:sz w:val="24"/>
        </w:rPr>
        <w:t>‐</w:t>
      </w:r>
      <w:r w:rsidR="00C86DEC" w:rsidRPr="00C86DEC">
        <w:rPr>
          <w:sz w:val="24"/>
        </w:rPr>
        <w:t>Jones et al., 2018; Holt et al., 2003; Roche et al., 2012)</w:t>
      </w:r>
      <w:r w:rsidRPr="00C86DEC">
        <w:rPr>
          <w:sz w:val="24"/>
          <w:szCs w:val="24"/>
        </w:rPr>
        <w:fldChar w:fldCharType="end"/>
      </w:r>
      <w:r w:rsidRPr="00C86DEC">
        <w:rPr>
          <w:sz w:val="24"/>
          <w:szCs w:val="24"/>
        </w:rPr>
        <w:t xml:space="preserve">, </w:t>
      </w:r>
      <w:r w:rsidRPr="1646E0A0">
        <w:rPr>
          <w:sz w:val="24"/>
          <w:szCs w:val="24"/>
        </w:rPr>
        <w:t xml:space="preserve">and via multiple transmission modes </w:t>
      </w:r>
      <w:r w:rsidRPr="1646E0A0">
        <w:rPr>
          <w:sz w:val="24"/>
          <w:szCs w:val="24"/>
        </w:rPr>
        <w:fldChar w:fldCharType="begin"/>
      </w:r>
      <w:r w:rsidR="00C86DEC">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1646E0A0">
        <w:rPr>
          <w:sz w:val="24"/>
          <w:szCs w:val="24"/>
        </w:rPr>
        <w:fldChar w:fldCharType="separate"/>
      </w:r>
      <w:r w:rsidR="00C86DEC">
        <w:rPr>
          <w:sz w:val="24"/>
        </w:rPr>
        <w:t>(Eisenberg et al., 2013; Majewska et al., 2019; Rohani et al., 2009)</w:t>
      </w:r>
      <w:r w:rsidRPr="1646E0A0">
        <w:rPr>
          <w:sz w:val="24"/>
          <w:szCs w:val="24"/>
        </w:rPr>
        <w:fldChar w:fldCharType="end"/>
      </w:r>
      <w:r w:rsidRPr="1646E0A0">
        <w:rPr>
          <w:sz w:val="24"/>
          <w:szCs w:val="24"/>
        </w:rPr>
        <w:t>, their joint consideration in models is</w:t>
      </w:r>
      <w:r w:rsidR="00255C97">
        <w:rPr>
          <w:sz w:val="24"/>
          <w:szCs w:val="24"/>
        </w:rPr>
        <w:t xml:space="preserve"> lacking</w:t>
      </w:r>
      <w:r w:rsidRPr="1646E0A0">
        <w:rPr>
          <w:sz w:val="24"/>
          <w:szCs w:val="24"/>
        </w:rPr>
        <w:t xml:space="preserve">. Accordingly, we develop such a model and assess the effects of host abundance, community composition, and environmental persistence on </w:t>
      </w:r>
      <w:r w:rsidRPr="1646E0A0">
        <w:rPr>
          <w:i/>
          <w:iCs/>
          <w:sz w:val="24"/>
          <w:szCs w:val="24"/>
        </w:rPr>
        <w:t>R</w:t>
      </w:r>
      <w:r w:rsidRPr="1646E0A0">
        <w:rPr>
          <w:sz w:val="24"/>
          <w:szCs w:val="24"/>
          <w:vertAlign w:val="subscript"/>
        </w:rPr>
        <w:t>0</w:t>
      </w:r>
      <w:r w:rsidRPr="1646E0A0">
        <w:rPr>
          <w:sz w:val="24"/>
          <w:szCs w:val="24"/>
        </w:rPr>
        <w:t xml:space="preserve">, the basic reproductive number for the pathogen, under a range of plausible conditions. We compare findings from the model to the empirical data to demonstrate that each factor </w:t>
      </w:r>
      <w:r w:rsidR="001F7D11">
        <w:rPr>
          <w:sz w:val="24"/>
          <w:szCs w:val="24"/>
        </w:rPr>
        <w:t>can</w:t>
      </w:r>
      <w:r w:rsidRPr="1646E0A0">
        <w:rPr>
          <w:sz w:val="24"/>
          <w:szCs w:val="24"/>
        </w:rPr>
        <w:t xml:space="preserve"> contribute substantially to transmission and </w:t>
      </w:r>
      <w:r w:rsidR="001F7D11">
        <w:rPr>
          <w:sz w:val="24"/>
          <w:szCs w:val="24"/>
        </w:rPr>
        <w:t>can do so simultaneously</w:t>
      </w:r>
      <w:r w:rsidRPr="1646E0A0">
        <w:rPr>
          <w:sz w:val="24"/>
          <w:szCs w:val="24"/>
        </w:rPr>
        <w:t xml:space="preserve">. </w:t>
      </w:r>
    </w:p>
    <w:p w14:paraId="5361FB5B" w14:textId="5A72E9EA" w:rsidR="002E6E0F" w:rsidRPr="00DB2F80" w:rsidRDefault="0069435B">
      <w:pPr>
        <w:spacing w:line="360" w:lineRule="auto"/>
        <w:ind w:firstLine="720"/>
        <w:rPr>
          <w:sz w:val="24"/>
          <w:szCs w:val="24"/>
        </w:rPr>
      </w:pPr>
      <w:r w:rsidRPr="1646E0A0">
        <w:rPr>
          <w:sz w:val="24"/>
          <w:szCs w:val="24"/>
        </w:rPr>
        <w:t xml:space="preserve">We contend that studying both biotic and abiotic factors, including their influence on each other, </w:t>
      </w:r>
      <w:r w:rsidR="00C86DEC">
        <w:rPr>
          <w:sz w:val="24"/>
          <w:szCs w:val="24"/>
        </w:rPr>
        <w:t xml:space="preserve">can </w:t>
      </w:r>
      <w:r w:rsidR="6F1DC867" w:rsidRPr="1646E0A0">
        <w:rPr>
          <w:sz w:val="24"/>
          <w:szCs w:val="24"/>
        </w:rPr>
        <w:t xml:space="preserve">aid in </w:t>
      </w:r>
      <w:r w:rsidRPr="1646E0A0">
        <w:rPr>
          <w:sz w:val="24"/>
          <w:szCs w:val="24"/>
        </w:rPr>
        <w:t>predict</w:t>
      </w:r>
      <w:r w:rsidR="4DB03B03" w:rsidRPr="1646E0A0">
        <w:rPr>
          <w:sz w:val="24"/>
          <w:szCs w:val="24"/>
        </w:rPr>
        <w:t>ing</w:t>
      </w:r>
      <w:r w:rsidRPr="1646E0A0">
        <w:rPr>
          <w:sz w:val="24"/>
          <w:szCs w:val="24"/>
        </w:rPr>
        <w:t xml:space="preserve">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w:t>
      </w:r>
      <w:r w:rsidRPr="1646E0A0">
        <w:rPr>
          <w:sz w:val="24"/>
          <w:szCs w:val="24"/>
        </w:rPr>
        <w:lastRenderedPageBreak/>
        <w:t xml:space="preserve">by developing a theoretical model for understanding these joint effects, we present mechanistic insights to explain empirical patterns in our study, </w:t>
      </w:r>
      <w:commentRangeStart w:id="19"/>
      <w:r w:rsidRPr="1646E0A0">
        <w:rPr>
          <w:sz w:val="24"/>
          <w:szCs w:val="24"/>
        </w:rPr>
        <w:t>which are likely to apply</w:t>
      </w:r>
      <w:commentRangeEnd w:id="19"/>
      <w:r>
        <w:rPr>
          <w:rStyle w:val="CommentReference"/>
        </w:rPr>
        <w:commentReference w:id="19"/>
      </w:r>
      <w:r w:rsidRPr="1646E0A0">
        <w:rPr>
          <w:sz w:val="24"/>
          <w:szCs w:val="24"/>
        </w:rPr>
        <w:t xml:space="preserve"> to other studies as well </w:t>
      </w:r>
      <w:r w:rsidRPr="1646E0A0">
        <w:rPr>
          <w:sz w:val="24"/>
          <w:szCs w:val="24"/>
        </w:rPr>
        <w:fldChar w:fldCharType="begin"/>
      </w:r>
      <w:r w:rsidR="00C86DEC">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C86DEC">
        <w:rPr>
          <w:rFonts w:ascii="Cambria Math" w:hAnsi="Cambria Math" w:cs="Cambria Math"/>
          <w:sz w:val="24"/>
          <w:szCs w:val="24"/>
        </w:rPr>
        <w:instrText>‐</w:instrText>
      </w:r>
      <w:r w:rsidR="00C86DEC">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C86DEC">
        <w:rPr>
          <w:rFonts w:ascii="Cambria Math" w:hAnsi="Cambria Math" w:cs="Cambria Math"/>
          <w:sz w:val="24"/>
          <w:szCs w:val="24"/>
        </w:rPr>
        <w:instrText>‐</w:instrText>
      </w:r>
      <w:r w:rsidR="00C86DEC">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1646E0A0">
        <w:rPr>
          <w:sz w:val="24"/>
          <w:szCs w:val="24"/>
        </w:rPr>
        <w:fldChar w:fldCharType="separate"/>
      </w:r>
      <w:r w:rsidR="00C86DEC" w:rsidRPr="00C86DEC">
        <w:rPr>
          <w:sz w:val="24"/>
        </w:rPr>
        <w:t>(Bienentreu &amp; Lesbarrères, 2020; Dillon &amp; Meentemeyer, 2019; Youker-Smith et al., 2018)</w:t>
      </w:r>
      <w:r w:rsidRPr="1646E0A0">
        <w:rPr>
          <w:sz w:val="24"/>
          <w:szCs w:val="24"/>
        </w:rPr>
        <w:fldChar w:fldCharType="end"/>
      </w:r>
      <w:r w:rsidRPr="1646E0A0">
        <w:rPr>
          <w:sz w:val="24"/>
          <w:szCs w:val="24"/>
        </w:rPr>
        <w:t>.</w:t>
      </w:r>
      <w:r w:rsidRPr="1646E0A0">
        <w:rPr>
          <w:sz w:val="24"/>
          <w:szCs w:val="24"/>
        </w:rPr>
        <w:br w:type="page"/>
      </w:r>
    </w:p>
    <w:p w14:paraId="70F4A30E" w14:textId="77777777" w:rsidR="002E6E0F" w:rsidRPr="00DB2F80" w:rsidRDefault="0069435B" w:rsidP="0040206D">
      <w:pPr>
        <w:pStyle w:val="Heading1"/>
        <w:spacing w:line="360" w:lineRule="auto"/>
        <w:rPr>
          <w:b/>
          <w:bCs/>
          <w:sz w:val="28"/>
          <w:szCs w:val="28"/>
        </w:rPr>
      </w:pPr>
      <w:bookmarkStart w:id="20" w:name="_q6ewyiq839bw" w:colFirst="0" w:colLast="0"/>
      <w:bookmarkEnd w:id="20"/>
      <w:r w:rsidRPr="00DB2F80">
        <w:rPr>
          <w:b/>
          <w:bCs/>
          <w:sz w:val="28"/>
          <w:szCs w:val="28"/>
        </w:rPr>
        <w:lastRenderedPageBreak/>
        <w:t>Methods</w:t>
      </w:r>
    </w:p>
    <w:p w14:paraId="7420377C" w14:textId="77777777" w:rsidR="002E6E0F" w:rsidRPr="00DB2F80" w:rsidRDefault="0069435B" w:rsidP="0040206D">
      <w:pPr>
        <w:pStyle w:val="Heading2"/>
        <w:keepNext w:val="0"/>
        <w:keepLines w:val="0"/>
        <w:spacing w:line="360" w:lineRule="auto"/>
        <w:rPr>
          <w:b/>
          <w:bCs/>
          <w:sz w:val="24"/>
          <w:szCs w:val="24"/>
        </w:rPr>
      </w:pPr>
      <w:bookmarkStart w:id="21" w:name="_10hhj36k5piz" w:colFirst="0" w:colLast="0"/>
      <w:bookmarkEnd w:id="21"/>
      <w:commentRangeStart w:id="22"/>
      <w:r w:rsidRPr="00DB2F80">
        <w:rPr>
          <w:b/>
          <w:bCs/>
          <w:sz w:val="24"/>
          <w:szCs w:val="24"/>
        </w:rPr>
        <w:t>Data Collection</w:t>
      </w:r>
      <w:commentRangeEnd w:id="22"/>
      <w:r w:rsidR="00FE67A3">
        <w:rPr>
          <w:rStyle w:val="CommentReference"/>
        </w:rPr>
        <w:commentReference w:id="22"/>
      </w:r>
    </w:p>
    <w:p w14:paraId="71E563AD" w14:textId="16BE89AB" w:rsidR="007E42FC" w:rsidRPr="00DB2F80" w:rsidRDefault="0069435B" w:rsidP="00AE0249">
      <w:pPr>
        <w:spacing w:line="360" w:lineRule="auto"/>
        <w:ind w:firstLine="720"/>
        <w:rPr>
          <w:sz w:val="24"/>
          <w:szCs w:val="24"/>
        </w:rPr>
      </w:pPr>
      <w:r w:rsidRPr="1646E0A0">
        <w:rPr>
          <w:sz w:val="24"/>
          <w:szCs w:val="24"/>
        </w:rPr>
        <w:t xml:space="preserve">Data were previously collected </w:t>
      </w:r>
      <w:r w:rsidRPr="1646E0A0">
        <w:rPr>
          <w:sz w:val="24"/>
          <w:szCs w:val="24"/>
        </w:rPr>
        <w:fldChar w:fldCharType="begin"/>
      </w:r>
      <w:r w:rsidR="007B5C24">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1646E0A0">
        <w:rPr>
          <w:sz w:val="24"/>
          <w:szCs w:val="24"/>
        </w:rPr>
        <w:fldChar w:fldCharType="separate"/>
      </w:r>
      <w:r w:rsidR="00C86DEC">
        <w:rPr>
          <w:sz w:val="24"/>
        </w:rPr>
        <w:t>(Coleman, 2018)</w:t>
      </w:r>
      <w:r w:rsidRPr="1646E0A0">
        <w:rPr>
          <w:sz w:val="24"/>
          <w:szCs w:val="24"/>
        </w:rPr>
        <w:fldChar w:fldCharType="end"/>
      </w:r>
      <w:r w:rsidRPr="1646E0A0">
        <w:rPr>
          <w:sz w:val="24"/>
          <w:szCs w:val="24"/>
        </w:rPr>
        <w:t xml:space="preserve"> at the </w:t>
      </w:r>
      <w:r w:rsidR="000D4B9A" w:rsidRPr="1646E0A0">
        <w:rPr>
          <w:sz w:val="24"/>
          <w:szCs w:val="24"/>
        </w:rPr>
        <w:t xml:space="preserve">United States Department of Energy’s </w:t>
      </w:r>
      <w:r w:rsidRPr="1646E0A0">
        <w:rPr>
          <w:sz w:val="24"/>
          <w:szCs w:val="24"/>
        </w:rPr>
        <w:t xml:space="preserve">Savannah River Site (South Carolina, USA). </w:t>
      </w:r>
      <w:r w:rsidR="000D4B9A" w:rsidRPr="1646E0A0">
        <w:rPr>
          <w:sz w:val="24"/>
          <w:szCs w:val="24"/>
        </w:rPr>
        <w:t>Twenty</w:t>
      </w:r>
      <w:r w:rsidRPr="1646E0A0">
        <w:rPr>
          <w:sz w:val="24"/>
          <w:szCs w:val="24"/>
        </w:rPr>
        <w:t xml:space="preserve"> wetlands were sampled monthly for 6 months from February to July in 2016 at the Savannah River Site. Of the 120 sampling events, 96 produced data, with the others being discounted </w:t>
      </w:r>
      <w:r w:rsidR="00AE0249">
        <w:rPr>
          <w:sz w:val="24"/>
          <w:szCs w:val="24"/>
        </w:rPr>
        <w:t xml:space="preserve">because </w:t>
      </w:r>
      <w:r w:rsidRPr="1646E0A0">
        <w:rPr>
          <w:sz w:val="24"/>
          <w:szCs w:val="24"/>
        </w:rPr>
        <w:t xml:space="preserve">wetlands </w:t>
      </w:r>
      <w:r w:rsidR="00AE0249">
        <w:rPr>
          <w:sz w:val="24"/>
          <w:szCs w:val="24"/>
        </w:rPr>
        <w:t>were</w:t>
      </w:r>
      <w:r w:rsidRPr="1646E0A0">
        <w:rPr>
          <w:sz w:val="24"/>
          <w:szCs w:val="24"/>
        </w:rPr>
        <w:t xml:space="preserve"> dry at the time of sampling. Each </w:t>
      </w:r>
      <w:r w:rsidR="008D10C6" w:rsidRPr="1646E0A0">
        <w:rPr>
          <w:sz w:val="24"/>
          <w:szCs w:val="24"/>
        </w:rPr>
        <w:t xml:space="preserve">monthly </w:t>
      </w:r>
      <w:r w:rsidRPr="1646E0A0">
        <w:rPr>
          <w:sz w:val="24"/>
          <w:szCs w:val="24"/>
        </w:rPr>
        <w:t>sampling event included an estimate of larval amphibian abundance ascertained from</w:t>
      </w:r>
      <w:r w:rsidR="00AE0249">
        <w:rPr>
          <w:sz w:val="24"/>
          <w:szCs w:val="24"/>
        </w:rPr>
        <w:t xml:space="preserve"> four days of minnow trapping</w:t>
      </w:r>
      <w:r w:rsidRPr="1646E0A0">
        <w:rPr>
          <w:sz w:val="24"/>
          <w:szCs w:val="24"/>
        </w:rPr>
        <w:t xml:space="preserve"> </w:t>
      </w:r>
      <w:r w:rsidR="008D10C6" w:rsidRPr="1646E0A0">
        <w:rPr>
          <w:sz w:val="24"/>
          <w:szCs w:val="24"/>
        </w:rPr>
        <w:t>(set on day 1, checked days 2-5, closed on day 5)</w:t>
      </w:r>
      <w:r w:rsidR="00AE0249">
        <w:rPr>
          <w:sz w:val="24"/>
          <w:szCs w:val="24"/>
        </w:rPr>
        <w:t xml:space="preserve"> and </w:t>
      </w:r>
      <w:r w:rsidR="00AE0249" w:rsidRPr="1646E0A0">
        <w:rPr>
          <w:sz w:val="24"/>
          <w:szCs w:val="24"/>
        </w:rPr>
        <w:t>one day of standardized dip-net sweeps around the perimeter of the wetland</w:t>
      </w:r>
      <w:r w:rsidRPr="1646E0A0">
        <w:rPr>
          <w:sz w:val="24"/>
          <w:szCs w:val="24"/>
        </w:rPr>
        <w:t xml:space="preserve">. In addition to abundance, a single individual per species was collected per dip-net sweep or minnow trap. </w:t>
      </w:r>
      <w:r w:rsidR="00C007ED" w:rsidRPr="1646E0A0">
        <w:rPr>
          <w:sz w:val="24"/>
          <w:szCs w:val="24"/>
        </w:rPr>
        <w:t xml:space="preserve">All anuran </w:t>
      </w:r>
      <w:r w:rsidR="008D10C6" w:rsidRPr="1646E0A0">
        <w:rPr>
          <w:sz w:val="24"/>
          <w:szCs w:val="24"/>
        </w:rPr>
        <w:t xml:space="preserve">and some caudate (newts) </w:t>
      </w:r>
      <w:r w:rsidRPr="1646E0A0">
        <w:rPr>
          <w:sz w:val="24"/>
          <w:szCs w:val="24"/>
        </w:rPr>
        <w:t xml:space="preserve">individuals were tested for </w:t>
      </w:r>
      <w:proofErr w:type="spellStart"/>
      <w:r w:rsidRPr="1646E0A0">
        <w:rPr>
          <w:sz w:val="24"/>
          <w:szCs w:val="24"/>
        </w:rPr>
        <w:t>ranavirus</w:t>
      </w:r>
      <w:proofErr w:type="spellEnd"/>
      <w:r w:rsidRPr="1646E0A0">
        <w:rPr>
          <w:sz w:val="24"/>
          <w:szCs w:val="24"/>
        </w:rPr>
        <w:t xml:space="preserve"> load using qPCR in triplicate</w:t>
      </w:r>
      <w:r w:rsidR="00FE67A3" w:rsidRPr="1646E0A0">
        <w:rPr>
          <w:sz w:val="24"/>
          <w:szCs w:val="24"/>
        </w:rPr>
        <w:t xml:space="preserve"> following the general protocol described </w:t>
      </w:r>
      <w:r w:rsidR="00D50AAE" w:rsidRPr="1646E0A0">
        <w:rPr>
          <w:sz w:val="24"/>
          <w:szCs w:val="24"/>
        </w:rPr>
        <w:t>previously</w:t>
      </w:r>
      <w:r w:rsidR="000E235C" w:rsidRPr="1646E0A0">
        <w:rPr>
          <w:sz w:val="24"/>
          <w:szCs w:val="24"/>
        </w:rPr>
        <w:t xml:space="preserve"> </w:t>
      </w:r>
      <w:r w:rsidRPr="1646E0A0">
        <w:rPr>
          <w:sz w:val="24"/>
          <w:szCs w:val="24"/>
        </w:rPr>
        <w:fldChar w:fldCharType="begin"/>
      </w:r>
      <w:r w:rsidR="00C86DE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Pr="1646E0A0">
        <w:rPr>
          <w:sz w:val="24"/>
          <w:szCs w:val="24"/>
        </w:rPr>
        <w:fldChar w:fldCharType="separate"/>
      </w:r>
      <w:r w:rsidR="00C86DEC">
        <w:rPr>
          <w:sz w:val="24"/>
        </w:rPr>
        <w:t>(Allender et al., 2013)</w:t>
      </w:r>
      <w:r w:rsidRPr="1646E0A0">
        <w:rPr>
          <w:sz w:val="24"/>
          <w:szCs w:val="24"/>
        </w:rPr>
        <w:fldChar w:fldCharType="end"/>
      </w:r>
      <w:r w:rsidR="000E235C" w:rsidRPr="1646E0A0">
        <w:rPr>
          <w:sz w:val="24"/>
          <w:szCs w:val="24"/>
        </w:rPr>
        <w:t>,</w:t>
      </w:r>
      <w:r w:rsidR="00FE67A3" w:rsidRPr="1646E0A0">
        <w:rPr>
          <w:sz w:val="24"/>
          <w:szCs w:val="24"/>
        </w:rPr>
        <w:t xml:space="preserve"> </w:t>
      </w:r>
      <w:r w:rsidRPr="1646E0A0">
        <w:rPr>
          <w:sz w:val="24"/>
          <w:szCs w:val="24"/>
        </w:rPr>
        <w:t xml:space="preserve">with values averaged to determine the viral </w:t>
      </w:r>
      <w:commentRangeStart w:id="23"/>
      <w:r w:rsidRPr="1646E0A0">
        <w:rPr>
          <w:sz w:val="24"/>
          <w:szCs w:val="24"/>
        </w:rPr>
        <w:t>load for an individual</w:t>
      </w:r>
      <w:commentRangeEnd w:id="23"/>
      <w:r>
        <w:rPr>
          <w:rStyle w:val="CommentReference"/>
        </w:rPr>
        <w:commentReference w:id="23"/>
      </w:r>
      <w:r w:rsidRPr="1646E0A0">
        <w:rPr>
          <w:sz w:val="24"/>
          <w:szCs w:val="24"/>
        </w:rPr>
        <w:t xml:space="preserve">. At the species-level, all individuals that were analyzed for viral load were then averaged to provide a species level estimate of viral load, a proxy for competence. </w:t>
      </w:r>
      <w:r w:rsidR="005B46CA" w:rsidRPr="1646E0A0">
        <w:rPr>
          <w:sz w:val="24"/>
          <w:szCs w:val="24"/>
        </w:rPr>
        <w:t xml:space="preserve">Only species that had at least three individuals tested for </w:t>
      </w:r>
      <w:proofErr w:type="spellStart"/>
      <w:r w:rsidR="005B46CA" w:rsidRPr="1646E0A0">
        <w:rPr>
          <w:sz w:val="24"/>
          <w:szCs w:val="24"/>
        </w:rPr>
        <w:t>ranavirus</w:t>
      </w:r>
      <w:proofErr w:type="spellEnd"/>
      <w:r w:rsidR="005B46CA" w:rsidRPr="1646E0A0">
        <w:rPr>
          <w:sz w:val="24"/>
          <w:szCs w:val="24"/>
        </w:rPr>
        <w:t xml:space="preserve"> were included in the analysis. </w:t>
      </w:r>
      <w:r w:rsidR="008D10C6" w:rsidRPr="1646E0A0">
        <w:rPr>
          <w:sz w:val="24"/>
          <w:szCs w:val="24"/>
        </w:rPr>
        <w:t>Overall, over 31,000 individuals were captured and identified</w:t>
      </w:r>
      <w:r w:rsidR="00FE67A3" w:rsidRPr="1646E0A0">
        <w:rPr>
          <w:sz w:val="24"/>
          <w:szCs w:val="24"/>
        </w:rPr>
        <w:t xml:space="preserve">, </w:t>
      </w:r>
      <w:r w:rsidR="008D10C6" w:rsidRPr="1646E0A0">
        <w:rPr>
          <w:sz w:val="24"/>
          <w:szCs w:val="24"/>
        </w:rPr>
        <w:t xml:space="preserve">2,056 were tested for </w:t>
      </w:r>
      <w:proofErr w:type="spellStart"/>
      <w:r w:rsidR="008D10C6" w:rsidRPr="1646E0A0">
        <w:rPr>
          <w:sz w:val="24"/>
          <w:szCs w:val="24"/>
        </w:rPr>
        <w:t>ranavirus</w:t>
      </w:r>
      <w:proofErr w:type="spellEnd"/>
      <w:r w:rsidR="00FE67A3" w:rsidRPr="1646E0A0">
        <w:rPr>
          <w:sz w:val="24"/>
          <w:szCs w:val="24"/>
        </w:rPr>
        <w:t>, and 334 were positive</w:t>
      </w:r>
      <w:r w:rsidR="008D10C6" w:rsidRPr="1646E0A0">
        <w:rPr>
          <w:sz w:val="24"/>
          <w:szCs w:val="24"/>
        </w:rPr>
        <w:t>.</w:t>
      </w:r>
      <w:r w:rsidR="00FE67A3" w:rsidRPr="1646E0A0">
        <w:rPr>
          <w:sz w:val="24"/>
          <w:szCs w:val="24"/>
        </w:rPr>
        <w:t xml:space="preserve"> Numerous environmental variables were examined, including water temperature, which was measured by using </w:t>
      </w:r>
      <w:proofErr w:type="spellStart"/>
      <w:r w:rsidR="00FE67A3" w:rsidRPr="1646E0A0">
        <w:rPr>
          <w:sz w:val="24"/>
          <w:szCs w:val="24"/>
        </w:rPr>
        <w:t>iButton</w:t>
      </w:r>
      <w:proofErr w:type="spellEnd"/>
      <w:r w:rsidR="00FE67A3" w:rsidRPr="1646E0A0">
        <w:rPr>
          <w:sz w:val="24"/>
          <w:szCs w:val="24"/>
        </w:rPr>
        <w:t xml:space="preserve"> loggers (</w:t>
      </w:r>
      <w:proofErr w:type="spellStart"/>
      <w:r w:rsidR="00FE67A3">
        <w:t>iButtonLink</w:t>
      </w:r>
      <w:proofErr w:type="spellEnd"/>
      <w:r w:rsidR="00FE67A3">
        <w:t>, LLC. Whitewater, WI, USA)</w:t>
      </w:r>
      <w:r w:rsidR="00FE67A3" w:rsidRPr="1646E0A0">
        <w:rPr>
          <w:sz w:val="24"/>
          <w:szCs w:val="24"/>
        </w:rPr>
        <w:t xml:space="preserve"> placed 10 cm below the water’s surface.</w:t>
      </w:r>
      <w:r w:rsidR="00D50AAE" w:rsidRPr="1646E0A0">
        <w:rPr>
          <w:sz w:val="24"/>
          <w:szCs w:val="24"/>
        </w:rPr>
        <w:t xml:space="preserve"> </w:t>
      </w:r>
      <w:r w:rsidR="00A74023" w:rsidRPr="1646E0A0">
        <w:rPr>
          <w:sz w:val="24"/>
          <w:szCs w:val="24"/>
        </w:rPr>
        <w:t>We focus on water temperature because</w:t>
      </w:r>
      <w:r w:rsidR="008552C2" w:rsidRPr="1646E0A0">
        <w:rPr>
          <w:sz w:val="24"/>
          <w:szCs w:val="24"/>
        </w:rPr>
        <w:t xml:space="preserve"> </w:t>
      </w:r>
      <w:r w:rsidR="00A74023" w:rsidRPr="1646E0A0">
        <w:rPr>
          <w:sz w:val="24"/>
          <w:szCs w:val="24"/>
        </w:rPr>
        <w:t>host community composition</w:t>
      </w:r>
      <w:r w:rsidR="008552C2" w:rsidRPr="1646E0A0">
        <w:rPr>
          <w:sz w:val="24"/>
          <w:szCs w:val="24"/>
        </w:rPr>
        <w:t xml:space="preserve">, </w:t>
      </w:r>
      <w:proofErr w:type="spellStart"/>
      <w:r w:rsidR="008552C2" w:rsidRPr="1646E0A0">
        <w:rPr>
          <w:sz w:val="24"/>
          <w:szCs w:val="24"/>
        </w:rPr>
        <w:t>adundance</w:t>
      </w:r>
      <w:proofErr w:type="spellEnd"/>
      <w:r w:rsidR="008552C2" w:rsidRPr="1646E0A0">
        <w:rPr>
          <w:sz w:val="24"/>
          <w:szCs w:val="24"/>
        </w:rPr>
        <w:t>,</w:t>
      </w:r>
      <w:r w:rsidR="00A74023" w:rsidRPr="1646E0A0">
        <w:rPr>
          <w:sz w:val="24"/>
          <w:szCs w:val="24"/>
        </w:rPr>
        <w:t xml:space="preserve"> </w:t>
      </w:r>
      <w:r w:rsidR="008552C2" w:rsidRPr="1646E0A0">
        <w:rPr>
          <w:sz w:val="24"/>
          <w:szCs w:val="24"/>
        </w:rPr>
        <w:t xml:space="preserve">and </w:t>
      </w:r>
      <w:r w:rsidR="00A74023" w:rsidRPr="1646E0A0">
        <w:rPr>
          <w:sz w:val="24"/>
          <w:szCs w:val="24"/>
        </w:rPr>
        <w:t xml:space="preserve">environmental persistence of </w:t>
      </w:r>
      <w:proofErr w:type="spellStart"/>
      <w:r w:rsidR="00A74023" w:rsidRPr="1646E0A0">
        <w:rPr>
          <w:sz w:val="24"/>
          <w:szCs w:val="24"/>
        </w:rPr>
        <w:t>ranavirus</w:t>
      </w:r>
      <w:proofErr w:type="spellEnd"/>
      <w:r w:rsidR="00A74023" w:rsidRPr="1646E0A0">
        <w:rPr>
          <w:sz w:val="24"/>
          <w:szCs w:val="24"/>
        </w:rPr>
        <w:t xml:space="preserve"> </w:t>
      </w:r>
      <w:r w:rsidR="008552C2" w:rsidRPr="1646E0A0">
        <w:rPr>
          <w:sz w:val="24"/>
          <w:szCs w:val="24"/>
        </w:rPr>
        <w:t>are all</w:t>
      </w:r>
      <w:r w:rsidR="00A74023" w:rsidRPr="1646E0A0">
        <w:rPr>
          <w:sz w:val="24"/>
          <w:szCs w:val="24"/>
        </w:rPr>
        <w:t xml:space="preserve"> sensitive to</w:t>
      </w:r>
      <w:r w:rsidR="008552C2" w:rsidRPr="1646E0A0">
        <w:rPr>
          <w:sz w:val="24"/>
          <w:szCs w:val="24"/>
        </w:rPr>
        <w:t xml:space="preserve"> temperature effects. </w:t>
      </w:r>
    </w:p>
    <w:p w14:paraId="22A54F3E" w14:textId="77777777" w:rsidR="002E6E0F" w:rsidRPr="00DB2F80" w:rsidRDefault="0069435B" w:rsidP="0040206D">
      <w:pPr>
        <w:pStyle w:val="Heading2"/>
        <w:spacing w:line="360" w:lineRule="auto"/>
        <w:rPr>
          <w:b/>
          <w:bCs/>
          <w:sz w:val="24"/>
          <w:szCs w:val="24"/>
        </w:rPr>
      </w:pPr>
      <w:bookmarkStart w:id="24" w:name="_9sjte9cjuout" w:colFirst="0" w:colLast="0"/>
      <w:bookmarkEnd w:id="24"/>
      <w:r w:rsidRPr="00DB2F80">
        <w:rPr>
          <w:b/>
          <w:bCs/>
          <w:sz w:val="24"/>
          <w:szCs w:val="24"/>
        </w:rPr>
        <w:t>Calculation of community competence and prevalence ratio</w:t>
      </w:r>
    </w:p>
    <w:p w14:paraId="7038BCBC" w14:textId="6A0A3C86" w:rsidR="00D50AAE" w:rsidRDefault="0069435B" w:rsidP="00D50AAE">
      <w:pPr>
        <w:spacing w:line="360" w:lineRule="auto"/>
        <w:ind w:firstLine="720"/>
        <w:rPr>
          <w:sz w:val="24"/>
          <w:szCs w:val="24"/>
        </w:rPr>
      </w:pPr>
      <w:r w:rsidRPr="00DB2F80">
        <w:rPr>
          <w:sz w:val="24"/>
          <w:szCs w:val="24"/>
        </w:rPr>
        <w:t xml:space="preserve">Using species-level competence, </w:t>
      </w:r>
      <w:commentRangeStart w:id="25"/>
      <w:commentRangeStart w:id="26"/>
      <w:r w:rsidRPr="00DB2F80">
        <w:rPr>
          <w:sz w:val="24"/>
          <w:szCs w:val="24"/>
        </w:rPr>
        <w:t>we calculated community competence as the weighted average of each species’ competence</w:t>
      </w:r>
      <w:commentRangeEnd w:id="25"/>
      <w:r w:rsidR="00070A53">
        <w:rPr>
          <w:rStyle w:val="CommentReference"/>
        </w:rPr>
        <w:commentReference w:id="25"/>
      </w:r>
      <w:commentRangeEnd w:id="26"/>
      <w:r w:rsidR="00E64B24">
        <w:rPr>
          <w:rStyle w:val="CommentReference"/>
        </w:rPr>
        <w:commentReference w:id="26"/>
      </w:r>
      <w:r w:rsidRPr="00DB2F80">
        <w:rPr>
          <w:sz w:val="24"/>
          <w:szCs w:val="24"/>
        </w:rPr>
        <w:t xml:space="preserve">, with weights given by the relative abundance of each species </w:t>
      </w:r>
      <w:r w:rsidRPr="00DB2F80">
        <w:rPr>
          <w:sz w:val="24"/>
          <w:szCs w:val="24"/>
        </w:rPr>
        <w:fldChar w:fldCharType="begin"/>
      </w:r>
      <w:r w:rsidR="00A95C8B">
        <w:rPr>
          <w:sz w:val="24"/>
          <w:szCs w:val="24"/>
        </w:rPr>
        <w:instrText xml:space="preserve"> ADDIN ZOTERO_ITEM CSL_CITATION {"citationID":"fdmBnCKC","properties":{"formattedCitation":"(P. T. J. Johnson et al., 2013)","plainCitation":"(P. T. J. Johnson et al., 2013)","dontUpdate":true,"noteIndex":0},"citationItems":[{"id":243,"uris":["http://zotero.org/users/8769338/items/KUXXZWR7"],"itemData":{"id":243,"type":"article-journal","abstract":"Accelerating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C86DEC">
        <w:rPr>
          <w:sz w:val="24"/>
        </w:rPr>
        <w:t>(Johnson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sidRPr="0029426F">
        <w:rPr>
          <w:rFonts w:ascii="Symbol" w:eastAsia="Symbol" w:hAnsi="Symbol" w:cs="Symbol"/>
          <w:i/>
          <w:iCs/>
          <w:sz w:val="24"/>
          <w:szCs w:val="24"/>
        </w:rPr>
        <w:t>q</w:t>
      </w:r>
      <w:r w:rsidR="00CD67AE">
        <w:rPr>
          <w:sz w:val="24"/>
          <w:szCs w:val="24"/>
        </w:rPr>
        <w:t>)</w:t>
      </w:r>
      <w:r w:rsidRPr="00DB2F80">
        <w:rPr>
          <w:sz w:val="24"/>
          <w:szCs w:val="24"/>
        </w:rPr>
        <w:t xml:space="preserve">, to </w:t>
      </w:r>
      <w:r w:rsidRPr="00DB2F80">
        <w:rPr>
          <w:sz w:val="24"/>
          <w:szCs w:val="24"/>
        </w:rPr>
        <w:lastRenderedPageBreak/>
        <w:t xml:space="preserve">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27"/>
      <w:r w:rsidRPr="00DB2F80">
        <w:rPr>
          <w:sz w:val="24"/>
          <w:szCs w:val="24"/>
        </w:rPr>
        <w:t xml:space="preserve">prevalence ratio </w:t>
      </w:r>
      <w:r w:rsidR="00A52A81">
        <w:rPr>
          <w:sz w:val="24"/>
          <w:szCs w:val="24"/>
        </w:rPr>
        <w:t>(</w:t>
      </w:r>
      <w:r w:rsidR="00A52A81" w:rsidRPr="0029426F">
        <w:rPr>
          <w:rFonts w:ascii="Symbol" w:eastAsia="Symbol" w:hAnsi="Symbol" w:cs="Symbol"/>
          <w:i/>
          <w:iCs/>
          <w:sz w:val="24"/>
          <w:szCs w:val="24"/>
        </w:rPr>
        <w:t>q</w:t>
      </w:r>
      <w:r w:rsidR="00A52A81">
        <w:rPr>
          <w:sz w:val="24"/>
          <w:szCs w:val="24"/>
        </w:rPr>
        <w:t xml:space="preserve">) </w:t>
      </w:r>
      <w:r w:rsidRPr="00DB2F80">
        <w:rPr>
          <w:sz w:val="24"/>
          <w:szCs w:val="24"/>
        </w:rPr>
        <w:t xml:space="preserve">was calculated </w:t>
      </w:r>
      <w:commentRangeEnd w:id="27"/>
      <w:r w:rsidR="000D4B9A">
        <w:rPr>
          <w:rStyle w:val="CommentReference"/>
        </w:rPr>
        <w:commentReference w:id="27"/>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w:t>
      </w:r>
      <w:r w:rsidR="00AE0249">
        <w:rPr>
          <w:sz w:val="24"/>
          <w:szCs w:val="24"/>
        </w:rPr>
        <w:t>T</w:t>
      </w:r>
      <w:r w:rsidRPr="00DB2F80">
        <w:rPr>
          <w:sz w:val="24"/>
          <w:szCs w:val="24"/>
        </w:rPr>
        <w:t xml:space="preserve">he prevalence ratio is </w:t>
      </w:r>
      <w:r w:rsidR="00AE0249">
        <w:rPr>
          <w:sz w:val="24"/>
          <w:szCs w:val="24"/>
        </w:rPr>
        <w:t>advantageous because</w:t>
      </w:r>
      <w:r w:rsidRPr="00DB2F80">
        <w:rPr>
          <w:sz w:val="24"/>
          <w:szCs w:val="24"/>
        </w:rPr>
        <w:t xml:space="preserve">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rFonts w:ascii="Symbol" w:eastAsia="Symbol" w:hAnsi="Symbol" w:cs="Symbol"/>
          <w:i/>
          <w:iCs/>
          <w:sz w:val="24"/>
          <w:szCs w:val="24"/>
        </w:rPr>
        <w:t>q</w:t>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rFonts w:ascii="Symbol" w:eastAsia="Symbol" w:hAnsi="Symbol" w:cs="Symbol"/>
          <w:i/>
          <w:iCs/>
          <w:sz w:val="24"/>
          <w:szCs w:val="24"/>
        </w:rPr>
        <w:t>q</w:t>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rFonts w:ascii="Symbol" w:eastAsia="Symbol" w:hAnsi="Symbol" w:cs="Symbol"/>
          <w:i/>
          <w:iCs/>
          <w:sz w:val="24"/>
          <w:szCs w:val="24"/>
        </w:rPr>
        <w:t>q</w:t>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commentRangeStart w:id="28"/>
    <w:p w14:paraId="59359BE6" w14:textId="43A047A1" w:rsidR="00D50AAE" w:rsidRDefault="00D50AAE" w:rsidP="0040206D">
      <w:pPr>
        <w:spacing w:line="360" w:lineRule="auto"/>
        <w:rPr>
          <w:sz w:val="24"/>
          <w:szCs w:val="24"/>
        </w:rPr>
      </w:pPr>
      <w:r>
        <w:rPr>
          <w:noProof/>
          <w:sz w:val="24"/>
          <w:szCs w:val="24"/>
        </w:rPr>
        <mc:AlternateContent>
          <mc:Choice Requires="wpg">
            <w:drawing>
              <wp:anchor distT="0" distB="0" distL="114300" distR="114300" simplePos="0" relativeHeight="251672574" behindDoc="1" locked="0" layoutInCell="1" allowOverlap="1" wp14:anchorId="2786A0F7" wp14:editId="284DB6E2">
                <wp:simplePos x="0" y="0"/>
                <wp:positionH relativeFrom="column">
                  <wp:posOffset>-24130</wp:posOffset>
                </wp:positionH>
                <wp:positionV relativeFrom="paragraph">
                  <wp:posOffset>102870</wp:posOffset>
                </wp:positionV>
                <wp:extent cx="6003290" cy="3164840"/>
                <wp:effectExtent l="12700" t="12700" r="16510" b="10160"/>
                <wp:wrapTight wrapText="bothSides">
                  <wp:wrapPolygon edited="0">
                    <wp:start x="-46" y="-87"/>
                    <wp:lineTo x="-46" y="21583"/>
                    <wp:lineTo x="21614" y="21583"/>
                    <wp:lineTo x="21614" y="-87"/>
                    <wp:lineTo x="-46" y="-87"/>
                  </wp:wrapPolygon>
                </wp:wrapTight>
                <wp:docPr id="168057660" name="Group 3"/>
                <wp:cNvGraphicFramePr/>
                <a:graphic xmlns:a="http://schemas.openxmlformats.org/drawingml/2006/main">
                  <a:graphicData uri="http://schemas.microsoft.com/office/word/2010/wordprocessingGroup">
                    <wpg:wgp>
                      <wpg:cNvGrpSpPr/>
                      <wpg:grpSpPr>
                        <a:xfrm>
                          <a:off x="0" y="0"/>
                          <a:ext cx="6003290" cy="3164840"/>
                          <a:chOff x="0" y="0"/>
                          <a:chExt cx="6003560" cy="3164944"/>
                        </a:xfrm>
                      </wpg:grpSpPr>
                      <wps:wsp>
                        <wps:cNvPr id="679461404" name="Rectangle 2"/>
                        <wps:cNvSpPr/>
                        <wps:spPr>
                          <a:xfrm>
                            <a:off x="0" y="0"/>
                            <a:ext cx="6003560" cy="31649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14373" t="11019" r="4627"/>
                          <a:stretch/>
                        </pic:blipFill>
                        <pic:spPr bwMode="auto">
                          <a:xfrm>
                            <a:off x="3562184" y="214685"/>
                            <a:ext cx="2109470" cy="2790190"/>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47708" y="55659"/>
                            <a:ext cx="3561715" cy="3028950"/>
                          </a:xfrm>
                          <a:prstGeom prst="rect">
                            <a:avLst/>
                          </a:prstGeom>
                          <a:solidFill>
                            <a:schemeClr val="lt1"/>
                          </a:solidFill>
                          <a:ln w="6350">
                            <a:no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6A0F7" id="Group 3" o:spid="_x0000_s1026" style="position:absolute;margin-left:-1.9pt;margin-top:8.1pt;width:472.7pt;height:249.2pt;z-index:-251643906" coordsize="60035,31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">
                <v:rect id="Rectangle 2" o:spid="_x0000_s1027" style="position:absolute;width:60035;height:316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&#13;&#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21;top:2146;width:21095;height:27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3"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477;top:556;width:35617;height:30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" fillcolor="white [3201]" stroked="f"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commentRangeEnd w:id="28"/>
      <w:r w:rsidR="00AE0249">
        <w:rPr>
          <w:rStyle w:val="CommentReference"/>
        </w:rPr>
        <w:commentReference w:id="28"/>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rFonts w:ascii="Symbol" w:eastAsia="Symbol" w:hAnsi="Symbol" w:cs="Symbol"/>
          <w:i/>
          <w:iCs/>
          <w:sz w:val="24"/>
          <w:szCs w:val="24"/>
        </w:rPr>
        <w:t>q</w:t>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69435B" w:rsidP="0040206D">
      <w:pPr>
        <w:pStyle w:val="Heading2"/>
        <w:spacing w:line="360" w:lineRule="auto"/>
        <w:rPr>
          <w:b/>
          <w:bCs/>
          <w:sz w:val="24"/>
          <w:szCs w:val="24"/>
        </w:rPr>
      </w:pPr>
      <w:bookmarkStart w:id="29" w:name="_eooihxbffjma" w:colFirst="0" w:colLast="0"/>
      <w:bookmarkEnd w:id="29"/>
      <w:r w:rsidRPr="00DB2F80">
        <w:rPr>
          <w:b/>
          <w:bCs/>
          <w:sz w:val="24"/>
          <w:szCs w:val="24"/>
        </w:rPr>
        <w:lastRenderedPageBreak/>
        <w:t>Transmission model</w:t>
      </w:r>
    </w:p>
    <w:p w14:paraId="137F46D7" w14:textId="2C8C61A7" w:rsidR="002E6E0F" w:rsidRPr="00DB2F80" w:rsidRDefault="0069435B"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C86DEC">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C86DE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C86DEC">
        <w:rPr>
          <w:sz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C86DEC">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21E1948E" w:rsidR="002E6E0F" w:rsidRPr="00DB2F80" w:rsidRDefault="0069435B"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C86DEC">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C86DEC">
        <w:rPr>
          <w:rFonts w:ascii="Cambria Math" w:hAnsi="Cambria Math" w:cs="Cambria Math"/>
          <w:sz w:val="24"/>
          <w:szCs w:val="24"/>
        </w:rPr>
        <w:instrText>ℛ</w:instrText>
      </w:r>
      <w:r w:rsidR="00C86DEC">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C86DEC">
        <w:rPr>
          <w:sz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7B5C24">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7B5C24">
        <w:rPr>
          <w:rFonts w:ascii="Cambria Math" w:hAnsi="Cambria Math" w:cs="Cambria Math"/>
          <w:sz w:val="24"/>
          <w:szCs w:val="24"/>
        </w:rPr>
        <w:instrText>‐</w:instrText>
      </w:r>
      <w:r w:rsidR="007B5C24">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C86DEC">
        <w:rPr>
          <w:sz w:val="24"/>
        </w:rPr>
        <w:t>(Dobson, 2004)</w:t>
      </w:r>
      <w:r w:rsidRPr="00DB2F80">
        <w:rPr>
          <w:sz w:val="24"/>
          <w:szCs w:val="24"/>
        </w:rPr>
        <w:fldChar w:fldCharType="end"/>
      </w:r>
      <w:r w:rsidRPr="00DB2F80">
        <w:rPr>
          <w:sz w:val="24"/>
          <w:szCs w:val="24"/>
        </w:rPr>
        <w:t xml:space="preserve">, hereafter referred to as </w:t>
      </w:r>
      <w:r w:rsidRPr="31DB22D1">
        <w:rPr>
          <w:i/>
          <w:iCs/>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31DB22D1">
        <w:rPr>
          <w:i/>
          <w:iCs/>
          <w:sz w:val="24"/>
          <w:szCs w:val="24"/>
        </w:rPr>
        <w:t>R</w:t>
      </w:r>
      <w:r w:rsidRPr="00DB2F80">
        <w:rPr>
          <w:sz w:val="24"/>
          <w:szCs w:val="24"/>
          <w:vertAlign w:val="subscript"/>
        </w:rPr>
        <w:t>0</w:t>
      </w:r>
      <w:r w:rsidRPr="00DB2F80">
        <w:rPr>
          <w:sz w:val="24"/>
          <w:szCs w:val="24"/>
        </w:rPr>
        <w:t xml:space="preserve">&gt;1). Consequently, we determined how the boundary </w:t>
      </w:r>
      <w:r w:rsidRPr="31DB22D1">
        <w:rPr>
          <w:i/>
          <w:iCs/>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w:t>
      </w:r>
      <w:r w:rsidR="00483941">
        <w:rPr>
          <w:sz w:val="24"/>
          <w:szCs w:val="24"/>
        </w:rPr>
        <w:t xml:space="preserve"> (Supplementary Materials)</w:t>
      </w:r>
      <w:r w:rsidRPr="00DB2F80">
        <w:rPr>
          <w:sz w:val="24"/>
          <w:szCs w:val="24"/>
        </w:rPr>
        <w:t xml:space="preserve">. The reference community had an equal number of both species, a total host abundance of 150 </w:t>
      </w:r>
      <w:r w:rsidRPr="00DB2F80">
        <w:rPr>
          <w:sz w:val="24"/>
          <w:szCs w:val="24"/>
        </w:rPr>
        <w:lastRenderedPageBreak/>
        <w:t>individuals, and a viral half-life of 1.35 days. Viral half-life was calculated as</w:t>
      </w:r>
      <w:commentRangeStart w:id="30"/>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the composition-manipulat</w:t>
      </w:r>
      <w:commentRangeEnd w:id="30"/>
      <w:r>
        <w:rPr>
          <w:rStyle w:val="CommentReference"/>
        </w:rPr>
        <w:commentReference w:id="30"/>
      </w:r>
      <w:r w:rsidRPr="00DB2F80">
        <w:rPr>
          <w:sz w:val="24"/>
          <w:szCs w:val="24"/>
        </w:rPr>
        <w:t xml:space="preserve">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31DB22D1">
        <w:rPr>
          <w:i/>
          <w:iCs/>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31DB22D1">
        <w:rPr>
          <w:i/>
          <w:iCs/>
          <w:sz w:val="24"/>
          <w:szCs w:val="24"/>
        </w:rPr>
        <w:t>R</w:t>
      </w:r>
      <w:r w:rsidRPr="00DB2F80">
        <w:rPr>
          <w:sz w:val="24"/>
          <w:szCs w:val="24"/>
          <w:vertAlign w:val="subscript"/>
        </w:rPr>
        <w:t>0</w:t>
      </w:r>
      <w:r w:rsidRPr="00DB2F80">
        <w:rPr>
          <w:sz w:val="24"/>
          <w:szCs w:val="24"/>
        </w:rPr>
        <w:t>&lt;1). In addition, we observed the dynamics of these</w:t>
      </w:r>
      <w:r w:rsidR="004C1564">
        <w:rPr>
          <w:sz w:val="24"/>
          <w:szCs w:val="24"/>
        </w:rPr>
        <w:t xml:space="preserve"> </w:t>
      </w:r>
      <w:r w:rsidRPr="00DB2F80">
        <w:rPr>
          <w:sz w:val="24"/>
          <w:szCs w:val="24"/>
        </w:rPr>
        <w:t>systems by numerically solving them over time to identify when peaks occurred and how high incidence was at those peaks.</w:t>
      </w:r>
    </w:p>
    <w:p w14:paraId="241DC45F" w14:textId="77777777" w:rsidR="002E6E0F" w:rsidRPr="00DB2F80" w:rsidRDefault="0069435B" w:rsidP="0040206D">
      <w:pPr>
        <w:pStyle w:val="Heading2"/>
        <w:spacing w:line="360" w:lineRule="auto"/>
        <w:rPr>
          <w:b/>
          <w:bCs/>
          <w:sz w:val="24"/>
          <w:szCs w:val="24"/>
        </w:rPr>
      </w:pPr>
      <w:bookmarkStart w:id="31" w:name="_hlg486u4ytv" w:colFirst="0" w:colLast="0"/>
      <w:bookmarkEnd w:id="31"/>
      <w:commentRangeStart w:id="32"/>
      <w:r w:rsidRPr="00DB2F80">
        <w:rPr>
          <w:b/>
          <w:bCs/>
          <w:sz w:val="24"/>
          <w:szCs w:val="24"/>
        </w:rPr>
        <w:t>Community competence, host abundance, and water temperature</w:t>
      </w:r>
      <w:commentRangeEnd w:id="32"/>
      <w:r w:rsidR="00FD5740">
        <w:rPr>
          <w:rStyle w:val="CommentReference"/>
        </w:rPr>
        <w:commentReference w:id="32"/>
      </w:r>
    </w:p>
    <w:p w14:paraId="09EC3482" w14:textId="4779A043" w:rsidR="002E6E0F" w:rsidRPr="00DB2F80" w:rsidRDefault="0069435B"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C86DEC">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C86DEC">
        <w:rPr>
          <w:sz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w:t>
      </w:r>
      <w:r w:rsidRPr="00DB2F80">
        <w:rPr>
          <w:sz w:val="24"/>
          <w:szCs w:val="24"/>
        </w:rPr>
        <w:lastRenderedPageBreak/>
        <w:t>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69435B" w:rsidP="0040206D">
      <w:pPr>
        <w:pStyle w:val="Heading1"/>
        <w:spacing w:line="360" w:lineRule="auto"/>
        <w:rPr>
          <w:b/>
          <w:bCs/>
          <w:sz w:val="28"/>
          <w:szCs w:val="28"/>
        </w:rPr>
      </w:pPr>
      <w:bookmarkStart w:id="33" w:name="_duqqz2ezm5dj" w:colFirst="0" w:colLast="0"/>
      <w:bookmarkEnd w:id="33"/>
      <w:r w:rsidRPr="00DB2F80">
        <w:rPr>
          <w:b/>
          <w:bCs/>
          <w:sz w:val="28"/>
          <w:szCs w:val="28"/>
        </w:rPr>
        <w:t>Results</w:t>
      </w:r>
    </w:p>
    <w:p w14:paraId="37F7F8DF" w14:textId="77777777" w:rsidR="002E6E0F" w:rsidRPr="00DB2F80" w:rsidRDefault="0069435B" w:rsidP="0040206D">
      <w:pPr>
        <w:pStyle w:val="Heading2"/>
        <w:spacing w:line="360" w:lineRule="auto"/>
        <w:rPr>
          <w:b/>
          <w:bCs/>
          <w:sz w:val="24"/>
          <w:szCs w:val="24"/>
        </w:rPr>
      </w:pPr>
      <w:bookmarkStart w:id="34" w:name="_d6c6k1e98qe6" w:colFirst="0" w:colLast="0"/>
      <w:bookmarkEnd w:id="34"/>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53AE6288" w14:textId="743BEE93" w:rsidR="002E6E0F" w:rsidRPr="00DB2F80" w:rsidRDefault="0069435B" w:rsidP="00255C97">
      <w:pPr>
        <w:spacing w:line="360" w:lineRule="auto"/>
        <w:ind w:firstLine="720"/>
        <w:rPr>
          <w:sz w:val="24"/>
          <w:szCs w:val="24"/>
        </w:rPr>
      </w:pPr>
      <w:r w:rsidRPr="00DB2F80">
        <w:rPr>
          <w:sz w:val="24"/>
          <w:szCs w:val="24"/>
        </w:rPr>
        <w:t>Host community composition, host abundance, and mean water temperature varied across space and time. When analyzing the relationship between these factors and relative changes in infection prevalence (prevalence ratio</w:t>
      </w:r>
      <w:r w:rsidR="00EB1F41">
        <w:rPr>
          <w:sz w:val="24"/>
          <w:szCs w:val="24"/>
        </w:rPr>
        <w:t xml:space="preserve"> </w:t>
      </w:r>
      <w:r w:rsidR="00EB1F41" w:rsidRPr="00F244D7">
        <w:rPr>
          <w:rFonts w:ascii="Symbol" w:eastAsia="Symbol" w:hAnsi="Symbol" w:cs="Symbol"/>
          <w:i/>
          <w:iCs/>
          <w:sz w:val="24"/>
          <w:szCs w:val="24"/>
        </w:rPr>
        <w:t>q</w:t>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w:t>
      </w:r>
      <w:r w:rsidR="00FD5740">
        <w:rPr>
          <w:sz w:val="24"/>
          <w:szCs w:val="24"/>
        </w:rPr>
        <w:t>correlation</w:t>
      </w:r>
      <w:r w:rsidRPr="00DB2F80">
        <w:rPr>
          <w:sz w:val="24"/>
          <w:szCs w:val="24"/>
        </w:rPr>
        <w:t>s with the prevalence ratio (</w:t>
      </w:r>
      <w:r w:rsidR="00255C97">
        <w:rPr>
          <w:sz w:val="24"/>
          <w:szCs w:val="24"/>
        </w:rPr>
        <w:t>Table 1; Supplementary f</w:t>
      </w:r>
      <w:r w:rsidRPr="00DB2F80">
        <w:rPr>
          <w:sz w:val="24"/>
          <w:szCs w:val="24"/>
        </w:rPr>
        <w:t xml:space="preserve">igure </w:t>
      </w:r>
      <w:r w:rsidR="00715843">
        <w:rPr>
          <w:sz w:val="24"/>
          <w:szCs w:val="24"/>
        </w:rPr>
        <w:t>2</w:t>
      </w:r>
      <w:r w:rsidR="00EB1F41">
        <w:rPr>
          <w:sz w:val="24"/>
          <w:szCs w:val="24"/>
        </w:rPr>
        <w:t xml:space="preserve">) while water has a significant negative </w:t>
      </w:r>
      <w:r w:rsidR="00FD5740">
        <w:rPr>
          <w:sz w:val="24"/>
          <w:szCs w:val="24"/>
        </w:rPr>
        <w:t>correlation</w:t>
      </w:r>
      <w:r w:rsidR="00AC1151">
        <w:rPr>
          <w:sz w:val="24"/>
          <w:szCs w:val="24"/>
        </w:rPr>
        <w:t xml:space="preserve">. </w:t>
      </w:r>
      <w:r w:rsidR="00EB1F41">
        <w:rPr>
          <w:sz w:val="24"/>
          <w:szCs w:val="24"/>
        </w:rPr>
        <w:t xml:space="preserve">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r w:rsidR="00255C97">
        <w:rPr>
          <w:sz w:val="24"/>
          <w:szCs w:val="24"/>
        </w:rPr>
        <w:t>moderately</w:t>
      </w:r>
      <w:r w:rsidR="00EB1F41" w:rsidRPr="00DB2F80">
        <w:rPr>
          <w:sz w:val="24"/>
          <w:szCs w:val="24"/>
        </w:rPr>
        <w:t xml:space="preserve"> promote transmission (high community competence, high abundance, and </w:t>
      </w:r>
      <w:commentRangeStart w:id="35"/>
      <w:commentRangeStart w:id="36"/>
      <w:r w:rsidR="00EB1F41" w:rsidRPr="00DB2F80">
        <w:rPr>
          <w:sz w:val="24"/>
          <w:szCs w:val="24"/>
        </w:rPr>
        <w:t xml:space="preserve">lower water temperature </w:t>
      </w:r>
      <w:commentRangeEnd w:id="35"/>
      <w:r w:rsidR="00EB1F41">
        <w:rPr>
          <w:rStyle w:val="CommentReference"/>
        </w:rPr>
        <w:commentReference w:id="35"/>
      </w:r>
      <w:commentRangeEnd w:id="36"/>
      <w:r w:rsidR="00EB1F41">
        <w:rPr>
          <w:rStyle w:val="CommentReference"/>
        </w:rPr>
        <w:commentReference w:id="36"/>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 xml:space="preserve">(Supplementary </w:t>
      </w:r>
      <w:r w:rsidR="00715843">
        <w:rPr>
          <w:sz w:val="24"/>
          <w:szCs w:val="24"/>
        </w:rPr>
        <w:t>f</w:t>
      </w:r>
      <w:r w:rsidR="00EB1F41">
        <w:rPr>
          <w:sz w:val="24"/>
          <w:szCs w:val="24"/>
        </w:rPr>
        <w:t>igure</w:t>
      </w:r>
      <w:r w:rsidR="00AD0B7D">
        <w:rPr>
          <w:sz w:val="24"/>
          <w:szCs w:val="24"/>
        </w:rPr>
        <w:t>s</w:t>
      </w:r>
      <w:r w:rsidR="00EB1F41">
        <w:rPr>
          <w:sz w:val="24"/>
          <w:szCs w:val="24"/>
        </w:rPr>
        <w:t xml:space="preserve"> </w:t>
      </w:r>
      <w:r w:rsidR="00255C97">
        <w:rPr>
          <w:sz w:val="24"/>
          <w:szCs w:val="24"/>
        </w:rPr>
        <w:t>3</w:t>
      </w:r>
      <w:r w:rsidR="00AD0B7D">
        <w:rPr>
          <w:sz w:val="24"/>
          <w:szCs w:val="24"/>
        </w:rPr>
        <w:t xml:space="preserve"> and </w:t>
      </w:r>
      <w:r w:rsidR="00255C97">
        <w:rPr>
          <w:sz w:val="24"/>
          <w:szCs w:val="24"/>
        </w:rPr>
        <w:t>4</w:t>
      </w:r>
      <w:r w:rsidR="00EB1F41">
        <w:rPr>
          <w:sz w:val="24"/>
          <w:szCs w:val="24"/>
        </w:rPr>
        <w:t>)</w:t>
      </w:r>
      <w:r w:rsidR="00EB1F41" w:rsidRPr="00DB2F80">
        <w:rPr>
          <w:sz w:val="24"/>
          <w:szCs w:val="24"/>
        </w:rPr>
        <w:t>.</w:t>
      </w:r>
    </w:p>
    <w:p w14:paraId="0DF3B36A" w14:textId="77777777" w:rsidR="000347C2" w:rsidRDefault="000347C2" w:rsidP="00DB2F80">
      <w:pPr>
        <w:rPr>
          <w:sz w:val="24"/>
          <w:szCs w:val="24"/>
        </w:rPr>
      </w:pPr>
    </w:p>
    <w:tbl>
      <w:tblPr>
        <w:tblStyle w:val="TableGrid"/>
        <w:tblW w:w="0" w:type="auto"/>
        <w:tblLook w:val="04A0" w:firstRow="1" w:lastRow="0" w:firstColumn="1" w:lastColumn="0" w:noHBand="0" w:noVBand="1"/>
      </w:tblPr>
      <w:tblGrid>
        <w:gridCol w:w="3116"/>
        <w:gridCol w:w="3117"/>
        <w:gridCol w:w="3117"/>
      </w:tblGrid>
      <w:tr w:rsidR="000347C2" w14:paraId="1B9CE433" w14:textId="77777777" w:rsidTr="000347C2">
        <w:tc>
          <w:tcPr>
            <w:tcW w:w="3116" w:type="dxa"/>
          </w:tcPr>
          <w:p w14:paraId="5C22892C" w14:textId="0F5F22E8" w:rsidR="000347C2" w:rsidRPr="00826B90" w:rsidRDefault="000347C2" w:rsidP="00DB2F80">
            <w:pPr>
              <w:rPr>
                <w:b/>
                <w:bCs/>
                <w:sz w:val="24"/>
                <w:szCs w:val="24"/>
              </w:rPr>
            </w:pPr>
            <w:r w:rsidRPr="00826B90">
              <w:rPr>
                <w:b/>
                <w:bCs/>
                <w:sz w:val="24"/>
                <w:szCs w:val="24"/>
              </w:rPr>
              <w:t>Predictor Variable</w:t>
            </w:r>
          </w:p>
        </w:tc>
        <w:tc>
          <w:tcPr>
            <w:tcW w:w="3117" w:type="dxa"/>
          </w:tcPr>
          <w:p w14:paraId="33F53660" w14:textId="726AB764" w:rsidR="000347C2" w:rsidRPr="00826B90" w:rsidRDefault="000347C2" w:rsidP="00DB2F80">
            <w:pPr>
              <w:rPr>
                <w:b/>
                <w:bCs/>
                <w:sz w:val="24"/>
                <w:szCs w:val="24"/>
              </w:rPr>
            </w:pPr>
            <w:r w:rsidRPr="00826B90">
              <w:rPr>
                <w:b/>
                <w:bCs/>
                <w:sz w:val="24"/>
                <w:szCs w:val="24"/>
              </w:rPr>
              <w:t>Spearman’s rho</w:t>
            </w:r>
          </w:p>
        </w:tc>
        <w:tc>
          <w:tcPr>
            <w:tcW w:w="3117" w:type="dxa"/>
          </w:tcPr>
          <w:p w14:paraId="6133CF19" w14:textId="390B17E0" w:rsidR="000347C2" w:rsidRPr="00826B90" w:rsidRDefault="000347C2" w:rsidP="00DB2F80">
            <w:pPr>
              <w:rPr>
                <w:b/>
                <w:bCs/>
                <w:sz w:val="24"/>
                <w:szCs w:val="24"/>
              </w:rPr>
            </w:pPr>
            <w:r w:rsidRPr="00826B90">
              <w:rPr>
                <w:b/>
                <w:bCs/>
                <w:sz w:val="24"/>
                <w:szCs w:val="24"/>
              </w:rPr>
              <w:t>Adjusted p-value</w:t>
            </w:r>
          </w:p>
        </w:tc>
      </w:tr>
      <w:tr w:rsidR="000347C2" w14:paraId="387631CC" w14:textId="77777777" w:rsidTr="000347C2">
        <w:tc>
          <w:tcPr>
            <w:tcW w:w="3116" w:type="dxa"/>
          </w:tcPr>
          <w:p w14:paraId="6CEB4481" w14:textId="6FF89BCF" w:rsidR="000347C2" w:rsidRDefault="000347C2" w:rsidP="00DB2F80">
            <w:pPr>
              <w:rPr>
                <w:sz w:val="24"/>
                <w:szCs w:val="24"/>
              </w:rPr>
            </w:pPr>
            <w:r>
              <w:rPr>
                <w:sz w:val="24"/>
                <w:szCs w:val="24"/>
              </w:rPr>
              <w:t>Community Competence</w:t>
            </w:r>
          </w:p>
        </w:tc>
        <w:tc>
          <w:tcPr>
            <w:tcW w:w="3117" w:type="dxa"/>
          </w:tcPr>
          <w:p w14:paraId="18AFE9C0" w14:textId="59BE9F7F" w:rsidR="000347C2" w:rsidRDefault="002770B4" w:rsidP="00DB2F80">
            <w:pPr>
              <w:rPr>
                <w:sz w:val="24"/>
                <w:szCs w:val="24"/>
              </w:rPr>
            </w:pPr>
            <w:r w:rsidRPr="002770B4">
              <w:rPr>
                <w:sz w:val="24"/>
                <w:szCs w:val="24"/>
              </w:rPr>
              <w:t>0.47</w:t>
            </w:r>
            <w:r>
              <w:rPr>
                <w:sz w:val="24"/>
                <w:szCs w:val="24"/>
              </w:rPr>
              <w:t>8</w:t>
            </w:r>
          </w:p>
        </w:tc>
        <w:tc>
          <w:tcPr>
            <w:tcW w:w="3117" w:type="dxa"/>
          </w:tcPr>
          <w:p w14:paraId="2FA718FB" w14:textId="0CDC7E63" w:rsidR="000347C2" w:rsidRDefault="00AC1151" w:rsidP="00DB2F80">
            <w:pPr>
              <w:rPr>
                <w:sz w:val="24"/>
                <w:szCs w:val="24"/>
              </w:rPr>
            </w:pPr>
            <w:r>
              <w:rPr>
                <w:sz w:val="24"/>
                <w:szCs w:val="24"/>
              </w:rPr>
              <w:t>p &lt; 0.001</w:t>
            </w:r>
            <w:r w:rsidR="002770B4" w:rsidRPr="002770B4">
              <w:rPr>
                <w:sz w:val="24"/>
                <w:szCs w:val="24"/>
              </w:rPr>
              <w:t xml:space="preserve">  </w:t>
            </w:r>
          </w:p>
        </w:tc>
      </w:tr>
      <w:tr w:rsidR="000347C2" w14:paraId="2EBB3D40" w14:textId="77777777" w:rsidTr="000347C2">
        <w:tc>
          <w:tcPr>
            <w:tcW w:w="3116" w:type="dxa"/>
          </w:tcPr>
          <w:p w14:paraId="29612611" w14:textId="67C2F7FF" w:rsidR="000347C2" w:rsidRDefault="000347C2" w:rsidP="00DB2F80">
            <w:pPr>
              <w:rPr>
                <w:sz w:val="24"/>
                <w:szCs w:val="24"/>
              </w:rPr>
            </w:pPr>
            <w:r>
              <w:rPr>
                <w:sz w:val="24"/>
                <w:szCs w:val="24"/>
              </w:rPr>
              <w:t>log10(Host Abundance)</w:t>
            </w:r>
          </w:p>
        </w:tc>
        <w:tc>
          <w:tcPr>
            <w:tcW w:w="3117" w:type="dxa"/>
          </w:tcPr>
          <w:p w14:paraId="0EFE348B" w14:textId="52BDA114" w:rsidR="000347C2" w:rsidRDefault="002770B4" w:rsidP="00DB2F80">
            <w:pPr>
              <w:rPr>
                <w:sz w:val="24"/>
                <w:szCs w:val="24"/>
              </w:rPr>
            </w:pPr>
            <w:r w:rsidRPr="002770B4">
              <w:rPr>
                <w:sz w:val="24"/>
                <w:szCs w:val="24"/>
              </w:rPr>
              <w:t>0.360</w:t>
            </w:r>
          </w:p>
        </w:tc>
        <w:tc>
          <w:tcPr>
            <w:tcW w:w="3117" w:type="dxa"/>
          </w:tcPr>
          <w:p w14:paraId="49326E38" w14:textId="6F48CBD5" w:rsidR="000347C2" w:rsidRDefault="00AC1151" w:rsidP="00DB2F80">
            <w:pPr>
              <w:rPr>
                <w:sz w:val="24"/>
                <w:szCs w:val="24"/>
              </w:rPr>
            </w:pPr>
            <w:r>
              <w:rPr>
                <w:sz w:val="24"/>
                <w:szCs w:val="24"/>
              </w:rPr>
              <w:t>p &lt; 0.01</w:t>
            </w:r>
          </w:p>
        </w:tc>
      </w:tr>
      <w:tr w:rsidR="000347C2" w14:paraId="408E9DB8" w14:textId="77777777" w:rsidTr="000347C2">
        <w:tc>
          <w:tcPr>
            <w:tcW w:w="3116" w:type="dxa"/>
          </w:tcPr>
          <w:p w14:paraId="60299119" w14:textId="1A441339" w:rsidR="000347C2" w:rsidRDefault="000347C2" w:rsidP="00DB2F80">
            <w:pPr>
              <w:rPr>
                <w:sz w:val="24"/>
                <w:szCs w:val="24"/>
              </w:rPr>
            </w:pPr>
            <w:r>
              <w:rPr>
                <w:sz w:val="24"/>
                <w:szCs w:val="24"/>
              </w:rPr>
              <w:t>Mean Water Temperature</w:t>
            </w:r>
          </w:p>
        </w:tc>
        <w:tc>
          <w:tcPr>
            <w:tcW w:w="3117" w:type="dxa"/>
          </w:tcPr>
          <w:p w14:paraId="35B0458C" w14:textId="578EF13D" w:rsidR="000347C2" w:rsidRDefault="002770B4" w:rsidP="00DB2F80">
            <w:pPr>
              <w:rPr>
                <w:sz w:val="24"/>
                <w:szCs w:val="24"/>
              </w:rPr>
            </w:pPr>
            <w:r w:rsidRPr="002770B4">
              <w:rPr>
                <w:sz w:val="24"/>
                <w:szCs w:val="24"/>
              </w:rPr>
              <w:t>-0.303</w:t>
            </w:r>
          </w:p>
        </w:tc>
        <w:tc>
          <w:tcPr>
            <w:tcW w:w="3117" w:type="dxa"/>
          </w:tcPr>
          <w:p w14:paraId="4668E10E" w14:textId="65278AE3" w:rsidR="000347C2" w:rsidRDefault="00AC1151" w:rsidP="00DB2F80">
            <w:pPr>
              <w:rPr>
                <w:sz w:val="24"/>
                <w:szCs w:val="24"/>
              </w:rPr>
            </w:pPr>
            <w:r>
              <w:rPr>
                <w:sz w:val="24"/>
                <w:szCs w:val="24"/>
              </w:rPr>
              <w:t>p &lt; 0.02</w:t>
            </w:r>
          </w:p>
        </w:tc>
      </w:tr>
    </w:tbl>
    <w:p w14:paraId="5E77BC5E" w14:textId="77777777" w:rsidR="000347C2" w:rsidRDefault="000347C2" w:rsidP="00DB2F80">
      <w:pPr>
        <w:rPr>
          <w:sz w:val="24"/>
          <w:szCs w:val="24"/>
        </w:rPr>
      </w:pPr>
    </w:p>
    <w:p w14:paraId="404290DA" w14:textId="1F508D71" w:rsidR="002770B4" w:rsidRDefault="002770B4" w:rsidP="00DB2F80">
      <w:pPr>
        <w:rPr>
          <w:sz w:val="24"/>
          <w:szCs w:val="24"/>
        </w:rPr>
      </w:pPr>
      <w:r>
        <w:rPr>
          <w:b/>
          <w:bCs/>
          <w:sz w:val="24"/>
          <w:szCs w:val="24"/>
        </w:rPr>
        <w:t>Table</w:t>
      </w:r>
      <w:r w:rsidRPr="1646E0A0">
        <w:rPr>
          <w:b/>
          <w:bCs/>
          <w:sz w:val="24"/>
          <w:szCs w:val="24"/>
        </w:rPr>
        <w:t xml:space="preserve"> 1: Correlations between prevalence ratio and community competence, community size, and mean water temperature. </w:t>
      </w:r>
      <w:r w:rsidRPr="1646E0A0">
        <w:rPr>
          <w:sz w:val="24"/>
          <w:szCs w:val="24"/>
        </w:rPr>
        <w:t xml:space="preserve">Community competence and host </w:t>
      </w:r>
      <w:r w:rsidRPr="1646E0A0">
        <w:rPr>
          <w:sz w:val="24"/>
          <w:szCs w:val="24"/>
        </w:rPr>
        <w:lastRenderedPageBreak/>
        <w:t>abundance correlated positively with prevalence ratio while mean water temperature correlated negatively.</w:t>
      </w:r>
    </w:p>
    <w:p w14:paraId="48476215" w14:textId="77777777" w:rsidR="002770B4" w:rsidRDefault="002770B4" w:rsidP="00DB2F80">
      <w:pPr>
        <w:rPr>
          <w:sz w:val="24"/>
          <w:szCs w:val="24"/>
        </w:rPr>
      </w:pPr>
    </w:p>
    <w:p w14:paraId="43AE80AE" w14:textId="30625E92" w:rsidR="002E6E0F" w:rsidRDefault="0069435B" w:rsidP="00DB2F80">
      <w:pPr>
        <w:rPr>
          <w:b/>
          <w:bCs/>
          <w:sz w:val="24"/>
          <w:szCs w:val="24"/>
        </w:rPr>
      </w:pPr>
      <w:r w:rsidRPr="00DB2F80">
        <w:rPr>
          <w:b/>
          <w:bCs/>
          <w:sz w:val="24"/>
          <w:szCs w:val="24"/>
        </w:rPr>
        <w:t>Multi-species multimodal transmission model</w:t>
      </w:r>
    </w:p>
    <w:p w14:paraId="3127465B" w14:textId="77777777" w:rsidR="00FD5740" w:rsidRPr="00DB2F80" w:rsidRDefault="00FD5740" w:rsidP="00DB2F80">
      <w:pPr>
        <w:rPr>
          <w:sz w:val="24"/>
          <w:szCs w:val="24"/>
        </w:rPr>
      </w:pPr>
    </w:p>
    <w:p w14:paraId="5807BEA0" w14:textId="12B63B53" w:rsidR="005A3BFD" w:rsidRDefault="0069435B" w:rsidP="005A3BFD">
      <w:pPr>
        <w:spacing w:line="360" w:lineRule="auto"/>
        <w:ind w:firstLine="720"/>
        <w:rPr>
          <w:sz w:val="24"/>
          <w:szCs w:val="24"/>
        </w:rPr>
      </w:pPr>
      <w:r w:rsidRPr="1646E0A0">
        <w:rPr>
          <w:sz w:val="24"/>
          <w:szCs w:val="24"/>
        </w:rPr>
        <w:t xml:space="preserve">In the transmission model, community composition, host abundance, and viral half-life are all important promoters of </w:t>
      </w:r>
      <w:r w:rsidR="0040206D" w:rsidRPr="1646E0A0">
        <w:rPr>
          <w:sz w:val="24"/>
          <w:szCs w:val="24"/>
        </w:rPr>
        <w:t>transmission,</w:t>
      </w:r>
      <w:r w:rsidRPr="1646E0A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w:t>
      </w:r>
      <w:r w:rsidR="00715843">
        <w:rPr>
          <w:sz w:val="24"/>
          <w:szCs w:val="24"/>
        </w:rPr>
        <w:t xml:space="preserve">transmission </w:t>
      </w:r>
      <w:r w:rsidRPr="1646E0A0">
        <w:rPr>
          <w:sz w:val="24"/>
          <w:szCs w:val="24"/>
        </w:rPr>
        <w:t xml:space="preserve">versus contact transmission (Figure </w:t>
      </w:r>
      <w:r w:rsidR="00715843">
        <w:rPr>
          <w:sz w:val="24"/>
          <w:szCs w:val="24"/>
        </w:rPr>
        <w:t>1</w:t>
      </w:r>
      <w:r w:rsidR="00187DCA" w:rsidRPr="1646E0A0">
        <w:rPr>
          <w:sz w:val="24"/>
          <w:szCs w:val="24"/>
        </w:rPr>
        <w:t>A</w:t>
      </w:r>
      <w:r w:rsidRPr="1646E0A0">
        <w:rPr>
          <w:sz w:val="24"/>
          <w:szCs w:val="24"/>
        </w:rPr>
        <w:t>).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greater than any individual factor alone. When observing the dynamics of these communities over time, each factor causes epizootics to occur earlier and with higher intensity</w:t>
      </w:r>
      <w:r w:rsidR="00655F73">
        <w:rPr>
          <w:sz w:val="24"/>
          <w:szCs w:val="24"/>
        </w:rPr>
        <w:t xml:space="preserve"> compared to the reference</w:t>
      </w:r>
      <w:r w:rsidRPr="1646E0A0">
        <w:rPr>
          <w:sz w:val="24"/>
          <w:szCs w:val="24"/>
        </w:rPr>
        <w:t xml:space="preserve"> (Figure </w:t>
      </w:r>
      <w:r w:rsidR="00715843">
        <w:rPr>
          <w:sz w:val="24"/>
          <w:szCs w:val="24"/>
        </w:rPr>
        <w:t>1</w:t>
      </w:r>
      <w:r w:rsidR="00187DCA" w:rsidRPr="1646E0A0">
        <w:rPr>
          <w:sz w:val="24"/>
          <w:szCs w:val="24"/>
        </w:rPr>
        <w:t>B</w:t>
      </w:r>
      <w:r w:rsidRPr="1646E0A0">
        <w:rPr>
          <w:sz w:val="24"/>
          <w:szCs w:val="24"/>
        </w:rPr>
        <w:t>).</w:t>
      </w:r>
    </w:p>
    <w:p w14:paraId="65E1C667" w14:textId="674187E8" w:rsidR="002E6E0F" w:rsidRPr="00DB2F80" w:rsidRDefault="000958DD" w:rsidP="005A3BFD">
      <w:pPr>
        <w:spacing w:line="360" w:lineRule="auto"/>
        <w:rPr>
          <w:sz w:val="24"/>
          <w:szCs w:val="24"/>
        </w:rPr>
      </w:pPr>
      <w:r>
        <w:rPr>
          <w:noProof/>
          <w:sz w:val="24"/>
          <w:szCs w:val="24"/>
        </w:rPr>
        <w:lastRenderedPageBreak/>
        <w:drawing>
          <wp:inline distT="0" distB="0" distL="0" distR="0" wp14:anchorId="701EB847" wp14:editId="3E345793">
            <wp:extent cx="5943600" cy="3767455"/>
            <wp:effectExtent l="0" t="0" r="0" b="4445"/>
            <wp:docPr id="99458923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9" name="Picture 3"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commentRangeStart w:id="37"/>
      <w:commentRangeEnd w:id="37"/>
      <w:r w:rsidR="00184936">
        <w:rPr>
          <w:rStyle w:val="CommentReference"/>
        </w:rPr>
        <w:commentReference w:id="37"/>
      </w:r>
    </w:p>
    <w:p w14:paraId="2020561C" w14:textId="5F968845" w:rsidR="00DB2F80" w:rsidRDefault="0069435B" w:rsidP="00DB2F80">
      <w:pPr>
        <w:rPr>
          <w:sz w:val="24"/>
          <w:szCs w:val="24"/>
        </w:rPr>
      </w:pPr>
      <w:r w:rsidRPr="1646E0A0">
        <w:rPr>
          <w:b/>
          <w:bCs/>
          <w:sz w:val="24"/>
          <w:szCs w:val="24"/>
        </w:rPr>
        <w:t xml:space="preserve">Figure </w:t>
      </w:r>
      <w:r w:rsidR="00255C97">
        <w:rPr>
          <w:b/>
          <w:bCs/>
          <w:sz w:val="24"/>
          <w:szCs w:val="24"/>
        </w:rPr>
        <w:t>1</w:t>
      </w:r>
      <w:r w:rsidRPr="1646E0A0">
        <w:rPr>
          <w:b/>
          <w:bCs/>
          <w:sz w:val="24"/>
          <w:szCs w:val="24"/>
        </w:rPr>
        <w:t xml:space="preserve">: </w:t>
      </w:r>
      <w:r w:rsidR="00C74CA9" w:rsidRPr="1646E0A0">
        <w:rPr>
          <w:b/>
          <w:bCs/>
          <w:sz w:val="24"/>
          <w:szCs w:val="24"/>
        </w:rPr>
        <w:t xml:space="preserve">(A) </w:t>
      </w:r>
      <w:r w:rsidRPr="1646E0A0">
        <w:rPr>
          <w:b/>
          <w:bCs/>
          <w:sz w:val="24"/>
          <w:szCs w:val="24"/>
        </w:rPr>
        <w:t>Threshold of invasion under different conditions</w:t>
      </w:r>
      <w:r w:rsidR="00C74CA9" w:rsidRPr="1646E0A0">
        <w:rPr>
          <w:b/>
          <w:bCs/>
          <w:sz w:val="24"/>
          <w:szCs w:val="24"/>
        </w:rPr>
        <w:t xml:space="preserve"> and (B) corresponding transmission dynamics</w:t>
      </w:r>
      <w:r w:rsidRPr="1646E0A0">
        <w:rPr>
          <w:b/>
          <w:bCs/>
          <w:sz w:val="24"/>
          <w:szCs w:val="24"/>
        </w:rPr>
        <w:t xml:space="preserve">. </w:t>
      </w:r>
      <w:r w:rsidR="00C74CA9" w:rsidRPr="1646E0A0">
        <w:rPr>
          <w:sz w:val="24"/>
          <w:szCs w:val="24"/>
        </w:rPr>
        <w:t>(A)</w:t>
      </w:r>
      <w:r w:rsidR="00C74CA9" w:rsidRPr="1646E0A0">
        <w:rPr>
          <w:b/>
          <w:bCs/>
          <w:sz w:val="24"/>
          <w:szCs w:val="24"/>
        </w:rPr>
        <w:t xml:space="preserve"> </w:t>
      </w:r>
      <w:r w:rsidRPr="1646E0A0">
        <w:rPr>
          <w:sz w:val="24"/>
          <w:szCs w:val="24"/>
        </w:rPr>
        <w:t xml:space="preserve">The parameter space in which </w:t>
      </w:r>
      <w:r w:rsidR="00255C97" w:rsidRPr="31DB22D1">
        <w:rPr>
          <w:i/>
          <w:iCs/>
          <w:sz w:val="24"/>
          <w:szCs w:val="24"/>
        </w:rPr>
        <w:t>R</w:t>
      </w:r>
      <w:r w:rsidR="00255C97" w:rsidRPr="00DB2F80">
        <w:rPr>
          <w:sz w:val="24"/>
          <w:szCs w:val="24"/>
          <w:vertAlign w:val="subscript"/>
        </w:rPr>
        <w:t>0</w:t>
      </w:r>
      <w:r w:rsidR="00255C97">
        <w:rPr>
          <w:sz w:val="24"/>
          <w:szCs w:val="24"/>
          <w:vertAlign w:val="subscript"/>
        </w:rPr>
        <w:t>&gt;</w:t>
      </w:r>
      <w:r w:rsidRPr="1646E0A0">
        <w:rPr>
          <w:sz w:val="24"/>
          <w:szCs w:val="24"/>
        </w:rPr>
        <w:t>1 can be increased through changes in community composition, total host abundance, and viral half-life. The gray line in each plot represents a reference community that is the same throughout each. The colored lines represent manipulated communities</w:t>
      </w:r>
      <w:r w:rsidR="00C74CA9" w:rsidRPr="1646E0A0">
        <w:rPr>
          <w:sz w:val="24"/>
          <w:szCs w:val="24"/>
        </w:rPr>
        <w:t xml:space="preserve">: </w:t>
      </w:r>
      <w:r w:rsidRPr="1646E0A0">
        <w:rPr>
          <w:sz w:val="24"/>
          <w:szCs w:val="24"/>
        </w:rPr>
        <w:t>composition = community composition</w:t>
      </w:r>
      <w:r w:rsidR="00C74CA9" w:rsidRPr="1646E0A0">
        <w:rPr>
          <w:sz w:val="24"/>
          <w:szCs w:val="24"/>
        </w:rPr>
        <w:t>;</w:t>
      </w:r>
      <w:r w:rsidRPr="1646E0A0">
        <w:rPr>
          <w:sz w:val="24"/>
          <w:szCs w:val="24"/>
        </w:rPr>
        <w:t xml:space="preserve"> abundance = host abundance</w:t>
      </w:r>
      <w:r w:rsidR="00C74CA9" w:rsidRPr="1646E0A0">
        <w:rPr>
          <w:sz w:val="24"/>
          <w:szCs w:val="24"/>
        </w:rPr>
        <w:t>;</w:t>
      </w:r>
      <w:r w:rsidRPr="1646E0A0">
        <w:rPr>
          <w:sz w:val="24"/>
          <w:szCs w:val="24"/>
        </w:rPr>
        <w:t xml:space="preserve"> half-life = viral half-life</w:t>
      </w:r>
      <w:r w:rsidR="00C74CA9" w:rsidRPr="1646E0A0">
        <w:rPr>
          <w:sz w:val="24"/>
          <w:szCs w:val="24"/>
        </w:rPr>
        <w:t>; combined</w:t>
      </w:r>
      <w:r w:rsidRPr="1646E0A0">
        <w:rPr>
          <w:sz w:val="24"/>
          <w:szCs w:val="24"/>
        </w:rPr>
        <w:t xml:space="preserve"> = all manipulations combined. </w:t>
      </w:r>
      <w:r w:rsidR="00C74CA9" w:rsidRPr="1646E0A0">
        <w:rPr>
          <w:sz w:val="24"/>
          <w:szCs w:val="24"/>
        </w:rPr>
        <w:t xml:space="preserve">(B) </w:t>
      </w:r>
      <w:r w:rsidRPr="1646E0A0">
        <w:rPr>
          <w:sz w:val="24"/>
          <w:szCs w:val="24"/>
        </w:rPr>
        <w:t xml:space="preserve">Using the same initial conditions from the manipulated communities in </w:t>
      </w:r>
      <w:r w:rsidR="00C74CA9" w:rsidRPr="1646E0A0">
        <w:rPr>
          <w:sz w:val="24"/>
          <w:szCs w:val="24"/>
        </w:rPr>
        <w:t xml:space="preserve">panel A </w:t>
      </w:r>
      <w:r w:rsidRPr="1646E0A0">
        <w:rPr>
          <w:sz w:val="24"/>
          <w:szCs w:val="24"/>
        </w:rPr>
        <w:t>and parameter values</w:t>
      </w:r>
      <w:r w:rsidR="00255C97">
        <w:rPr>
          <w:sz w:val="24"/>
          <w:szCs w:val="24"/>
        </w:rPr>
        <w:t xml:space="preserve"> (black dot)</w:t>
      </w:r>
      <w:r w:rsidRPr="1646E0A0">
        <w:rPr>
          <w:sz w:val="24"/>
          <w:szCs w:val="24"/>
        </w:rPr>
        <w:t xml:space="preserve"> that would ensure </w:t>
      </w:r>
      <w:r w:rsidR="00255C97" w:rsidRPr="31DB22D1">
        <w:rPr>
          <w:i/>
          <w:iCs/>
          <w:sz w:val="24"/>
          <w:szCs w:val="24"/>
        </w:rPr>
        <w:t>R</w:t>
      </w:r>
      <w:r w:rsidR="00255C97" w:rsidRPr="00DB2F80">
        <w:rPr>
          <w:sz w:val="24"/>
          <w:szCs w:val="24"/>
          <w:vertAlign w:val="subscript"/>
        </w:rPr>
        <w:t>0</w:t>
      </w:r>
      <w:r w:rsidR="00255C97">
        <w:rPr>
          <w:sz w:val="24"/>
          <w:szCs w:val="24"/>
        </w:rPr>
        <w:t xml:space="preserve"> </w:t>
      </w:r>
      <w:r w:rsidRPr="00255C97">
        <w:rPr>
          <w:sz w:val="24"/>
          <w:szCs w:val="24"/>
        </w:rPr>
        <w:t>is</w:t>
      </w:r>
      <w:r w:rsidRPr="1646E0A0">
        <w:rPr>
          <w:sz w:val="24"/>
          <w:szCs w:val="24"/>
        </w:rPr>
        <w:t xml:space="preserve"> greater than 1, the simulated dynamics of the system show peaks with varying amplitude and timing. Th</w:t>
      </w:r>
      <w:r w:rsidR="00255C97">
        <w:rPr>
          <w:sz w:val="24"/>
          <w:szCs w:val="24"/>
        </w:rPr>
        <w:t>e</w:t>
      </w:r>
      <w:r w:rsidRPr="1646E0A0">
        <w:rPr>
          <w:sz w:val="24"/>
          <w:szCs w:val="24"/>
        </w:rPr>
        <w:t xml:space="preserve"> </w:t>
      </w:r>
      <w:commentRangeStart w:id="38"/>
      <w:r w:rsidRPr="1646E0A0">
        <w:rPr>
          <w:sz w:val="24"/>
          <w:szCs w:val="24"/>
        </w:rPr>
        <w:t>model formulation</w:t>
      </w:r>
      <w:commentRangeEnd w:id="38"/>
      <w:r>
        <w:rPr>
          <w:rStyle w:val="CommentReference"/>
        </w:rPr>
        <w:commentReference w:id="38"/>
      </w:r>
      <w:r w:rsidRPr="1646E0A0">
        <w:rPr>
          <w:sz w:val="24"/>
          <w:szCs w:val="24"/>
        </w:rPr>
        <w:t xml:space="preserve"> </w:t>
      </w:r>
      <w:r w:rsidR="00255C97">
        <w:rPr>
          <w:sz w:val="24"/>
          <w:szCs w:val="24"/>
        </w:rPr>
        <w:t xml:space="preserve">for panel B </w:t>
      </w:r>
      <w:r w:rsidRPr="1646E0A0">
        <w:rPr>
          <w:sz w:val="24"/>
          <w:szCs w:val="24"/>
        </w:rPr>
        <w:t>does not include demography</w:t>
      </w:r>
      <w:bookmarkStart w:id="39" w:name="_o72aamdfl5uk"/>
      <w:bookmarkEnd w:id="39"/>
      <w:r w:rsidR="00255C97">
        <w:rPr>
          <w:sz w:val="24"/>
          <w:szCs w:val="24"/>
        </w:rPr>
        <w:t xml:space="preserve"> but the model formulation for panel A does include demography</w:t>
      </w:r>
      <w:r w:rsidR="00DB2F80" w:rsidRPr="1646E0A0">
        <w:rPr>
          <w:sz w:val="24"/>
          <w:szCs w:val="24"/>
        </w:rPr>
        <w:t xml:space="preserve">. </w:t>
      </w:r>
    </w:p>
    <w:p w14:paraId="4A0B6B11" w14:textId="458CE99A" w:rsidR="00DB2F80" w:rsidRDefault="00DB2F80" w:rsidP="00DB2F80">
      <w:pPr>
        <w:rPr>
          <w:sz w:val="24"/>
          <w:szCs w:val="24"/>
        </w:rPr>
      </w:pPr>
    </w:p>
    <w:p w14:paraId="76EF5BD9" w14:textId="02C5BB90" w:rsidR="002E6E0F" w:rsidRDefault="0069435B" w:rsidP="00DB2F80">
      <w:pPr>
        <w:rPr>
          <w:b/>
          <w:bCs/>
          <w:sz w:val="24"/>
          <w:szCs w:val="24"/>
        </w:rPr>
      </w:pPr>
      <w:r w:rsidRPr="00DB2F80">
        <w:rPr>
          <w:b/>
          <w:bCs/>
          <w:sz w:val="24"/>
          <w:szCs w:val="24"/>
        </w:rPr>
        <w:t>Patterns of community competence, host abundance, and temperature in ephemeral wetlands</w:t>
      </w:r>
    </w:p>
    <w:p w14:paraId="2EBCB6FF" w14:textId="77777777" w:rsidR="00FD5740" w:rsidRPr="00DB2F80" w:rsidRDefault="00FD5740" w:rsidP="00DB2F80">
      <w:pPr>
        <w:rPr>
          <w:sz w:val="24"/>
          <w:szCs w:val="24"/>
        </w:rPr>
      </w:pPr>
    </w:p>
    <w:p w14:paraId="540AF43D" w14:textId="08214B12" w:rsidR="009B1010" w:rsidRDefault="0069435B" w:rsidP="009B1010">
      <w:pPr>
        <w:spacing w:line="360" w:lineRule="auto"/>
        <w:ind w:firstLine="720"/>
        <w:rPr>
          <w:sz w:val="24"/>
          <w:szCs w:val="24"/>
        </w:rPr>
      </w:pPr>
      <w:r w:rsidRPr="1646E0A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1646E0A0">
        <w:rPr>
          <w:sz w:val="24"/>
          <w:szCs w:val="24"/>
        </w:rPr>
        <w:t>ranavirus</w:t>
      </w:r>
      <w:proofErr w:type="spellEnd"/>
      <w:r w:rsidRPr="1646E0A0">
        <w:rPr>
          <w:sz w:val="24"/>
          <w:szCs w:val="24"/>
        </w:rPr>
        <w:t xml:space="preserve"> transmission. When community competence was high, it was mostly due to the dominance of certain high competence species (Figure </w:t>
      </w:r>
      <w:r w:rsidR="00715843">
        <w:rPr>
          <w:sz w:val="24"/>
          <w:szCs w:val="24"/>
        </w:rPr>
        <w:t>2</w:t>
      </w:r>
      <w:r w:rsidRPr="1646E0A0">
        <w:rPr>
          <w:sz w:val="24"/>
          <w:szCs w:val="24"/>
        </w:rPr>
        <w:t xml:space="preserve">). These species </w:t>
      </w:r>
      <w:r w:rsidR="56987169" w:rsidRPr="1646E0A0">
        <w:rPr>
          <w:sz w:val="24"/>
          <w:szCs w:val="24"/>
        </w:rPr>
        <w:t>have previously been observed to be</w:t>
      </w:r>
      <w:r w:rsidRPr="1646E0A0">
        <w:rPr>
          <w:sz w:val="24"/>
          <w:szCs w:val="24"/>
        </w:rPr>
        <w:t xml:space="preserve"> </w:t>
      </w:r>
      <w:r w:rsidRPr="1646E0A0">
        <w:rPr>
          <w:sz w:val="24"/>
          <w:szCs w:val="24"/>
        </w:rPr>
        <w:lastRenderedPageBreak/>
        <w:t xml:space="preserve">common and in high abundance in the study region </w:t>
      </w:r>
      <w:r w:rsidRPr="1646E0A0">
        <w:rPr>
          <w:sz w:val="24"/>
          <w:szCs w:val="24"/>
        </w:rPr>
        <w:fldChar w:fldCharType="begin"/>
      </w:r>
      <w:r w:rsidR="00C86DEC">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Further, several high competence host species were observed to </w:t>
      </w:r>
      <w:r w:rsidR="00184936" w:rsidRPr="1646E0A0">
        <w:rPr>
          <w:sz w:val="24"/>
          <w:szCs w:val="24"/>
        </w:rPr>
        <w:t>co-</w:t>
      </w:r>
      <w:r w:rsidRPr="1646E0A0">
        <w:rPr>
          <w:sz w:val="24"/>
          <w:szCs w:val="24"/>
        </w:rPr>
        <w:t xml:space="preserve">occur and even co-dominate communities (Figure </w:t>
      </w:r>
      <w:r w:rsidR="00715843">
        <w:rPr>
          <w:sz w:val="24"/>
          <w:szCs w:val="24"/>
        </w:rPr>
        <w:t>2</w:t>
      </w:r>
      <w:r w:rsidR="00FD5740">
        <w:rPr>
          <w:sz w:val="24"/>
          <w:szCs w:val="24"/>
        </w:rPr>
        <w:t>B</w:t>
      </w:r>
      <w:r w:rsidR="00187DCA" w:rsidRPr="1646E0A0">
        <w:rPr>
          <w:sz w:val="24"/>
          <w:szCs w:val="24"/>
        </w:rPr>
        <w:t>)</w:t>
      </w:r>
      <w:r w:rsidRPr="1646E0A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715843">
        <w:rPr>
          <w:sz w:val="24"/>
          <w:szCs w:val="24"/>
        </w:rPr>
        <w:t>2</w:t>
      </w:r>
      <w:r w:rsidR="00187DCA" w:rsidRPr="1646E0A0">
        <w:rPr>
          <w:sz w:val="24"/>
          <w:szCs w:val="24"/>
        </w:rPr>
        <w:t>D</w:t>
      </w:r>
      <w:r w:rsidRPr="1646E0A0">
        <w:rPr>
          <w:sz w:val="24"/>
          <w:szCs w:val="24"/>
        </w:rPr>
        <w:t xml:space="preserve">). </w:t>
      </w:r>
      <w:r w:rsidR="00184936" w:rsidRPr="1646E0A0">
        <w:rPr>
          <w:sz w:val="24"/>
          <w:szCs w:val="24"/>
        </w:rPr>
        <w:t xml:space="preserve">Such co-existence between </w:t>
      </w:r>
      <w:proofErr w:type="gramStart"/>
      <w:r w:rsidR="00184936" w:rsidRPr="1646E0A0">
        <w:rPr>
          <w:sz w:val="24"/>
          <w:szCs w:val="24"/>
        </w:rPr>
        <w:t>intermediately-related</w:t>
      </w:r>
      <w:proofErr w:type="gramEnd"/>
      <w:r w:rsidR="00184936" w:rsidRPr="1646E0A0">
        <w:rPr>
          <w:sz w:val="24"/>
          <w:szCs w:val="24"/>
        </w:rPr>
        <w:t xml:space="preserve"> species may exacerbate </w:t>
      </w:r>
      <w:proofErr w:type="spellStart"/>
      <w:r w:rsidR="00184936" w:rsidRPr="1646E0A0">
        <w:rPr>
          <w:sz w:val="24"/>
          <w:szCs w:val="24"/>
        </w:rPr>
        <w:t>ranavirus</w:t>
      </w:r>
      <w:proofErr w:type="spellEnd"/>
      <w:r w:rsidR="00184936" w:rsidRPr="1646E0A0">
        <w:rPr>
          <w:sz w:val="24"/>
          <w:szCs w:val="24"/>
        </w:rPr>
        <w:t xml:space="preserve"> transmission because the competence trait (mean viral load) appears to be dispersed in the phylogeny, versus clustered among a set of</w:t>
      </w:r>
      <w:r w:rsidR="1706B25D" w:rsidRPr="1646E0A0">
        <w:rPr>
          <w:sz w:val="24"/>
          <w:szCs w:val="24"/>
        </w:rPr>
        <w:t xml:space="preserve"> closely</w:t>
      </w:r>
      <w:r w:rsidR="00184936" w:rsidRPr="1646E0A0">
        <w:rPr>
          <w:sz w:val="24"/>
          <w:szCs w:val="24"/>
        </w:rPr>
        <w:t xml:space="preserve"> related host species</w:t>
      </w:r>
      <w:r w:rsidR="00FD5740">
        <w:rPr>
          <w:sz w:val="24"/>
          <w:szCs w:val="24"/>
        </w:rPr>
        <w:t xml:space="preserve"> (Figure 2C)</w:t>
      </w:r>
      <w:r w:rsidR="00184936" w:rsidRPr="1646E0A0">
        <w:rPr>
          <w:sz w:val="24"/>
          <w:szCs w:val="24"/>
        </w:rPr>
        <w:t xml:space="preserve">.  </w:t>
      </w:r>
    </w:p>
    <w:p w14:paraId="3730FE8A" w14:textId="50E5C7A0" w:rsidR="000958DD" w:rsidRPr="000958DD" w:rsidRDefault="000958DD" w:rsidP="00DB2F80">
      <w:pPr>
        <w:rPr>
          <w:rStyle w:val="CommentReference"/>
          <w:sz w:val="24"/>
          <w:szCs w:val="24"/>
        </w:rPr>
      </w:pPr>
      <w:r>
        <w:rPr>
          <w:noProof/>
          <w:sz w:val="24"/>
          <w:szCs w:val="24"/>
        </w:rPr>
        <w:drawing>
          <wp:inline distT="0" distB="0" distL="0" distR="0" wp14:anchorId="1A28172D" wp14:editId="668CAF77">
            <wp:extent cx="5943600" cy="3766820"/>
            <wp:effectExtent l="0" t="0" r="0" b="5080"/>
            <wp:docPr id="5612570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003"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61404031" w14:textId="6936C09F" w:rsidR="002E6E0F" w:rsidRDefault="0069435B" w:rsidP="00DB2F80">
      <w:pPr>
        <w:rPr>
          <w:sz w:val="24"/>
          <w:szCs w:val="24"/>
        </w:rPr>
      </w:pPr>
      <w:r w:rsidRPr="00DB2F80">
        <w:rPr>
          <w:b/>
          <w:sz w:val="24"/>
          <w:szCs w:val="24"/>
        </w:rPr>
        <w:t xml:space="preserve">Figure </w:t>
      </w:r>
      <w:r w:rsidR="00255C97">
        <w:rPr>
          <w:b/>
          <w:sz w:val="24"/>
          <w:szCs w:val="24"/>
        </w:rPr>
        <w:t>2</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t>
      </w:r>
      <w:r w:rsidR="00655F73">
        <w:rPr>
          <w:sz w:val="24"/>
          <w:szCs w:val="24"/>
        </w:rPr>
        <w:t>site-</w:t>
      </w:r>
      <w:r w:rsidR="00C74CA9" w:rsidRPr="00DB2F80">
        <w:rPr>
          <w:sz w:val="24"/>
          <w:szCs w:val="24"/>
        </w:rPr>
        <w:t>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 xml:space="preserve">In each community, each host species’ closest neighbor according to phylogenetic distance was recorded as well as the distance between those species. The relative abundance of each host species was then correlated against the distance between a host species and their closest </w:t>
      </w:r>
      <w:r w:rsidRPr="00DB2F80">
        <w:rPr>
          <w:sz w:val="24"/>
          <w:szCs w:val="24"/>
        </w:rPr>
        <w:lastRenderedPageBreak/>
        <w:t>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82F4CC7" w:rsidR="002E6E0F" w:rsidRPr="00DB2F80" w:rsidRDefault="0069435B" w:rsidP="0040206D">
      <w:pPr>
        <w:spacing w:line="360" w:lineRule="auto"/>
        <w:ind w:firstLine="720"/>
        <w:rPr>
          <w:sz w:val="24"/>
          <w:szCs w:val="24"/>
        </w:rPr>
      </w:pPr>
      <w:r w:rsidRPr="1646E0A0">
        <w:rPr>
          <w:sz w:val="24"/>
          <w:szCs w:val="24"/>
        </w:rPr>
        <w:t xml:space="preserve">Finally, correlations between </w:t>
      </w:r>
      <w:r w:rsidR="2E28AB19" w:rsidRPr="1646E0A0">
        <w:rPr>
          <w:sz w:val="24"/>
          <w:szCs w:val="24"/>
        </w:rPr>
        <w:t xml:space="preserve">community competence and </w:t>
      </w:r>
      <w:r w:rsidRPr="1646E0A0">
        <w:rPr>
          <w:sz w:val="24"/>
          <w:szCs w:val="24"/>
        </w:rPr>
        <w:t xml:space="preserve">both host abundance and mean water temperature show that there are significant correlations between these variables (Supplementary Figure </w:t>
      </w:r>
      <w:r w:rsidR="00255C97">
        <w:rPr>
          <w:sz w:val="24"/>
          <w:szCs w:val="24"/>
        </w:rPr>
        <w:t>4</w:t>
      </w:r>
      <w:r w:rsidRPr="1646E0A0">
        <w:rPr>
          <w:sz w:val="24"/>
          <w:szCs w:val="24"/>
        </w:rPr>
        <w:t xml:space="preserve">, P &lt; 0.001). Community competence correlates positively with host abundance which can result in sites with many host individuals that are, on average, highly competent. The negative </w:t>
      </w:r>
      <w:r w:rsidR="0B41E9D9" w:rsidRPr="1646E0A0">
        <w:rPr>
          <w:sz w:val="24"/>
          <w:szCs w:val="24"/>
        </w:rPr>
        <w:t>correlation</w:t>
      </w:r>
      <w:r w:rsidRPr="1646E0A0">
        <w:rPr>
          <w:sz w:val="24"/>
          <w:szCs w:val="24"/>
        </w:rPr>
        <w:t xml:space="preserve">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69435B" w:rsidP="0040206D">
      <w:pPr>
        <w:pStyle w:val="Heading1"/>
        <w:spacing w:line="360" w:lineRule="auto"/>
        <w:rPr>
          <w:sz w:val="24"/>
          <w:szCs w:val="24"/>
        </w:rPr>
      </w:pPr>
      <w:bookmarkStart w:id="40" w:name="_3l8x3jxer0u4" w:colFirst="0" w:colLast="0"/>
      <w:bookmarkEnd w:id="40"/>
      <w:r w:rsidRPr="00DB2F80">
        <w:rPr>
          <w:sz w:val="24"/>
          <w:szCs w:val="24"/>
        </w:rPr>
        <w:br w:type="page"/>
      </w:r>
    </w:p>
    <w:p w14:paraId="6A93CA70" w14:textId="77777777" w:rsidR="002E6E0F" w:rsidRPr="00DB2F80" w:rsidRDefault="0069435B" w:rsidP="0040206D">
      <w:pPr>
        <w:pStyle w:val="Heading1"/>
        <w:spacing w:line="360" w:lineRule="auto"/>
        <w:rPr>
          <w:b/>
          <w:bCs/>
          <w:sz w:val="28"/>
          <w:szCs w:val="28"/>
        </w:rPr>
      </w:pPr>
      <w:bookmarkStart w:id="41" w:name="_l3iijzz0pprb" w:colFirst="0" w:colLast="0"/>
      <w:bookmarkEnd w:id="41"/>
      <w:r w:rsidRPr="00DB2F80">
        <w:rPr>
          <w:b/>
          <w:bCs/>
          <w:sz w:val="28"/>
          <w:szCs w:val="28"/>
        </w:rPr>
        <w:lastRenderedPageBreak/>
        <w:t>Discussion</w:t>
      </w:r>
    </w:p>
    <w:p w14:paraId="42CA1E87" w14:textId="5D5C6883" w:rsidR="002E6E0F" w:rsidRPr="00DB2F80" w:rsidRDefault="0069435B"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w:t>
      </w:r>
      <w:r w:rsidR="00D24E70">
        <w:rPr>
          <w:sz w:val="24"/>
          <w:szCs w:val="24"/>
        </w:rPr>
        <w:t xml:space="preserve"> –</w:t>
      </w:r>
      <w:r w:rsidRPr="00DB2F80">
        <w:rPr>
          <w:sz w:val="24"/>
          <w:szCs w:val="24"/>
        </w:rPr>
        <w:t xml:space="preserve"> a topic that has been recommended more broadly in the study of diversity-disease relationships </w:t>
      </w:r>
      <w:r w:rsidRPr="00DB2F80">
        <w:rPr>
          <w:sz w:val="24"/>
          <w:szCs w:val="24"/>
        </w:rPr>
        <w:fldChar w:fldCharType="begin"/>
      </w:r>
      <w:r w:rsidR="00C86DEC">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C86DEC">
        <w:rPr>
          <w:rFonts w:ascii="Cambria Math" w:hAnsi="Cambria Math" w:cs="Cambria Math"/>
          <w:sz w:val="24"/>
          <w:szCs w:val="24"/>
        </w:rPr>
        <w:instrText>‐</w:instrText>
      </w:r>
      <w:r w:rsidR="00C86DEC">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C86DEC">
        <w:rPr>
          <w:sz w:val="24"/>
        </w:rPr>
        <w:t>(Shaw &amp; Civitello, 2021)</w:t>
      </w:r>
      <w:r w:rsidRPr="00DB2F80">
        <w:rPr>
          <w:sz w:val="24"/>
          <w:szCs w:val="24"/>
        </w:rPr>
        <w:fldChar w:fldCharType="end"/>
      </w:r>
      <w:r w:rsidRPr="00DB2F80">
        <w:rPr>
          <w:sz w:val="24"/>
          <w:szCs w:val="24"/>
        </w:rPr>
        <w:t xml:space="preserve">. </w:t>
      </w:r>
    </w:p>
    <w:p w14:paraId="5F01F3D6" w14:textId="3CD1AEF8" w:rsidR="002E6E0F" w:rsidRPr="00DB2F80" w:rsidRDefault="0069435B" w:rsidP="0040206D">
      <w:pPr>
        <w:spacing w:line="360" w:lineRule="auto"/>
        <w:ind w:firstLine="720"/>
        <w:rPr>
          <w:sz w:val="24"/>
          <w:szCs w:val="24"/>
        </w:rPr>
      </w:pPr>
      <w:r w:rsidRPr="31DB22D1">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31DB22D1">
        <w:rPr>
          <w:sz w:val="24"/>
          <w:szCs w:val="24"/>
        </w:rPr>
        <w:fldChar w:fldCharType="begin"/>
      </w:r>
      <w:r w:rsidR="00C86DEC">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31DB22D1">
        <w:rPr>
          <w:sz w:val="24"/>
          <w:szCs w:val="24"/>
        </w:rPr>
        <w:fldChar w:fldCharType="begin"/>
      </w:r>
      <w:r w:rsidR="00A95C8B">
        <w:rPr>
          <w:sz w:val="24"/>
          <w:szCs w:val="24"/>
        </w:rPr>
        <w:instrText xml:space="preserve"> ADDIN ZOTERO_ITEM CSL_CITATION {"citationID":"1bdLZPSx","properties":{"formattedCitation":"(P. T. J. Johnson et al., 2013)","plainCitation":"(P. T. J. Johnson et al., 2013)","dontUpdate":true,"noteIndex":0},"citationItems":[{"id":243,"uris":["http://zotero.org/users/8769338/items/KUXXZWR7"],"itemData":{"id":243,"type":"article-journal","abstract":"Accelerating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31DB22D1">
        <w:rPr>
          <w:sz w:val="24"/>
          <w:szCs w:val="24"/>
        </w:rPr>
        <w:fldChar w:fldCharType="separate"/>
      </w:r>
      <w:r w:rsidR="00C86DEC">
        <w:rPr>
          <w:sz w:val="24"/>
        </w:rPr>
        <w:t>(Johnson et al., 2013)</w:t>
      </w:r>
      <w:r w:rsidRPr="31DB22D1">
        <w:rPr>
          <w:sz w:val="24"/>
          <w:szCs w:val="24"/>
        </w:rPr>
        <w:fldChar w:fldCharType="end"/>
      </w:r>
      <w:r w:rsidRPr="31DB22D1">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sidRPr="31DB22D1">
        <w:rPr>
          <w:sz w:val="24"/>
          <w:szCs w:val="24"/>
        </w:rPr>
        <w:t>transmission</w:t>
      </w:r>
      <w:r w:rsidRPr="31DB22D1">
        <w:rPr>
          <w:sz w:val="24"/>
          <w:szCs w:val="24"/>
        </w:rPr>
        <w:t xml:space="preserve"> rates permitting pathogen invasion that increases. Because </w:t>
      </w:r>
      <w:proofErr w:type="spellStart"/>
      <w:r w:rsidRPr="31DB22D1">
        <w:rPr>
          <w:sz w:val="24"/>
          <w:szCs w:val="24"/>
        </w:rPr>
        <w:t>ranavirus</w:t>
      </w:r>
      <w:proofErr w:type="spellEnd"/>
      <w:r w:rsidRPr="31DB22D1">
        <w:rPr>
          <w:sz w:val="24"/>
          <w:szCs w:val="24"/>
        </w:rPr>
        <w:t xml:space="preserve"> transmission includes contact</w:t>
      </w:r>
      <w:r w:rsidR="0040206D" w:rsidRPr="31DB22D1">
        <w:rPr>
          <w:sz w:val="24"/>
          <w:szCs w:val="24"/>
        </w:rPr>
        <w:t>-</w:t>
      </w:r>
      <w:r w:rsidRPr="31DB22D1">
        <w:rPr>
          <w:sz w:val="24"/>
          <w:szCs w:val="24"/>
        </w:rPr>
        <w:t xml:space="preserve">based and environmental </w:t>
      </w:r>
      <w:r w:rsidRPr="31DB22D1">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31DB22D1">
        <w:rPr>
          <w:sz w:val="24"/>
          <w:szCs w:val="24"/>
        </w:rPr>
        <w:t>ranavirus</w:t>
      </w:r>
      <w:proofErr w:type="spellEnd"/>
      <w:r w:rsidRPr="31DB22D1">
        <w:rPr>
          <w:sz w:val="24"/>
          <w:szCs w:val="24"/>
        </w:rPr>
        <w:t xml:space="preserve">, whereby free-living infectious virions may not persist as long in the environment, effectively reducing the strength of environmental transmission. Such situations may even lead to the evolution of pathogens to exploit more advantageous transmission routes </w:t>
      </w:r>
      <w:r w:rsidRPr="31DB22D1">
        <w:rPr>
          <w:sz w:val="24"/>
          <w:szCs w:val="24"/>
        </w:rPr>
        <w:fldChar w:fldCharType="begin"/>
      </w:r>
      <w:r w:rsidR="00C86DEC">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31DB22D1">
        <w:rPr>
          <w:sz w:val="24"/>
          <w:szCs w:val="24"/>
        </w:rPr>
        <w:fldChar w:fldCharType="separate"/>
      </w:r>
      <w:r w:rsidR="00C86DEC">
        <w:rPr>
          <w:sz w:val="24"/>
        </w:rPr>
        <w:t>(Antonovics et al., 2017)</w:t>
      </w:r>
      <w:r w:rsidRPr="31DB22D1">
        <w:rPr>
          <w:sz w:val="24"/>
          <w:szCs w:val="24"/>
        </w:rPr>
        <w:fldChar w:fldCharType="end"/>
      </w:r>
      <w:r w:rsidRPr="31DB22D1">
        <w:rPr>
          <w:sz w:val="24"/>
          <w:szCs w:val="24"/>
        </w:rPr>
        <w:t xml:space="preserve">. The pathogen may evolve to have stronger contact transmission, and the result of this adaptation </w:t>
      </w:r>
      <w:commentRangeStart w:id="42"/>
      <w:r w:rsidR="5632406E" w:rsidRPr="31DB22D1">
        <w:rPr>
          <w:sz w:val="24"/>
          <w:szCs w:val="24"/>
        </w:rPr>
        <w:t xml:space="preserve">could </w:t>
      </w:r>
      <w:commentRangeEnd w:id="42"/>
      <w:r>
        <w:rPr>
          <w:rStyle w:val="CommentReference"/>
        </w:rPr>
        <w:commentReference w:id="42"/>
      </w:r>
      <w:r w:rsidRPr="31DB22D1">
        <w:rPr>
          <w:sz w:val="24"/>
          <w:szCs w:val="24"/>
        </w:rPr>
        <w:t>result in shorter but more severe epidemics when host densities are at their peak.</w:t>
      </w:r>
    </w:p>
    <w:p w14:paraId="68F44DEE" w14:textId="4AB94600" w:rsidR="002E6E0F" w:rsidRPr="00DB2F80" w:rsidRDefault="003817CE" w:rsidP="0040206D">
      <w:pPr>
        <w:spacing w:line="360" w:lineRule="auto"/>
        <w:ind w:firstLine="720"/>
        <w:rPr>
          <w:sz w:val="24"/>
          <w:szCs w:val="24"/>
        </w:rPr>
      </w:pPr>
      <w:r>
        <w:rPr>
          <w:sz w:val="24"/>
          <w:szCs w:val="24"/>
        </w:rPr>
        <w:t>We</w:t>
      </w:r>
      <w:r w:rsidR="0069435B" w:rsidRPr="00DB2F80">
        <w:rPr>
          <w:sz w:val="24"/>
          <w:szCs w:val="24"/>
        </w:rPr>
        <w:t xml:space="preserve"> found that host species with the highest </w:t>
      </w:r>
      <w:r w:rsidR="00A95C8B">
        <w:rPr>
          <w:sz w:val="24"/>
          <w:szCs w:val="24"/>
        </w:rPr>
        <w:t>competence (i.e., viral load)</w:t>
      </w:r>
      <w:r w:rsidR="0069435B" w:rsidRPr="00DB2F80">
        <w:rPr>
          <w:sz w:val="24"/>
          <w:szCs w:val="24"/>
        </w:rPr>
        <w:t xml:space="preserve"> were </w:t>
      </w:r>
      <w:r w:rsidR="00184936">
        <w:rPr>
          <w:sz w:val="24"/>
          <w:szCs w:val="24"/>
        </w:rPr>
        <w:t xml:space="preserve">often </w:t>
      </w:r>
      <w:r w:rsidR="0069435B" w:rsidRPr="00DB2F80">
        <w:rPr>
          <w:sz w:val="24"/>
          <w:szCs w:val="24"/>
        </w:rPr>
        <w:t>also those with the highest relative abundances in their communities, indicating a potential link between host abundance and competence.</w:t>
      </w:r>
      <w:r>
        <w:rPr>
          <w:sz w:val="24"/>
          <w:szCs w:val="24"/>
        </w:rPr>
        <w:t xml:space="preserve"> </w:t>
      </w:r>
      <w:r w:rsidR="0069435B" w:rsidRPr="00DB2F80">
        <w:rPr>
          <w:sz w:val="24"/>
          <w:szCs w:val="24"/>
        </w:rPr>
        <w:t xml:space="preserve">If host abundance and competence are positively correlated, then this may be important for understanding diversity-disease relationships more broadly. </w:t>
      </w:r>
      <w:r w:rsidR="00A95C8B">
        <w:rPr>
          <w:sz w:val="24"/>
          <w:szCs w:val="24"/>
        </w:rPr>
        <w:t>Indeed, t</w:t>
      </w:r>
      <w:r w:rsidR="0069435B" w:rsidRPr="00DB2F80">
        <w:rPr>
          <w:sz w:val="24"/>
          <w:szCs w:val="24"/>
        </w:rPr>
        <w:t xml:space="preserve">he connection between host life history traits and </w:t>
      </w:r>
      <w:r w:rsidR="0069435B" w:rsidRPr="00F00985">
        <w:rPr>
          <w:sz w:val="24"/>
          <w:szCs w:val="24"/>
        </w:rPr>
        <w:t xml:space="preserve">host competence is a growing area of research within disease ecology </w:t>
      </w:r>
      <w:r w:rsidR="0069435B" w:rsidRPr="00F00985">
        <w:rPr>
          <w:sz w:val="24"/>
          <w:szCs w:val="24"/>
        </w:rPr>
        <w:fldChar w:fldCharType="begin"/>
      </w:r>
      <w:r w:rsidR="00C86DEC" w:rsidRPr="00F00985">
        <w:rPr>
          <w:sz w:val="24"/>
          <w:szCs w:val="24"/>
        </w:rPr>
        <w:instrText xml:space="preserve"> ADDIN ZOTERO_ITEM CSL_CITATION {"citationID":"hrxlPyxq","properties":{"formattedCitation":"(Downs et al., 2019; Valenzuela\\uc0\\u8208{}S\\uc0\\u225{}nchez et al., 2021)","plainCitation":"(Downs et al., 2019;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0069435B" w:rsidRPr="00F00985">
        <w:rPr>
          <w:sz w:val="24"/>
          <w:szCs w:val="24"/>
        </w:rPr>
        <w:fldChar w:fldCharType="separate"/>
      </w:r>
      <w:r w:rsidR="00C86DEC" w:rsidRPr="00F00985">
        <w:rPr>
          <w:sz w:val="24"/>
        </w:rPr>
        <w:t>(Downs et al., 2019; Valenzuela</w:t>
      </w:r>
      <w:r w:rsidR="00C86DEC" w:rsidRPr="00F00985">
        <w:rPr>
          <w:rFonts w:ascii="Cambria Math" w:hAnsi="Cambria Math" w:cs="Cambria Math"/>
          <w:sz w:val="24"/>
        </w:rPr>
        <w:t>‐</w:t>
      </w:r>
      <w:r w:rsidR="00C86DEC" w:rsidRPr="00F00985">
        <w:rPr>
          <w:sz w:val="24"/>
        </w:rPr>
        <w:t>Sánchez et al., 2021)</w:t>
      </w:r>
      <w:r w:rsidR="0069435B" w:rsidRPr="00F00985">
        <w:rPr>
          <w:sz w:val="24"/>
          <w:szCs w:val="24"/>
        </w:rPr>
        <w:fldChar w:fldCharType="end"/>
      </w:r>
      <w:r w:rsidR="0069435B" w:rsidRPr="00F00985">
        <w:rPr>
          <w:sz w:val="24"/>
          <w:szCs w:val="24"/>
        </w:rPr>
        <w:t>.</w:t>
      </w:r>
      <w:r w:rsidR="0069435B"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w:t>
      </w:r>
      <w:r>
        <w:rPr>
          <w:sz w:val="24"/>
          <w:szCs w:val="24"/>
        </w:rPr>
        <w:t xml:space="preserve">pattern </w:t>
      </w:r>
      <w:r w:rsidR="0069435B" w:rsidRPr="00DB2F80">
        <w:rPr>
          <w:sz w:val="24"/>
          <w:szCs w:val="24"/>
        </w:rPr>
        <w:t xml:space="preserve">holds true across other disease systems is a promising area for future research. </w:t>
      </w:r>
    </w:p>
    <w:p w14:paraId="175C6987" w14:textId="5FAF286C" w:rsidR="00184936" w:rsidRDefault="0069435B" w:rsidP="00782EF5">
      <w:pPr>
        <w:spacing w:line="360" w:lineRule="auto"/>
        <w:ind w:firstLine="720"/>
        <w:rPr>
          <w:sz w:val="24"/>
          <w:szCs w:val="24"/>
        </w:rPr>
      </w:pPr>
      <w:r w:rsidRPr="1646E0A0">
        <w:rPr>
          <w:sz w:val="24"/>
          <w:szCs w:val="24"/>
        </w:rPr>
        <w:t xml:space="preserve">The </w:t>
      </w:r>
      <w:proofErr w:type="spellStart"/>
      <w:r w:rsidRPr="1646E0A0">
        <w:rPr>
          <w:sz w:val="24"/>
          <w:szCs w:val="24"/>
        </w:rPr>
        <w:t>ranavirus</w:t>
      </w:r>
      <w:proofErr w:type="spellEnd"/>
      <w:r w:rsidRPr="1646E0A0">
        <w:rPr>
          <w:sz w:val="24"/>
          <w:szCs w:val="24"/>
        </w:rPr>
        <w:t xml:space="preserve">-larval amphibian system represents a valuable case study among diversity-disease relationships due to pronounced variation in host competence, </w:t>
      </w:r>
      <w:r w:rsidR="2907A194" w:rsidRPr="1646E0A0">
        <w:rPr>
          <w:sz w:val="24"/>
          <w:szCs w:val="24"/>
        </w:rPr>
        <w:t xml:space="preserve">natural </w:t>
      </w:r>
      <w:r w:rsidRPr="1646E0A0">
        <w:rPr>
          <w:sz w:val="24"/>
          <w:szCs w:val="24"/>
        </w:rPr>
        <w:t xml:space="preserve">variation in community composition (distinct from the more commonly studied anthropogenically-generated dynamics of host species richness), and the existence of multiple transmission routes, including environmental transmission </w:t>
      </w:r>
      <w:r w:rsidRPr="1646E0A0">
        <w:rPr>
          <w:sz w:val="24"/>
          <w:szCs w:val="24"/>
        </w:rPr>
        <w:fldChar w:fldCharType="begin"/>
      </w:r>
      <w:r w:rsidR="00C86DEC">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C86DEC">
        <w:rPr>
          <w:rFonts w:ascii="Cambria Math" w:hAnsi="Cambria Math" w:cs="Cambria Math"/>
          <w:sz w:val="24"/>
          <w:szCs w:val="24"/>
        </w:rPr>
        <w:instrText>‐</w:instrText>
      </w:r>
      <w:r w:rsidR="00C86DEC">
        <w:rPr>
          <w:sz w:val="24"/>
          <w:szCs w:val="24"/>
        </w:rPr>
        <w:instrText xml:space="preserve">Galles","given":"Travis"},{"family":"Rohr","given":"Jason R."},{"family":"Hoverman","given":"Jason T."}],"issued":{"date-parts":[["2018",7]]}}}],"schema":"https://github.com/citation-style-language/schema/raw/master/csl-citation.json"} </w:instrText>
      </w:r>
      <w:r w:rsidRPr="1646E0A0">
        <w:rPr>
          <w:sz w:val="24"/>
          <w:szCs w:val="24"/>
        </w:rPr>
        <w:fldChar w:fldCharType="separate"/>
      </w:r>
      <w:r w:rsidR="00C86DEC" w:rsidRPr="00C86DEC">
        <w:rPr>
          <w:sz w:val="24"/>
        </w:rPr>
        <w:t>(Bienentreu &amp; Lesbarrères, 2020; Lesbarrères et al., 2012; Tornabene et al., 2018)</w:t>
      </w:r>
      <w:r w:rsidRPr="1646E0A0">
        <w:rPr>
          <w:sz w:val="24"/>
          <w:szCs w:val="24"/>
        </w:rPr>
        <w:fldChar w:fldCharType="end"/>
      </w:r>
      <w:r w:rsidRPr="1646E0A0">
        <w:rPr>
          <w:sz w:val="24"/>
          <w:szCs w:val="24"/>
        </w:rPr>
        <w:t xml:space="preserve">. It remains an open question as to how commonly community abundance, composition, and </w:t>
      </w:r>
      <w:r w:rsidRPr="1646E0A0">
        <w:rPr>
          <w:sz w:val="24"/>
          <w:szCs w:val="24"/>
        </w:rPr>
        <w:lastRenderedPageBreak/>
        <w:t xml:space="preserve">environmental conditions demonstrably interact to influence transmission of multi-host pathogens. </w:t>
      </w:r>
      <w:r w:rsidR="003817CE">
        <w:rPr>
          <w:sz w:val="24"/>
          <w:szCs w:val="24"/>
        </w:rPr>
        <w:t>Community</w:t>
      </w:r>
      <w:r w:rsidRPr="1646E0A0">
        <w:rPr>
          <w:sz w:val="24"/>
          <w:szCs w:val="24"/>
        </w:rPr>
        <w:t xml:space="preserve"> competence and host abundance can be positively correlated due to tradeoffs between life history traits such as reproduction and </w:t>
      </w:r>
      <w:r w:rsidRPr="00F00985">
        <w:rPr>
          <w:sz w:val="24"/>
          <w:szCs w:val="24"/>
        </w:rPr>
        <w:t xml:space="preserve">immunity </w:t>
      </w:r>
      <w:r w:rsidRPr="00F00985">
        <w:rPr>
          <w:sz w:val="24"/>
          <w:szCs w:val="24"/>
        </w:rPr>
        <w:fldChar w:fldCharType="begin"/>
      </w:r>
      <w:r w:rsidR="00C86DEC" w:rsidRPr="00F00985">
        <w:rPr>
          <w:sz w:val="24"/>
          <w:szCs w:val="24"/>
        </w:rPr>
        <w:instrText xml:space="preserve"> ADDIN ZOTERO_ITEM CSL_CITATION {"citationID":"P1uKQa82","properties":{"formattedCitation":"(Ostfeld et al., 2010, 2014; Valenzuela\\uc0\\u8208{}S\\uc0\\u225{}nchez et al., 2021)","plainCitation":"(Ostfeld et al., 2010, 2014;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(Ostfeld et al., 2010, 2014;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003817CE">
        <w:rPr>
          <w:sz w:val="24"/>
          <w:szCs w:val="24"/>
        </w:rPr>
        <w:t>, which</w:t>
      </w:r>
      <w:r w:rsidRPr="00F00985">
        <w:rPr>
          <w:sz w:val="24"/>
          <w:szCs w:val="24"/>
        </w:rPr>
        <w:t xml:space="preserve"> suggests the potential for the ideas presented here to occur more generally.</w:t>
      </w:r>
      <w:r w:rsidR="00202B66">
        <w:rPr>
          <w:sz w:val="24"/>
          <w:szCs w:val="24"/>
        </w:rPr>
        <w:t xml:space="preserve"> However, t</w:t>
      </w:r>
      <w:r w:rsidR="00202B66" w:rsidRPr="1646E0A0">
        <w:rPr>
          <w:sz w:val="24"/>
          <w:szCs w:val="24"/>
        </w:rPr>
        <w:t>he effects of temperature</w:t>
      </w:r>
      <w:r w:rsidR="00202B66">
        <w:rPr>
          <w:sz w:val="24"/>
          <w:szCs w:val="24"/>
        </w:rPr>
        <w:t xml:space="preserve"> </w:t>
      </w:r>
      <w:r w:rsidR="00202B66" w:rsidRPr="1646E0A0">
        <w:rPr>
          <w:sz w:val="24"/>
          <w:szCs w:val="24"/>
        </w:rPr>
        <w:t>can be idiosyncratic</w:t>
      </w:r>
      <w:r w:rsidR="00202B66">
        <w:rPr>
          <w:sz w:val="24"/>
          <w:szCs w:val="24"/>
        </w:rPr>
        <w:t xml:space="preserve"> because temperature ranges that favor host growth and pathogen </w:t>
      </w:r>
      <w:r w:rsidR="00202B66">
        <w:rPr>
          <w:sz w:val="24"/>
          <w:szCs w:val="24"/>
        </w:rPr>
        <w:t>transmission</w:t>
      </w:r>
      <w:r w:rsidR="00202B66">
        <w:rPr>
          <w:sz w:val="24"/>
          <w:szCs w:val="24"/>
        </w:rPr>
        <w:t xml:space="preserve"> may not</w:t>
      </w:r>
      <w:r w:rsidR="00202B66" w:rsidRPr="1646E0A0">
        <w:rPr>
          <w:sz w:val="24"/>
          <w:szCs w:val="24"/>
        </w:rPr>
        <w:t xml:space="preserve"> </w:t>
      </w:r>
      <w:r w:rsidR="00202B66">
        <w:rPr>
          <w:sz w:val="24"/>
          <w:szCs w:val="24"/>
        </w:rPr>
        <w:t>overlap</w:t>
      </w:r>
      <w:r w:rsidR="00202B66" w:rsidRPr="1646E0A0">
        <w:rPr>
          <w:sz w:val="24"/>
          <w:szCs w:val="24"/>
        </w:rPr>
        <w:t xml:space="preserve"> </w:t>
      </w:r>
      <w:r w:rsidR="00202B66" w:rsidRPr="1646E0A0">
        <w:rPr>
          <w:sz w:val="24"/>
          <w:szCs w:val="24"/>
        </w:rPr>
        <w:fldChar w:fldCharType="begin"/>
      </w:r>
      <w:r w:rsidR="00202B66">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00202B66" w:rsidRPr="1646E0A0">
        <w:rPr>
          <w:sz w:val="24"/>
          <w:szCs w:val="24"/>
        </w:rPr>
        <w:fldChar w:fldCharType="separate"/>
      </w:r>
      <w:r w:rsidR="00202B66">
        <w:rPr>
          <w:sz w:val="24"/>
        </w:rPr>
        <w:t>(</w:t>
      </w:r>
      <w:proofErr w:type="spellStart"/>
      <w:r w:rsidR="00202B66">
        <w:rPr>
          <w:sz w:val="24"/>
        </w:rPr>
        <w:t>Gehman</w:t>
      </w:r>
      <w:proofErr w:type="spellEnd"/>
      <w:r w:rsidR="00202B66">
        <w:rPr>
          <w:sz w:val="24"/>
        </w:rPr>
        <w:t xml:space="preserve"> et al., 2018)</w:t>
      </w:r>
      <w:r w:rsidR="00202B66" w:rsidRPr="1646E0A0">
        <w:rPr>
          <w:sz w:val="24"/>
          <w:szCs w:val="24"/>
        </w:rPr>
        <w:fldChar w:fldCharType="end"/>
      </w:r>
      <w:r w:rsidR="00202B66" w:rsidRPr="1646E0A0">
        <w:rPr>
          <w:sz w:val="24"/>
          <w:szCs w:val="24"/>
        </w:rPr>
        <w:t>.</w:t>
      </w:r>
      <w:r w:rsidRPr="00F00985">
        <w:rPr>
          <w:sz w:val="24"/>
          <w:szCs w:val="24"/>
        </w:rPr>
        <w:t xml:space="preserve"> In the </w:t>
      </w:r>
      <w:proofErr w:type="spellStart"/>
      <w:r w:rsidRPr="00F00985">
        <w:rPr>
          <w:sz w:val="24"/>
          <w:szCs w:val="24"/>
        </w:rPr>
        <w:t>ranavirus</w:t>
      </w:r>
      <w:proofErr w:type="spellEnd"/>
      <w:r w:rsidRPr="00F00985">
        <w:rPr>
          <w:sz w:val="24"/>
          <w:szCs w:val="24"/>
        </w:rPr>
        <w:t>-larval amphibian system, we</w:t>
      </w:r>
      <w:r w:rsidRPr="1646E0A0">
        <w:rPr>
          <w:sz w:val="24"/>
          <w:szCs w:val="24"/>
        </w:rPr>
        <w:t xml:space="preserve"> observed a perfect storm where community competence, host abundance, and environmental factors combined to enhance overall transmission potential for the pathogen.</w:t>
      </w:r>
      <w:r w:rsidR="00F00985">
        <w:rPr>
          <w:sz w:val="24"/>
          <w:szCs w:val="24"/>
        </w:rPr>
        <w:t xml:space="preserve"> In other systems, such as in avian influenza, recent reports of transmission in mammals</w:t>
      </w:r>
      <w:r w:rsidR="00CA3424">
        <w:rPr>
          <w:sz w:val="24"/>
          <w:szCs w:val="24"/>
        </w:rPr>
        <w:t xml:space="preserve"> highlight the need for understanding the transmission of pathogens that can utilize multiple host species and transmit through the environment </w:t>
      </w:r>
      <w:r w:rsidR="00CA3424">
        <w:rPr>
          <w:sz w:val="24"/>
          <w:szCs w:val="24"/>
        </w:rPr>
        <w:fldChar w:fldCharType="begin"/>
      </w:r>
      <w:r w:rsidR="00CA3424">
        <w:rPr>
          <w:sz w:val="24"/>
          <w:szCs w:val="24"/>
        </w:rPr>
        <w:instrText xml:space="preserve"> ADDIN ZOTERO_ITEM CSL_CITATION {"citationID":"5oKFiZlY","properties":{"formattedCitation":"(Ag\\uc0\\u252{}ero et al., 2023; Puryear et al., 2022; Rohani et al., 2009)","plainCitation":"(Agüero et al., 2023; Puryear et al., 2022; Rohani et al., 2009)","noteIndex":0},"citationItems":[{"id":455,"uris":["http://zotero.org/users/8769338/items/GNKV47BH"],"itemData":{"id":455,"type":"article-journal","abstract":"In October 2022, an outbreak in Europe of highly pathogenic avian influenza (HPAI) A(H5N1) in intensively farmed minks occurred in northwest Spain. A single mink farm hosting more than 50,000 minks was involved. The identified viruses belong to clade 2.3.4.4b, which is responsible of the ongoing epizootic in Europe. An uncommon mutation (T271A) in the PB2 gene with potential public health implications was found. Our investigations indicate onward mink transmission of the virus may have occurred in the affected farm.","container-title":"Eurosurveillance","DOI":"10.2807/1560-7917.ES.2023.28.3.2300001","ISSN":"1560-7917","issue":"3","language":"en","source":"DOI.org (Crossref)","title":"Highly pathogenic avian influenza A(H5N1) virus infection in farmed minks, Spain, October 2022","URL":"https://www.eurosurveillance.org/content/10.2807/1560-7917.ES.2023.28.3.2300001","volume":"28","author":[{"family":"Agüero","given":"Montserrat"},{"family":"Monne","given":"Isabella"},{"family":"Sánchez","given":"Azucena"},{"family":"Zecchin","given":"Bianca"},{"family":"Fusaro","given":"Alice"},{"family":"Ruano","given":"María José"},{"family":"Del Valle Arrojo","given":"Manuel"},{"family":"Fernández-Antonio","given":"Ricardo"},{"family":"Souto","given":"Antonio Manuel"},{"family":"Tordable","given":"Pedro"},{"family":"Cañás","given":"Julio"},{"family":"Bonfante","given":"Francesco"},{"family":"Giussani","given":"Edoardo"},{"family":"Terregino","given":"Calogero"},{"family":"Orejas","given":"Jesús Javier"}],"accessed":{"date-parts":[["2023",11,8]]},"issued":{"date-parts":[["2023",1,19]]}}},{"id":457,"uris":["http://zotero.org/users/8769338/items/A8L284I2"],"itemData":{"id":457,"type":"report","abstract":"Abstract\n          The recent incursion of Highly Pathogenic Avian Influenza A (H5N1) virus into North America and subsequent dissemination of virus across the continent, has had significant adverse impacts on domestic poultry, and has led to widespread mortality in many wild bird species. Here we report the recent spillover of H5N1 into marine mammals in the northeastern United States, with associated mortality on a regional scale. This spillover is coincident with a second wave of H5N1 in sympatric wild birds also experiencing regional mortality events. Viral sequences derived from both seal and avian hosts reveal distinct viral genetic differences between the two waves of infection. Spillover into seals was closely related to virus from the second wave, and one of eight seal-derived sequences had the mammalian adaptation PB2 E627K.\n          \n            One-Sentence Summary\n            An outbreak of H5N1 in New England seals is the first known population-scale mammalian mortality event associated with the emerging highly pathogenic avian influenza clade 2.3.4.4b.","genre":"preprint","language":"en","note":"DOI: 10.1101/2022.07.29.501155","publisher":"Molecular Biology","source":"DOI.org (Crossref)","title":"Outbreak of Highly Pathogenic Avian Influenza H5N1 in New England Seals","URL":"http://biorxiv.org/lookup/doi/10.1101/2022.07.29.501155","author":[{"family":"Puryear","given":"Wendy"},{"family":"Sawatzki","given":"Kaitlin"},{"family":"Hill","given":"Nichola"},{"family":"Foss","given":"Alexa"},{"family":"Stone","given":"Jonathon J."},{"family":"Doughty","given":"Lynda"},{"family":"Walk","given":"Dominique"},{"family":"Gilbert","given":"Katie"},{"family":"Murray","given":"Maureen"},{"family":"Cox","given":"Elena"},{"family":"Patel","given":"Priya"},{"family":"Mertz","given":"Zak"},{"family":"Ellis","given":"Stephanie"},{"family":"Taylor","given":"Jennifer"},{"family":"Fauquier","given":"Deborah"},{"family":"Smith","given":"Ainsley"},{"family":"DiGiovanni","given":"Robert A."},{"family":"Van De Guchte","given":"Adriana"},{"family":"Gonzalez-Reiche","given":"Ana Silvia"},{"family":"Khalil","given":"Zain"},{"family":"Van Bakel","given":"Harm"},{"family":"Torchetti","given":"Mia K."},{"family":"Lenoch","given":"Julianna B."},{"family":"Lantz","given":"Kristina"},{"family":"Runstadler","given":"Jonathan"}],"accessed":{"date-parts":[["2023",11,8]]},"issued":{"date-parts":[["2022",7,30]]}}},{"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00CA3424">
        <w:rPr>
          <w:sz w:val="24"/>
          <w:szCs w:val="24"/>
        </w:rPr>
        <w:fldChar w:fldCharType="separate"/>
      </w:r>
      <w:r w:rsidR="00CA3424" w:rsidRPr="00CA3424">
        <w:rPr>
          <w:sz w:val="24"/>
        </w:rPr>
        <w:t>(Agüero et al., 2023; Puryear et al., 2022; Rohani et al., 2009)</w:t>
      </w:r>
      <w:r w:rsidR="00CA3424">
        <w:rPr>
          <w:sz w:val="24"/>
          <w:szCs w:val="24"/>
        </w:rPr>
        <w:fldChar w:fldCharType="end"/>
      </w:r>
      <w:r w:rsidR="00CA3424">
        <w:rPr>
          <w:sz w:val="24"/>
          <w:szCs w:val="24"/>
        </w:rPr>
        <w:t xml:space="preserve">. </w:t>
      </w:r>
    </w:p>
    <w:p w14:paraId="7F5E8098" w14:textId="3BDEF921" w:rsidR="002E6E0F" w:rsidRPr="00DB2F80" w:rsidRDefault="00782EF5" w:rsidP="00782EF5">
      <w:pPr>
        <w:spacing w:line="360" w:lineRule="auto"/>
        <w:ind w:firstLine="720"/>
        <w:rPr>
          <w:sz w:val="24"/>
          <w:szCs w:val="24"/>
        </w:rPr>
      </w:pPr>
      <w:r>
        <w:rPr>
          <w:sz w:val="24"/>
          <w:szCs w:val="24"/>
        </w:rPr>
        <w:t xml:space="preserve">Several diseases are linked to amphibian mass mortality events including </w:t>
      </w:r>
      <w:proofErr w:type="spellStart"/>
      <w:r>
        <w:rPr>
          <w:sz w:val="24"/>
          <w:szCs w:val="24"/>
        </w:rPr>
        <w:t>ranavirus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sidR="00C86DEC">
        <w:rPr>
          <w:sz w:val="24"/>
        </w:rPr>
        <w:t>(Green et al., 2002; Price et al., 2014)</w:t>
      </w:r>
      <w:r>
        <w:rPr>
          <w:sz w:val="24"/>
          <w:szCs w:val="24"/>
        </w:rPr>
        <w:fldChar w:fldCharType="end"/>
      </w:r>
      <w:r>
        <w:rPr>
          <w:sz w:val="24"/>
          <w:szCs w:val="24"/>
        </w:rPr>
        <w:t xml:space="preserve">, chytridiomycosis </w:t>
      </w:r>
      <w:r>
        <w:rPr>
          <w:sz w:val="24"/>
          <w:szCs w:val="24"/>
        </w:rPr>
        <w:fldChar w:fldCharType="begin"/>
      </w:r>
      <w:r w:rsidR="00C86DEC">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sidR="00C86DEC">
        <w:rPr>
          <w:sz w:val="24"/>
        </w:rPr>
        <w:t>(Berger et al., 1998; Skerratt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sidR="00C86DEC">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sidR="00C86DEC">
        <w:rPr>
          <w:sz w:val="24"/>
        </w:rPr>
        <w:t>(</w:t>
      </w:r>
      <w:proofErr w:type="spellStart"/>
      <w:r w:rsidR="00C86DEC">
        <w:rPr>
          <w:sz w:val="24"/>
        </w:rPr>
        <w:t>Isidoro-Ayza</w:t>
      </w:r>
      <w:proofErr w:type="spellEnd"/>
      <w:r w:rsidR="00C86DEC">
        <w:rPr>
          <w:sz w:val="24"/>
        </w:rPr>
        <w:t xml:space="preserve"> et al., 2017)</w:t>
      </w:r>
      <w:r>
        <w:rPr>
          <w:sz w:val="24"/>
          <w:szCs w:val="24"/>
        </w:rPr>
        <w:fldChar w:fldCharType="end"/>
      </w:r>
      <w:r>
        <w:rPr>
          <w:sz w:val="24"/>
          <w:szCs w:val="24"/>
        </w:rPr>
        <w:t xml:space="preserve">. The pathogens causing these diseases tend to be generalists and </w:t>
      </w:r>
      <w:r w:rsidR="003050A7">
        <w:rPr>
          <w:sz w:val="24"/>
          <w:szCs w:val="24"/>
        </w:rPr>
        <w:t xml:space="preserve">are </w:t>
      </w:r>
      <w:r>
        <w:rPr>
          <w:sz w:val="24"/>
          <w:szCs w:val="24"/>
        </w:rPr>
        <w:t xml:space="preserve">likely to be affected by host community competence, host abundance, and environmental factors. For example, chytridiomycosis is now thought to have influenced declines in over 500 species </w:t>
      </w:r>
      <w:r>
        <w:rPr>
          <w:sz w:val="24"/>
          <w:szCs w:val="24"/>
        </w:rPr>
        <w:fldChar w:fldCharType="begin"/>
      </w:r>
      <w:r w:rsidR="00C86DEC">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sidR="00C86DEC">
        <w:rPr>
          <w:sz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are often tied to </w:t>
      </w:r>
      <w:proofErr w:type="spellStart"/>
      <w:r>
        <w:rPr>
          <w:sz w:val="24"/>
          <w:szCs w:val="24"/>
        </w:rPr>
        <w:t>ranids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C86DEC">
        <w:rPr>
          <w:rFonts w:ascii="Cambria Math" w:hAnsi="Cambria Math" w:cs="Cambria Math"/>
          <w:sz w:val="24"/>
          <w:szCs w:val="24"/>
        </w:rPr>
        <w:instrText>‐</w:instrText>
      </w:r>
      <w:r w:rsidR="00C86DEC">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C86DEC">
        <w:rPr>
          <w:rFonts w:ascii="Cambria Math" w:hAnsi="Cambria Math" w:cs="Cambria Math"/>
          <w:sz w:val="24"/>
          <w:szCs w:val="24"/>
        </w:rPr>
        <w:instrText>‐</w:instrText>
      </w:r>
      <w:r w:rsidR="00C86DEC">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C86DEC">
        <w:rPr>
          <w:rFonts w:ascii="Cambria Math" w:hAnsi="Cambria Math" w:cs="Cambria Math"/>
          <w:sz w:val="24"/>
          <w:szCs w:val="24"/>
        </w:rPr>
        <w:instrText>‐</w:instrText>
      </w:r>
      <w:r w:rsidR="00C86DEC">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C86DEC">
        <w:rPr>
          <w:rFonts w:ascii="Cambria Math" w:hAnsi="Cambria Math" w:cs="Cambria Math"/>
          <w:sz w:val="24"/>
          <w:szCs w:val="24"/>
        </w:rPr>
        <w:instrText>‐</w:instrText>
      </w:r>
      <w:r w:rsidR="00C86DEC">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C86DEC">
        <w:rPr>
          <w:rFonts w:ascii="Cambria Math" w:hAnsi="Cambria Math" w:cs="Cambria Math"/>
          <w:sz w:val="24"/>
          <w:szCs w:val="24"/>
        </w:rPr>
        <w:instrText>‐</w:instrText>
      </w:r>
      <w:r w:rsidR="00C86DEC">
        <w:rPr>
          <w:sz w:val="24"/>
          <w:szCs w:val="24"/>
        </w:rPr>
        <w:instrText>variates. Co</w:instrText>
      </w:r>
      <w:r w:rsidR="00C86DEC">
        <w:rPr>
          <w:rFonts w:ascii="Cambria Math" w:hAnsi="Cambria Math" w:cs="Cambria Math"/>
          <w:sz w:val="24"/>
          <w:szCs w:val="24"/>
        </w:rPr>
        <w:instrText>‐</w:instrText>
      </w:r>
      <w:r w:rsidR="00C86DEC">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C86DEC">
        <w:rPr>
          <w:rFonts w:ascii="Cambria Math" w:hAnsi="Cambria Math" w:cs="Cambria Math"/>
          <w:sz w:val="24"/>
          <w:szCs w:val="24"/>
        </w:rPr>
        <w:instrText>‐</w:instrText>
      </w:r>
      <w:r w:rsidR="00C86DEC">
        <w:rPr>
          <w:sz w:val="24"/>
          <w:szCs w:val="24"/>
        </w:rPr>
        <w:instrText>recognized as a cause of anuran declines, especially in the context of pathogen co</w:instrText>
      </w:r>
      <w:r w:rsidR="00C86DEC">
        <w:rPr>
          <w:rFonts w:ascii="Cambria Math" w:hAnsi="Cambria Math" w:cs="Cambria Math"/>
          <w:sz w:val="24"/>
          <w:szCs w:val="24"/>
        </w:rPr>
        <w:instrText>‐</w:instrText>
      </w:r>
      <w:r w:rsidR="00C86DEC">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C86DEC">
        <w:rPr>
          <w:rFonts w:ascii="Cambria Math" w:hAnsi="Cambria Math" w:cs="Cambria Math"/>
          <w:sz w:val="24"/>
          <w:szCs w:val="24"/>
        </w:rPr>
        <w:instrText>‐</w:instrText>
      </w:r>
      <w:r w:rsidR="00C86DEC">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sidR="00C86DEC">
        <w:rPr>
          <w:sz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sidR="00C86DEC">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sidR="00C86DEC">
        <w:rPr>
          <w:sz w:val="24"/>
        </w:rPr>
        <w:t>(Chambouvet et al., 2015; Smilansky et al., 2021)</w:t>
      </w:r>
      <w:r>
        <w:rPr>
          <w:sz w:val="24"/>
          <w:szCs w:val="24"/>
        </w:rPr>
        <w:fldChar w:fldCharType="end"/>
      </w:r>
      <w:r>
        <w:rPr>
          <w:sz w:val="24"/>
          <w:szCs w:val="24"/>
        </w:rPr>
        <w:t xml:space="preserve">. Future studies may consider whether these patterns extend beyond </w:t>
      </w:r>
      <w:proofErr w:type="spellStart"/>
      <w:r>
        <w:rPr>
          <w:sz w:val="24"/>
          <w:szCs w:val="24"/>
        </w:rPr>
        <w:t>ranavirus</w:t>
      </w:r>
      <w:proofErr w:type="spellEnd"/>
      <w:r>
        <w:rPr>
          <w:sz w:val="24"/>
          <w:szCs w:val="24"/>
        </w:rPr>
        <w:t xml:space="preserve"> into other generalist pathogens affecting amphibians.</w:t>
      </w:r>
      <w:r w:rsidRPr="00DB2F80">
        <w:rPr>
          <w:sz w:val="24"/>
          <w:szCs w:val="24"/>
        </w:rPr>
        <w:t xml:space="preserve"> </w:t>
      </w:r>
    </w:p>
    <w:p w14:paraId="67783EF4" w14:textId="739BF3CB" w:rsidR="002E6E0F" w:rsidRPr="00DB2F80" w:rsidRDefault="0069435B" w:rsidP="0040206D">
      <w:pPr>
        <w:spacing w:line="360" w:lineRule="auto"/>
        <w:ind w:firstLine="720"/>
        <w:rPr>
          <w:sz w:val="24"/>
          <w:szCs w:val="24"/>
        </w:rPr>
      </w:pPr>
      <w:r w:rsidRPr="31DB22D1">
        <w:rPr>
          <w:sz w:val="24"/>
          <w:szCs w:val="24"/>
        </w:rPr>
        <w:t xml:space="preserve">Our analysis was constrained by certain </w:t>
      </w:r>
      <w:r w:rsidR="0040206D" w:rsidRPr="31DB22D1">
        <w:rPr>
          <w:sz w:val="24"/>
          <w:szCs w:val="24"/>
        </w:rPr>
        <w:t>intentional and</w:t>
      </w:r>
      <w:r w:rsidRPr="31DB22D1">
        <w:rPr>
          <w:sz w:val="24"/>
          <w:szCs w:val="24"/>
        </w:rPr>
        <w:t xml:space="preserve"> important limitations. First, while the focus of our study was on the transmission potential of </w:t>
      </w:r>
      <w:proofErr w:type="spellStart"/>
      <w:r w:rsidRPr="31DB22D1">
        <w:rPr>
          <w:sz w:val="24"/>
          <w:szCs w:val="24"/>
        </w:rPr>
        <w:t>ranavirus</w:t>
      </w:r>
      <w:proofErr w:type="spellEnd"/>
      <w:r w:rsidRPr="31DB22D1">
        <w:rPr>
          <w:sz w:val="24"/>
          <w:szCs w:val="24"/>
        </w:rPr>
        <w:t xml:space="preserve"> in larval amphibian communities characterized through the basic reproductive number (</w:t>
      </w:r>
      <w:r w:rsidRPr="31DB22D1">
        <w:rPr>
          <w:i/>
          <w:iCs/>
          <w:sz w:val="24"/>
          <w:szCs w:val="24"/>
        </w:rPr>
        <w:t>R</w:t>
      </w:r>
      <w:r w:rsidRPr="31DB22D1">
        <w:rPr>
          <w:sz w:val="24"/>
          <w:szCs w:val="24"/>
          <w:vertAlign w:val="subscript"/>
        </w:rPr>
        <w:t>0</w:t>
      </w:r>
      <w:r w:rsidRPr="31DB22D1">
        <w:rPr>
          <w:sz w:val="24"/>
          <w:szCs w:val="24"/>
        </w:rPr>
        <w:t xml:space="preserve">) and observations of </w:t>
      </w:r>
      <w:proofErr w:type="spellStart"/>
      <w:r w:rsidRPr="31DB22D1">
        <w:rPr>
          <w:sz w:val="24"/>
          <w:szCs w:val="24"/>
        </w:rPr>
        <w:t>ranavirus</w:t>
      </w:r>
      <w:proofErr w:type="spellEnd"/>
      <w:r w:rsidRPr="31DB22D1">
        <w:rPr>
          <w:sz w:val="24"/>
          <w:szCs w:val="24"/>
        </w:rPr>
        <w:t xml:space="preserve"> epizootics, other features of the system such as disease severity </w:t>
      </w:r>
      <w:r w:rsidRPr="31DB22D1">
        <w:rPr>
          <w:sz w:val="24"/>
          <w:szCs w:val="24"/>
        </w:rPr>
        <w:fldChar w:fldCharType="begin"/>
      </w:r>
      <w:r w:rsidR="00C86DEC">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31DB22D1">
        <w:rPr>
          <w:sz w:val="24"/>
          <w:szCs w:val="24"/>
        </w:rPr>
        <w:fldChar w:fldCharType="separate"/>
      </w:r>
      <w:r w:rsidR="00C86DEC">
        <w:rPr>
          <w:sz w:val="24"/>
        </w:rPr>
        <w:t>(Price et al., 2019)</w:t>
      </w:r>
      <w:r w:rsidRPr="31DB22D1">
        <w:rPr>
          <w:sz w:val="24"/>
          <w:szCs w:val="24"/>
        </w:rPr>
        <w:fldChar w:fldCharType="end"/>
      </w:r>
      <w:r w:rsidRPr="31DB22D1">
        <w:rPr>
          <w:sz w:val="24"/>
          <w:szCs w:val="24"/>
        </w:rPr>
        <w:t xml:space="preserve">, and persistence of pathogens through multiple seasons </w:t>
      </w:r>
      <w:r w:rsidRPr="31DB22D1">
        <w:rPr>
          <w:sz w:val="24"/>
          <w:szCs w:val="24"/>
        </w:rPr>
        <w:fldChar w:fldCharType="begin"/>
      </w:r>
      <w:r w:rsidR="00C86DEC">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31DB22D1">
        <w:rPr>
          <w:sz w:val="24"/>
          <w:szCs w:val="24"/>
        </w:rPr>
        <w:fldChar w:fldCharType="separate"/>
      </w:r>
      <w:r w:rsidR="00C86DEC">
        <w:rPr>
          <w:sz w:val="24"/>
        </w:rPr>
        <w:t>(Hall et al., 2018)</w:t>
      </w:r>
      <w:r w:rsidRPr="31DB22D1">
        <w:rPr>
          <w:sz w:val="24"/>
          <w:szCs w:val="24"/>
        </w:rPr>
        <w:fldChar w:fldCharType="end"/>
      </w:r>
      <w:r w:rsidRPr="31DB22D1">
        <w:rPr>
          <w:sz w:val="24"/>
          <w:szCs w:val="24"/>
        </w:rPr>
        <w:t xml:space="preserve"> may provide insight into the joint effects of both biotic and abiotic </w:t>
      </w:r>
      <w:r w:rsidRPr="31DB22D1">
        <w:rPr>
          <w:sz w:val="24"/>
          <w:szCs w:val="24"/>
        </w:rPr>
        <w:lastRenderedPageBreak/>
        <w:t>factors on the transmission of generalist pathogens, with suitable data. Second, we use species-specific viral load as a proxy for competence and model this as infectivity in the system</w:t>
      </w:r>
      <w:r w:rsidR="00255C97">
        <w:rPr>
          <w:sz w:val="24"/>
          <w:szCs w:val="24"/>
        </w:rPr>
        <w:t>,</w:t>
      </w:r>
      <w:r w:rsidRPr="31DB22D1">
        <w:rPr>
          <w:sz w:val="24"/>
          <w:szCs w:val="24"/>
        </w:rPr>
        <w:t xml:space="preserve"> but other traits such as susceptibility and </w:t>
      </w:r>
      <w:r w:rsidR="00255C97">
        <w:rPr>
          <w:sz w:val="24"/>
          <w:szCs w:val="24"/>
        </w:rPr>
        <w:t xml:space="preserve">behavioral </w:t>
      </w:r>
      <w:r w:rsidRPr="31DB22D1">
        <w:rPr>
          <w:sz w:val="24"/>
          <w:szCs w:val="24"/>
        </w:rPr>
        <w:t>exposure risk are also important feature</w:t>
      </w:r>
      <w:r w:rsidR="00184936" w:rsidRPr="31DB22D1">
        <w:rPr>
          <w:sz w:val="24"/>
          <w:szCs w:val="24"/>
        </w:rPr>
        <w:t>s</w:t>
      </w:r>
      <w:r w:rsidR="00255C97">
        <w:rPr>
          <w:sz w:val="24"/>
          <w:szCs w:val="24"/>
        </w:rPr>
        <w:t xml:space="preserve"> for which data were not available</w:t>
      </w:r>
      <w:r w:rsidRPr="31DB22D1">
        <w:rPr>
          <w:sz w:val="24"/>
          <w:szCs w:val="24"/>
        </w:rPr>
        <w:t xml:space="preserve">. </w:t>
      </w:r>
      <w:r w:rsidR="00A95C8B">
        <w:rPr>
          <w:sz w:val="24"/>
          <w:szCs w:val="24"/>
        </w:rPr>
        <w:t>C</w:t>
      </w:r>
      <w:r w:rsidRPr="31DB22D1">
        <w:rPr>
          <w:sz w:val="24"/>
          <w:szCs w:val="24"/>
        </w:rPr>
        <w:t>ompetence may be better understood as a context</w:t>
      </w:r>
      <w:r w:rsidR="0040206D" w:rsidRPr="31DB22D1">
        <w:rPr>
          <w:sz w:val="24"/>
          <w:szCs w:val="24"/>
        </w:rPr>
        <w:t>-</w:t>
      </w:r>
      <w:r w:rsidRPr="31DB22D1">
        <w:rPr>
          <w:sz w:val="24"/>
          <w:szCs w:val="24"/>
        </w:rPr>
        <w:t xml:space="preserve">specific phenomenon that will depend on individual-level host traits, pathogen genotype, and the environmental conditions of the interaction </w:t>
      </w:r>
      <w:r w:rsidRPr="31DB22D1">
        <w:rPr>
          <w:sz w:val="24"/>
          <w:szCs w:val="24"/>
        </w:rPr>
        <w:fldChar w:fldCharType="begin"/>
      </w:r>
      <w:r w:rsidR="00A95C8B">
        <w:rPr>
          <w:sz w:val="24"/>
          <w:szCs w:val="24"/>
        </w:rPr>
        <w:instrText xml:space="preserve"> ADDIN ZOTERO_ITEM CSL_CITATION {"citationID":"ab5pKShv","properties":{"formattedCitation":"(Martin et al., 2016; Merrill &amp; Johnson, 2020)","plainCitation":"(Martin et al., 2016; Merrill &amp; Johnson, 2020)","noteIndex":0},"citationItems":[{"id":288,"uris":["http://zotero.org/users/8769338/items/T8D25RIU"],"itemData":{"id":288,"type":"article-journal","abstract":"The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31DB22D1">
        <w:rPr>
          <w:sz w:val="24"/>
          <w:szCs w:val="24"/>
        </w:rPr>
        <w:fldChar w:fldCharType="separate"/>
      </w:r>
      <w:r w:rsidR="00A95C8B">
        <w:rPr>
          <w:sz w:val="24"/>
        </w:rPr>
        <w:t>(Martin et al., 2016; Merrill &amp; Johnson, 2020)</w:t>
      </w:r>
      <w:r w:rsidRPr="31DB22D1">
        <w:rPr>
          <w:sz w:val="24"/>
          <w:szCs w:val="24"/>
        </w:rPr>
        <w:fldChar w:fldCharType="end"/>
      </w:r>
      <w:r w:rsidRPr="31DB22D1">
        <w:rPr>
          <w:sz w:val="24"/>
          <w:szCs w:val="24"/>
        </w:rPr>
        <w:t>.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w:t>
      </w:r>
      <w:r w:rsidR="00255C97">
        <w:rPr>
          <w:sz w:val="24"/>
          <w:szCs w:val="24"/>
        </w:rPr>
        <w:t>.</w:t>
      </w:r>
    </w:p>
    <w:p w14:paraId="0B13FA86" w14:textId="02BF5311" w:rsidR="002E6E0F" w:rsidRPr="00DB2F80" w:rsidRDefault="0069435B"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01162359" w14:textId="77777777" w:rsidR="00A95C8B" w:rsidRPr="00A95C8B" w:rsidRDefault="0069435B" w:rsidP="00A95C8B">
      <w:pPr>
        <w:pStyle w:val="Bibliography"/>
      </w:pPr>
      <w:r w:rsidRPr="31DB22D1">
        <w:rPr>
          <w:sz w:val="24"/>
          <w:szCs w:val="24"/>
        </w:rPr>
        <w:fldChar w:fldCharType="begin"/>
      </w:r>
      <w:r w:rsidR="00C86DEC">
        <w:rPr>
          <w:sz w:val="24"/>
          <w:szCs w:val="24"/>
        </w:rPr>
        <w:instrText xml:space="preserve"> ADDIN ZOTERO_BIBL {"uncited":[],"omitted":[],"custom":[]} CSL_BIBLIOGRAPHY </w:instrText>
      </w:r>
      <w:r w:rsidRPr="31DB22D1">
        <w:rPr>
          <w:sz w:val="24"/>
          <w:szCs w:val="24"/>
        </w:rPr>
        <w:fldChar w:fldCharType="separate"/>
      </w:r>
      <w:r w:rsidR="00A95C8B" w:rsidRPr="00A95C8B">
        <w:t xml:space="preserve">Agüero, M., Monne, I., Sánchez, A., Zecchin, B., Fusaro, A., Ruano, M. J., Del Valle Arrojo, M., Fernández-Antonio, R., Souto, A. M., Tordable, P., Cañás, J., Bonfante, F., Giussani, E., Terregino, C., &amp; Orejas, J. J. (2023). Highly pathogenic avian influenza A(H5N1) virus infection in farmed minks, Spain, October 2022. </w:t>
      </w:r>
      <w:r w:rsidR="00A95C8B" w:rsidRPr="00A95C8B">
        <w:rPr>
          <w:i/>
          <w:iCs/>
        </w:rPr>
        <w:t>Eurosurveillance</w:t>
      </w:r>
      <w:r w:rsidR="00A95C8B" w:rsidRPr="00A95C8B">
        <w:t xml:space="preserve">, </w:t>
      </w:r>
      <w:r w:rsidR="00A95C8B" w:rsidRPr="00A95C8B">
        <w:rPr>
          <w:i/>
          <w:iCs/>
        </w:rPr>
        <w:t>28</w:t>
      </w:r>
      <w:r w:rsidR="00A95C8B" w:rsidRPr="00A95C8B">
        <w:t>(3). https://doi.org/10.2807/1560-7917.ES.2023.28.3.2300001</w:t>
      </w:r>
    </w:p>
    <w:p w14:paraId="4956BBCA" w14:textId="77777777" w:rsidR="00A95C8B" w:rsidRPr="00A95C8B" w:rsidRDefault="00A95C8B" w:rsidP="00A95C8B">
      <w:pPr>
        <w:pStyle w:val="Bibliography"/>
      </w:pPr>
      <w:r w:rsidRPr="00A95C8B">
        <w:t xml:space="preserve">Allender, M. C., Bunick, D., &amp; Mitchell, M. A. (2013). Development and validation of TaqMan quantitative PCR for detection of frog virus 3-like virus in eastern box turtles (Terrapene carolina carolina). </w:t>
      </w:r>
      <w:r w:rsidRPr="00A95C8B">
        <w:rPr>
          <w:i/>
          <w:iCs/>
        </w:rPr>
        <w:t>Journal of Virological Methods</w:t>
      </w:r>
      <w:r w:rsidRPr="00A95C8B">
        <w:t xml:space="preserve">, </w:t>
      </w:r>
      <w:r w:rsidRPr="00A95C8B">
        <w:rPr>
          <w:i/>
          <w:iCs/>
        </w:rPr>
        <w:t>188</w:t>
      </w:r>
      <w:r w:rsidRPr="00A95C8B">
        <w:t>(1–2), 121–125. https://doi.org/10.1016/j.jviromet.2012.12.012</w:t>
      </w:r>
    </w:p>
    <w:p w14:paraId="1F6EFF8A" w14:textId="77777777" w:rsidR="00A95C8B" w:rsidRPr="00A95C8B" w:rsidRDefault="00A95C8B" w:rsidP="00A95C8B">
      <w:pPr>
        <w:pStyle w:val="Bibliography"/>
      </w:pPr>
      <w:r w:rsidRPr="00A95C8B">
        <w:t xml:space="preserve">Altizer, S., Ostfeld, R. S., Johnson, P. T. J., Kutz, S., &amp; Harvell, C. D. (2013). Climate Change and Infectious Diseases: From Evidence to a Predictive Framework. </w:t>
      </w:r>
      <w:r w:rsidRPr="00A95C8B">
        <w:rPr>
          <w:i/>
          <w:iCs/>
        </w:rPr>
        <w:t>Science (American Association for the Advancement of Science)</w:t>
      </w:r>
      <w:r w:rsidRPr="00A95C8B">
        <w:t xml:space="preserve">, </w:t>
      </w:r>
      <w:r w:rsidRPr="00A95C8B">
        <w:rPr>
          <w:i/>
          <w:iCs/>
        </w:rPr>
        <w:t>341</w:t>
      </w:r>
      <w:r w:rsidRPr="00A95C8B">
        <w:t>(6145), 514–519. https://doi.org/10.1126/science.1239401</w:t>
      </w:r>
    </w:p>
    <w:p w14:paraId="004E1732" w14:textId="77777777" w:rsidR="00A95C8B" w:rsidRPr="00A95C8B" w:rsidRDefault="00A95C8B" w:rsidP="00A95C8B">
      <w:pPr>
        <w:pStyle w:val="Bibliography"/>
      </w:pPr>
      <w:r w:rsidRPr="00A95C8B">
        <w:t xml:space="preserve">Antonovics, J., Wilson, A. J., Forbes, M. R., Hauffe, H. C., Kallio, E. R., Leggett, H. C., Longdon, B., Okamura, B., Sait, S. M., &amp; Webster, J. P. (2017). The evolution of transmission mode. </w:t>
      </w:r>
      <w:r w:rsidRPr="00A95C8B">
        <w:rPr>
          <w:i/>
          <w:iCs/>
        </w:rPr>
        <w:t>Philosophical Transactions of the Royal Society B: Biological Sciences</w:t>
      </w:r>
      <w:r w:rsidRPr="00A95C8B">
        <w:t xml:space="preserve">, </w:t>
      </w:r>
      <w:r w:rsidRPr="00A95C8B">
        <w:rPr>
          <w:i/>
          <w:iCs/>
        </w:rPr>
        <w:t>372</w:t>
      </w:r>
      <w:r w:rsidRPr="00A95C8B">
        <w:t>(1719), 20160083. https://doi.org/10.1098/rstb.2016.0083</w:t>
      </w:r>
    </w:p>
    <w:p w14:paraId="4EDC8645" w14:textId="77777777" w:rsidR="00A95C8B" w:rsidRPr="00A95C8B" w:rsidRDefault="00A95C8B" w:rsidP="00A95C8B">
      <w:pPr>
        <w:pStyle w:val="Bibliography"/>
      </w:pPr>
      <w:r w:rsidRPr="00A95C8B">
        <w:t>Atkinson, M. S., &amp; Savage, A. E. (2023). Widespread amphibian Perkinsea infections associated with Ranidae hosts, cooler months and Ranavirus co</w:t>
      </w:r>
      <w:r w:rsidRPr="00A95C8B">
        <w:rPr>
          <w:rFonts w:ascii="Cambria Math" w:hAnsi="Cambria Math" w:cs="Cambria Math"/>
        </w:rPr>
        <w:t>‐</w:t>
      </w:r>
      <w:r w:rsidRPr="00A95C8B">
        <w:t xml:space="preserve">infection. </w:t>
      </w:r>
      <w:r w:rsidRPr="00A95C8B">
        <w:rPr>
          <w:i/>
          <w:iCs/>
        </w:rPr>
        <w:t>Journal of Animal Ecology</w:t>
      </w:r>
      <w:r w:rsidRPr="00A95C8B">
        <w:t xml:space="preserve">, </w:t>
      </w:r>
      <w:r w:rsidRPr="00A95C8B">
        <w:rPr>
          <w:i/>
          <w:iCs/>
        </w:rPr>
        <w:t>92</w:t>
      </w:r>
      <w:r w:rsidRPr="00A95C8B">
        <w:t>(9), 1856–1868. https://doi.org/10.1111/1365-2656.13977</w:t>
      </w:r>
    </w:p>
    <w:p w14:paraId="7D17EC3E" w14:textId="77777777" w:rsidR="00A95C8B" w:rsidRPr="00A95C8B" w:rsidRDefault="00A95C8B" w:rsidP="00A95C8B">
      <w:pPr>
        <w:pStyle w:val="Bibliography"/>
      </w:pPr>
      <w:r w:rsidRPr="00A95C8B">
        <w:t xml:space="preserve">Becker, C. G., Rodriguez, D., Longo, A. V., Talaba, A. L., &amp; Zamudio, K. R. (2012). Disease Risk in Temperate Amphibian Populations Is Higher at Closed-Canopy Sites. </w:t>
      </w:r>
      <w:r w:rsidRPr="00A95C8B">
        <w:rPr>
          <w:i/>
          <w:iCs/>
        </w:rPr>
        <w:t>PloS One</w:t>
      </w:r>
      <w:r w:rsidRPr="00A95C8B">
        <w:t xml:space="preserve">, </w:t>
      </w:r>
      <w:r w:rsidRPr="00A95C8B">
        <w:rPr>
          <w:i/>
          <w:iCs/>
        </w:rPr>
        <w:t>7</w:t>
      </w:r>
      <w:r w:rsidRPr="00A95C8B">
        <w:t>(10), e48205. https://doi.org/10.1371/journal.pone.0048205</w:t>
      </w:r>
    </w:p>
    <w:p w14:paraId="19CEF352" w14:textId="77777777" w:rsidR="00A95C8B" w:rsidRPr="00A95C8B" w:rsidRDefault="00A95C8B" w:rsidP="00A95C8B">
      <w:pPr>
        <w:pStyle w:val="Bibliography"/>
      </w:pPr>
      <w:r w:rsidRPr="00A95C8B">
        <w:t xml:space="preserve">Berger, L., Speare, R., Daszak, P., Green, D. E., Cunningham, A. A., Goggin, C. L., Slocombe, R., Ragan, M. A., Hyatt, A. D., McDonald, K. R., Hines, H. B., Lips, K. R., Marantelli, G., </w:t>
      </w:r>
      <w:r w:rsidRPr="00A95C8B">
        <w:lastRenderedPageBreak/>
        <w:t xml:space="preserve">&amp; Parkes, H. (1998). Chytridiomycosis causes amphibian mortality associated with population declines in the rain forests of Australia and Central America. </w:t>
      </w:r>
      <w:r w:rsidRPr="00A95C8B">
        <w:rPr>
          <w:i/>
          <w:iCs/>
        </w:rPr>
        <w:t>Proceedings of the National Academy of Sciences</w:t>
      </w:r>
      <w:r w:rsidRPr="00A95C8B">
        <w:t xml:space="preserve">, </w:t>
      </w:r>
      <w:r w:rsidRPr="00A95C8B">
        <w:rPr>
          <w:i/>
          <w:iCs/>
        </w:rPr>
        <w:t>95</w:t>
      </w:r>
      <w:r w:rsidRPr="00A95C8B">
        <w:t>(15), 9031–9036. https://doi.org/10.1073/pnas.95.15.9031</w:t>
      </w:r>
    </w:p>
    <w:p w14:paraId="335960BD" w14:textId="77777777" w:rsidR="00A95C8B" w:rsidRPr="00A95C8B" w:rsidRDefault="00A95C8B" w:rsidP="00A95C8B">
      <w:pPr>
        <w:pStyle w:val="Bibliography"/>
      </w:pPr>
      <w:r w:rsidRPr="00A95C8B">
        <w:t xml:space="preserve">Bienentreu, J.-F., &amp; Lesbarrères, D. (2020). Amphibian Disease Ecology: Are We Just Scratching the Surface? </w:t>
      </w:r>
      <w:r w:rsidRPr="00A95C8B">
        <w:rPr>
          <w:i/>
          <w:iCs/>
        </w:rPr>
        <w:t>Herpetologica</w:t>
      </w:r>
      <w:r w:rsidRPr="00A95C8B">
        <w:t xml:space="preserve">, </w:t>
      </w:r>
      <w:r w:rsidRPr="00A95C8B">
        <w:rPr>
          <w:i/>
          <w:iCs/>
        </w:rPr>
        <w:t>76</w:t>
      </w:r>
      <w:r w:rsidRPr="00A95C8B">
        <w:t>(2), 153. https://doi.org/10.1655/0018-0831-76.2.153</w:t>
      </w:r>
    </w:p>
    <w:p w14:paraId="06E1053C" w14:textId="77777777" w:rsidR="00A95C8B" w:rsidRPr="00A95C8B" w:rsidRDefault="00A95C8B" w:rsidP="00A95C8B">
      <w:pPr>
        <w:pStyle w:val="Bibliography"/>
      </w:pPr>
      <w:r w:rsidRPr="00A95C8B">
        <w:t xml:space="preserve">Blaustein, A. R., Walls, S. C., Bancroft, B. A., Lawler, J. J., Searle, C. L., &amp; Gervasi, S. S. (2010). Direct and Indirect Effects of Climate Change on Amphibian Populations. </w:t>
      </w:r>
      <w:r w:rsidRPr="00A95C8B">
        <w:rPr>
          <w:i/>
          <w:iCs/>
        </w:rPr>
        <w:t>Diversity</w:t>
      </w:r>
      <w:r w:rsidRPr="00A95C8B">
        <w:t xml:space="preserve">, </w:t>
      </w:r>
      <w:r w:rsidRPr="00A95C8B">
        <w:rPr>
          <w:i/>
          <w:iCs/>
        </w:rPr>
        <w:t>2</w:t>
      </w:r>
      <w:r w:rsidRPr="00A95C8B">
        <w:t>(2), 281–313. https://doi.org/10.3390/d2020281</w:t>
      </w:r>
    </w:p>
    <w:p w14:paraId="019288B8" w14:textId="77777777" w:rsidR="00A95C8B" w:rsidRPr="00A95C8B" w:rsidRDefault="00A95C8B" w:rsidP="00A95C8B">
      <w:pPr>
        <w:pStyle w:val="Bibliography"/>
      </w:pPr>
      <w:r w:rsidRPr="00A95C8B">
        <w:t xml:space="preserve">Brown, J. D., Goekjian, G., Poulson, R., Valeika, S., &amp; Stallknecht, D. E. (2009). Avian influenza virus in water: Infectivity is dependent on pH, salinity and temperature. </w:t>
      </w:r>
      <w:r w:rsidRPr="00A95C8B">
        <w:rPr>
          <w:i/>
          <w:iCs/>
        </w:rPr>
        <w:t>Veterinary Microbiology</w:t>
      </w:r>
      <w:r w:rsidRPr="00A95C8B">
        <w:t xml:space="preserve">, </w:t>
      </w:r>
      <w:r w:rsidRPr="00A95C8B">
        <w:rPr>
          <w:i/>
          <w:iCs/>
        </w:rPr>
        <w:t>136</w:t>
      </w:r>
      <w:r w:rsidRPr="00A95C8B">
        <w:t>(1–2), 20–26. https://doi.org/10.1016/j.vetmic.2008.10.027</w:t>
      </w:r>
    </w:p>
    <w:p w14:paraId="6D93BDFA" w14:textId="77777777" w:rsidR="00A95C8B" w:rsidRPr="00A95C8B" w:rsidRDefault="00A95C8B" w:rsidP="00A95C8B">
      <w:pPr>
        <w:pStyle w:val="Bibliography"/>
      </w:pPr>
      <w:r w:rsidRPr="00A95C8B">
        <w:t xml:space="preserve">Brunner, J. L., Beaty, L., Guitard, A., &amp; Russell, D. (2017). Heterogeneities in the infection process drive ranavirus transmission. </w:t>
      </w:r>
      <w:r w:rsidRPr="00A95C8B">
        <w:rPr>
          <w:i/>
          <w:iCs/>
        </w:rPr>
        <w:t>Ecology</w:t>
      </w:r>
      <w:r w:rsidRPr="00A95C8B">
        <w:t xml:space="preserve">, </w:t>
      </w:r>
      <w:r w:rsidRPr="00A95C8B">
        <w:rPr>
          <w:i/>
          <w:iCs/>
        </w:rPr>
        <w:t>98</w:t>
      </w:r>
      <w:r w:rsidRPr="00A95C8B">
        <w:t>(2), 576–582. https://doi.org/10.1002/ecy.1644</w:t>
      </w:r>
    </w:p>
    <w:p w14:paraId="57EC166F" w14:textId="77777777" w:rsidR="00A95C8B" w:rsidRPr="00A95C8B" w:rsidRDefault="00A95C8B" w:rsidP="00A95C8B">
      <w:pPr>
        <w:pStyle w:val="Bibliography"/>
      </w:pPr>
      <w:r w:rsidRPr="00A95C8B">
        <w:t xml:space="preserve">Brunner, J. L., &amp; Yarber, C. M. (2018). Evaluating the Importance of Environmental Persistence for Ranavirus Transmission and Epidemiology. In </w:t>
      </w:r>
      <w:r w:rsidRPr="00A95C8B">
        <w:rPr>
          <w:i/>
          <w:iCs/>
        </w:rPr>
        <w:t>Advances in virus research</w:t>
      </w:r>
      <w:r w:rsidRPr="00A95C8B">
        <w:t xml:space="preserve"> (Vol. 101, pp. 129–148). https://www.ncbi.nlm.nih.gov/pubmed/29908588</w:t>
      </w:r>
    </w:p>
    <w:p w14:paraId="172573DF" w14:textId="77777777" w:rsidR="00A95C8B" w:rsidRPr="00A95C8B" w:rsidRDefault="00A95C8B" w:rsidP="00A95C8B">
      <w:pPr>
        <w:pStyle w:val="Bibliography"/>
      </w:pPr>
      <w:r w:rsidRPr="00A95C8B">
        <w:t xml:space="preserve">Chambouvet, A., Gower, D. J., Jirků, M., Yabsley, M. J., Davis, A. K., Leonard, G., Maguire, F., Doherty-Bone, T. M., Bittencourt-Silva, G. B., Wilkinson, M., &amp; Richards, T. A. (2015). Cryptic infection of a broad taxonomic and geographic diversity of tadpoles by Perkinsea protists. </w:t>
      </w:r>
      <w:r w:rsidRPr="00A95C8B">
        <w:rPr>
          <w:i/>
          <w:iCs/>
        </w:rPr>
        <w:t>Proceedings of the National Academy of Sciences</w:t>
      </w:r>
      <w:r w:rsidRPr="00A95C8B">
        <w:t xml:space="preserve">, </w:t>
      </w:r>
      <w:r w:rsidRPr="00A95C8B">
        <w:rPr>
          <w:i/>
          <w:iCs/>
        </w:rPr>
        <w:t>112</w:t>
      </w:r>
      <w:r w:rsidRPr="00A95C8B">
        <w:t>(34). https://doi.org/10.1073/pnas.1500163112</w:t>
      </w:r>
    </w:p>
    <w:p w14:paraId="12DAF9CC" w14:textId="77777777" w:rsidR="00A95C8B" w:rsidRPr="00A95C8B" w:rsidRDefault="00A95C8B" w:rsidP="00A95C8B">
      <w:pPr>
        <w:pStyle w:val="Bibliography"/>
      </w:pPr>
      <w:r w:rsidRPr="00A95C8B">
        <w:t xml:space="preserve">Cohen, J. M., Civitello, D. J., Brace, A. J., Feichtinger, E. M., Ortega, C. N., Richardson, J. C., Sauer, E. L., Liu, X., &amp; Rohr, J. R. (2016). Spatial scale modulates the strength of </w:t>
      </w:r>
      <w:r w:rsidRPr="00A95C8B">
        <w:lastRenderedPageBreak/>
        <w:t xml:space="preserve">ecological processes driving disease distributions. </w:t>
      </w:r>
      <w:r w:rsidRPr="00A95C8B">
        <w:rPr>
          <w:i/>
          <w:iCs/>
        </w:rPr>
        <w:t>Proceedings of the National Academy of Sciences</w:t>
      </w:r>
      <w:r w:rsidRPr="00A95C8B">
        <w:t xml:space="preserve">, </w:t>
      </w:r>
      <w:r w:rsidRPr="00A95C8B">
        <w:rPr>
          <w:i/>
          <w:iCs/>
        </w:rPr>
        <w:t>113</w:t>
      </w:r>
      <w:r w:rsidRPr="00A95C8B">
        <w:t>(24), E3359–E3364. https://doi.org/10.1073/pnas.1521657113</w:t>
      </w:r>
    </w:p>
    <w:p w14:paraId="75ADBB08" w14:textId="77777777" w:rsidR="00A95C8B" w:rsidRPr="00A95C8B" w:rsidRDefault="00A95C8B" w:rsidP="00A95C8B">
      <w:pPr>
        <w:pStyle w:val="Bibliography"/>
      </w:pPr>
      <w:r w:rsidRPr="00A95C8B">
        <w:t xml:space="preserve">Coleman, A. L. (2018). </w:t>
      </w:r>
      <w:r w:rsidRPr="00A95C8B">
        <w:rPr>
          <w:i/>
          <w:iCs/>
        </w:rPr>
        <w:t>Incorporating environmental factors into discussions of diversity-disease relationships</w:t>
      </w:r>
      <w:r w:rsidRPr="00A95C8B">
        <w:t>. University of Georgia.</w:t>
      </w:r>
    </w:p>
    <w:p w14:paraId="24ED1D64" w14:textId="77777777" w:rsidR="00A95C8B" w:rsidRPr="00A95C8B" w:rsidRDefault="00A95C8B" w:rsidP="00A95C8B">
      <w:pPr>
        <w:pStyle w:val="Bibliography"/>
      </w:pPr>
      <w:r w:rsidRPr="00A95C8B">
        <w:t xml:space="preserve">Davis, A. K., Yabsley, M. J., Kevin Keel, M., &amp; Maerz, J. C. (2007). Discovery of a Novel Alveolate Pathogen Affecting Southern Leopard Frogs in Georgia: Description of the Disease and Host Effects. </w:t>
      </w:r>
      <w:r w:rsidRPr="00A95C8B">
        <w:rPr>
          <w:i/>
          <w:iCs/>
        </w:rPr>
        <w:t>EcoHealth</w:t>
      </w:r>
      <w:r w:rsidRPr="00A95C8B">
        <w:t xml:space="preserve">, </w:t>
      </w:r>
      <w:r w:rsidRPr="00A95C8B">
        <w:rPr>
          <w:i/>
          <w:iCs/>
        </w:rPr>
        <w:t>4</w:t>
      </w:r>
      <w:r w:rsidRPr="00A95C8B">
        <w:t>(3), 310–317. https://doi.org/10.1007/s10393-007-0115-3</w:t>
      </w:r>
    </w:p>
    <w:p w14:paraId="378D45FE" w14:textId="77777777" w:rsidR="00A95C8B" w:rsidRPr="00A95C8B" w:rsidRDefault="00A95C8B" w:rsidP="00A95C8B">
      <w:pPr>
        <w:pStyle w:val="Bibliography"/>
      </w:pPr>
      <w:r w:rsidRPr="00A95C8B">
        <w:t xml:space="preserve">Diekmann, O., Heesterbeek, J. A. P., &amp; Roberts, M. G. (2009). The construction of next-generation matrices for compartmental epidemic models. </w:t>
      </w:r>
      <w:r w:rsidRPr="00A95C8B">
        <w:rPr>
          <w:i/>
          <w:iCs/>
        </w:rPr>
        <w:t>Journal of the Royal Society Interface</w:t>
      </w:r>
      <w:r w:rsidRPr="00A95C8B">
        <w:t xml:space="preserve">, </w:t>
      </w:r>
      <w:r w:rsidRPr="00A95C8B">
        <w:rPr>
          <w:i/>
          <w:iCs/>
        </w:rPr>
        <w:t>7</w:t>
      </w:r>
      <w:r w:rsidRPr="00A95C8B">
        <w:t>(47), 873–885. https://doi.org/10.1098/rsif.2009.0386</w:t>
      </w:r>
    </w:p>
    <w:p w14:paraId="41C2F1BF" w14:textId="77777777" w:rsidR="00A95C8B" w:rsidRPr="00A95C8B" w:rsidRDefault="00A95C8B" w:rsidP="00A95C8B">
      <w:pPr>
        <w:pStyle w:val="Bibliography"/>
      </w:pPr>
      <w:r w:rsidRPr="00A95C8B">
        <w:t xml:space="preserve">Dillon, W. W., &amp; Meentemeyer, R. K. (2019). Direct and indirect effects of forest microclimate on pathogen spillover. </w:t>
      </w:r>
      <w:r w:rsidRPr="00A95C8B">
        <w:rPr>
          <w:i/>
          <w:iCs/>
        </w:rPr>
        <w:t>Ecology (Durham)</w:t>
      </w:r>
      <w:r w:rsidRPr="00A95C8B">
        <w:t xml:space="preserve">, </w:t>
      </w:r>
      <w:r w:rsidRPr="00A95C8B">
        <w:rPr>
          <w:i/>
          <w:iCs/>
        </w:rPr>
        <w:t>100</w:t>
      </w:r>
      <w:r w:rsidRPr="00A95C8B">
        <w:t>(5), e02686-n/a. https://doi.org/10.1002/ecy.2686</w:t>
      </w:r>
    </w:p>
    <w:p w14:paraId="6EC1095F" w14:textId="77777777" w:rsidR="00A95C8B" w:rsidRPr="00A95C8B" w:rsidRDefault="00A95C8B" w:rsidP="00A95C8B">
      <w:pPr>
        <w:pStyle w:val="Bibliography"/>
      </w:pPr>
      <w:r w:rsidRPr="00A95C8B">
        <w:t xml:space="preserve">Dobson, A. (2004). Population Dynamics of Pathogens with Multiple Host Species. </w:t>
      </w:r>
      <w:r w:rsidRPr="00A95C8B">
        <w:rPr>
          <w:i/>
          <w:iCs/>
        </w:rPr>
        <w:t>The American Naturalist</w:t>
      </w:r>
      <w:r w:rsidRPr="00A95C8B">
        <w:t xml:space="preserve">, </w:t>
      </w:r>
      <w:r w:rsidRPr="00A95C8B">
        <w:rPr>
          <w:i/>
          <w:iCs/>
        </w:rPr>
        <w:t>164</w:t>
      </w:r>
      <w:r w:rsidRPr="00A95C8B">
        <w:t>(S5), S64–S78. https://doi.org/10.1086/424681</w:t>
      </w:r>
    </w:p>
    <w:p w14:paraId="7E916B4F" w14:textId="77777777" w:rsidR="00A95C8B" w:rsidRPr="00A95C8B" w:rsidRDefault="00A95C8B" w:rsidP="00A95C8B">
      <w:pPr>
        <w:pStyle w:val="Bibliography"/>
      </w:pPr>
      <w:r w:rsidRPr="00A95C8B">
        <w:t xml:space="preserve">Downs, C. J., Schoenle, L. A., Han, B. A., Harrison, J. F., &amp; Martin, L. B. (2019). Scaling of Host Competence. </w:t>
      </w:r>
      <w:r w:rsidRPr="00A95C8B">
        <w:rPr>
          <w:i/>
          <w:iCs/>
        </w:rPr>
        <w:t>Trends in Parasitology</w:t>
      </w:r>
      <w:r w:rsidRPr="00A95C8B">
        <w:t xml:space="preserve">, </w:t>
      </w:r>
      <w:r w:rsidRPr="00A95C8B">
        <w:rPr>
          <w:i/>
          <w:iCs/>
        </w:rPr>
        <w:t>35</w:t>
      </w:r>
      <w:r w:rsidRPr="00A95C8B">
        <w:t>(3), 182–192. https://doi.org/10.1016/j.pt.2018.12.002</w:t>
      </w:r>
    </w:p>
    <w:p w14:paraId="2BCEA1D3" w14:textId="77777777" w:rsidR="00A95C8B" w:rsidRPr="00A95C8B" w:rsidRDefault="00A95C8B" w:rsidP="00A95C8B">
      <w:pPr>
        <w:pStyle w:val="Bibliography"/>
      </w:pPr>
      <w:r w:rsidRPr="00A95C8B">
        <w:t xml:space="preserve">Eisenberg, M. C., Robertson, S. L., &amp; Tien, J. H. (2013). Identifiability and estimation of multiple transmission pathways in cholera and waterborne disease. </w:t>
      </w:r>
      <w:r w:rsidRPr="00A95C8B">
        <w:rPr>
          <w:i/>
          <w:iCs/>
        </w:rPr>
        <w:t>Journal of Theoretical Biology</w:t>
      </w:r>
      <w:r w:rsidRPr="00A95C8B">
        <w:t xml:space="preserve">, </w:t>
      </w:r>
      <w:r w:rsidRPr="00A95C8B">
        <w:rPr>
          <w:i/>
          <w:iCs/>
        </w:rPr>
        <w:t>324</w:t>
      </w:r>
      <w:r w:rsidRPr="00A95C8B">
        <w:t>, 84–102. https://doi.org/10.1016/j.jtbi.2012.12.021</w:t>
      </w:r>
    </w:p>
    <w:p w14:paraId="3122D353" w14:textId="77777777" w:rsidR="00A95C8B" w:rsidRPr="00A95C8B" w:rsidRDefault="00A95C8B" w:rsidP="00A95C8B">
      <w:pPr>
        <w:pStyle w:val="Bibliography"/>
      </w:pPr>
      <w:r w:rsidRPr="00A95C8B">
        <w:t xml:space="preserve">Fenton, A., Fairbairn, J. P., Norman, R., &amp; Hudson, P. J. (2002). Parasite transmission: Reconciling theory and reality. </w:t>
      </w:r>
      <w:r w:rsidRPr="00A95C8B">
        <w:rPr>
          <w:i/>
          <w:iCs/>
        </w:rPr>
        <w:t>Journal of Animal Ecology</w:t>
      </w:r>
      <w:r w:rsidRPr="00A95C8B">
        <w:t xml:space="preserve">, </w:t>
      </w:r>
      <w:r w:rsidRPr="00A95C8B">
        <w:rPr>
          <w:i/>
          <w:iCs/>
        </w:rPr>
        <w:t>71</w:t>
      </w:r>
      <w:r w:rsidRPr="00A95C8B">
        <w:t>(5), 893–905. https://doi.org/10.1046/j.1365-2656.2002.00656.x</w:t>
      </w:r>
    </w:p>
    <w:p w14:paraId="2011EF6C" w14:textId="77777777" w:rsidR="00A95C8B" w:rsidRPr="00A95C8B" w:rsidRDefault="00A95C8B" w:rsidP="00A95C8B">
      <w:pPr>
        <w:pStyle w:val="Bibliography"/>
      </w:pPr>
      <w:r w:rsidRPr="00A95C8B">
        <w:lastRenderedPageBreak/>
        <w:t>Fountain</w:t>
      </w:r>
      <w:r w:rsidRPr="00A95C8B">
        <w:rPr>
          <w:rFonts w:ascii="Cambria Math" w:hAnsi="Cambria Math" w:cs="Cambria Math"/>
        </w:rPr>
        <w:t>‐</w:t>
      </w:r>
      <w:r w:rsidRPr="00A95C8B">
        <w:t>Jones, N. M., Pearse, W. D., Escobar, L. E., Alba</w:t>
      </w:r>
      <w:r w:rsidRPr="00A95C8B">
        <w:rPr>
          <w:rFonts w:ascii="Cambria Math" w:hAnsi="Cambria Math" w:cs="Cambria Math"/>
        </w:rPr>
        <w:t>‐</w:t>
      </w:r>
      <w:r w:rsidRPr="00A95C8B">
        <w:t>Casals, A., Carver, S., Davies, T. J., Kraberger, S., Papeş, M., Vandegrift, K., Worsley</w:t>
      </w:r>
      <w:r w:rsidRPr="00A95C8B">
        <w:rPr>
          <w:rFonts w:ascii="Cambria Math" w:hAnsi="Cambria Math" w:cs="Cambria Math"/>
        </w:rPr>
        <w:t>‐</w:t>
      </w:r>
      <w:r w:rsidRPr="00A95C8B">
        <w:t>Tonks, K., &amp; Craft, M. E. (2018). Towards an eco</w:t>
      </w:r>
      <w:r w:rsidRPr="00A95C8B">
        <w:rPr>
          <w:rFonts w:ascii="Cambria Math" w:hAnsi="Cambria Math" w:cs="Cambria Math"/>
        </w:rPr>
        <w:t>‐</w:t>
      </w:r>
      <w:r w:rsidRPr="00A95C8B">
        <w:t xml:space="preserve">phylogenetic framework for infectious disease ecology. </w:t>
      </w:r>
      <w:r w:rsidRPr="00A95C8B">
        <w:rPr>
          <w:i/>
          <w:iCs/>
        </w:rPr>
        <w:t>Biological Reviews</w:t>
      </w:r>
      <w:r w:rsidRPr="00A95C8B">
        <w:t xml:space="preserve">, </w:t>
      </w:r>
      <w:r w:rsidRPr="00A95C8B">
        <w:rPr>
          <w:i/>
          <w:iCs/>
        </w:rPr>
        <w:t>93</w:t>
      </w:r>
      <w:r w:rsidRPr="00A95C8B">
        <w:t>(2), 950–970. https://doi.org/10.1111/brv.12380</w:t>
      </w:r>
    </w:p>
    <w:p w14:paraId="6B1AB4A9" w14:textId="77777777" w:rsidR="00A95C8B" w:rsidRPr="00A95C8B" w:rsidRDefault="00A95C8B" w:rsidP="00A95C8B">
      <w:pPr>
        <w:pStyle w:val="Bibliography"/>
      </w:pPr>
      <w:r w:rsidRPr="00A95C8B">
        <w:t xml:space="preserve">Gehman, A.-L. M., Hall, R. J., &amp; Byers, J. E. (2018). Host and parasite thermal ecology jointly determine the effect of climate warming on epidemic dynamics. </w:t>
      </w:r>
      <w:r w:rsidRPr="00A95C8B">
        <w:rPr>
          <w:i/>
          <w:iCs/>
        </w:rPr>
        <w:t>Proceedings of the National Academy of Sciences</w:t>
      </w:r>
      <w:r w:rsidRPr="00A95C8B">
        <w:t xml:space="preserve">, </w:t>
      </w:r>
      <w:r w:rsidRPr="00A95C8B">
        <w:rPr>
          <w:i/>
          <w:iCs/>
        </w:rPr>
        <w:t>115</w:t>
      </w:r>
      <w:r w:rsidRPr="00A95C8B">
        <w:t>(4), 744–749. https://doi.org/10.1073/pnas.1705067115</w:t>
      </w:r>
    </w:p>
    <w:p w14:paraId="7A919A99" w14:textId="77777777" w:rsidR="00A95C8B" w:rsidRPr="00A95C8B" w:rsidRDefault="00A95C8B" w:rsidP="00A95C8B">
      <w:pPr>
        <w:pStyle w:val="Bibliography"/>
      </w:pPr>
      <w:r w:rsidRPr="00A95C8B">
        <w:t xml:space="preserve">Gray, M. J., Miller, D. L., &amp; Hoverman, J. T. (2009). Ecology and pathology of amphibian ranaviruses. </w:t>
      </w:r>
      <w:r w:rsidRPr="00A95C8B">
        <w:rPr>
          <w:i/>
          <w:iCs/>
        </w:rPr>
        <w:t>Diseases of Aquatic Organisms</w:t>
      </w:r>
      <w:r w:rsidRPr="00A95C8B">
        <w:t xml:space="preserve">, </w:t>
      </w:r>
      <w:r w:rsidRPr="00A95C8B">
        <w:rPr>
          <w:i/>
          <w:iCs/>
        </w:rPr>
        <w:t>87</w:t>
      </w:r>
      <w:r w:rsidRPr="00A95C8B">
        <w:t>(3), 243–266. https://doi.org/10.3354/dao02138</w:t>
      </w:r>
    </w:p>
    <w:p w14:paraId="3EE4CC4E" w14:textId="77777777" w:rsidR="00A95C8B" w:rsidRPr="00A95C8B" w:rsidRDefault="00A95C8B" w:rsidP="00A95C8B">
      <w:pPr>
        <w:pStyle w:val="Bibliography"/>
      </w:pPr>
      <w:r w:rsidRPr="00A95C8B">
        <w:t xml:space="preserve">Green, D. E., Converse, K. A., &amp; Schrader, A. K. (2002). Epizootiology of Sixty-Four Amphibian Morbidity and Mortality Events in the USA, 1996-2001. </w:t>
      </w:r>
      <w:r w:rsidRPr="00A95C8B">
        <w:rPr>
          <w:i/>
          <w:iCs/>
        </w:rPr>
        <w:t>Annals of the New York Academy of Sciences</w:t>
      </w:r>
      <w:r w:rsidRPr="00A95C8B">
        <w:t xml:space="preserve">, </w:t>
      </w:r>
      <w:r w:rsidRPr="00A95C8B">
        <w:rPr>
          <w:i/>
          <w:iCs/>
        </w:rPr>
        <w:t>969</w:t>
      </w:r>
      <w:r w:rsidRPr="00A95C8B">
        <w:t>(1), 323–339. https://doi.org/10.1111/j.1749-6632.2002.tb04400.x</w:t>
      </w:r>
    </w:p>
    <w:p w14:paraId="6A7E9564" w14:textId="77777777" w:rsidR="00A95C8B" w:rsidRPr="00A95C8B" w:rsidRDefault="00A95C8B" w:rsidP="00A95C8B">
      <w:pPr>
        <w:pStyle w:val="Bibliography"/>
      </w:pPr>
      <w:r w:rsidRPr="00A95C8B">
        <w:t xml:space="preserve">Hall, E. M., Goldberg, C. S., Brunner, J. L., &amp; Crespi, E. J. (2018). Seasonal dynamics and potential drivers of ranavirus epidemics in wood frog populations. </w:t>
      </w:r>
      <w:r w:rsidRPr="00A95C8B">
        <w:rPr>
          <w:i/>
          <w:iCs/>
        </w:rPr>
        <w:t>Oecologia</w:t>
      </w:r>
      <w:r w:rsidRPr="00A95C8B">
        <w:t xml:space="preserve">, </w:t>
      </w:r>
      <w:r w:rsidRPr="00A95C8B">
        <w:rPr>
          <w:i/>
          <w:iCs/>
        </w:rPr>
        <w:t>188</w:t>
      </w:r>
      <w:r w:rsidRPr="00A95C8B">
        <w:t>(4), 1253–1262. https://doi.org/10.1007/s00442-018-4274-4</w:t>
      </w:r>
    </w:p>
    <w:p w14:paraId="1535FAFE" w14:textId="77777777" w:rsidR="00A95C8B" w:rsidRPr="00A95C8B" w:rsidRDefault="00A95C8B" w:rsidP="00A95C8B">
      <w:pPr>
        <w:pStyle w:val="Bibliography"/>
      </w:pPr>
      <w:r w:rsidRPr="00A95C8B">
        <w:t xml:space="preserve">Holt, R. D., Dobson, A. P., Begon, M., Bowers, R. G., &amp; Schauber, E. M. (2003). Parasite establishment in host communities. </w:t>
      </w:r>
      <w:r w:rsidRPr="00A95C8B">
        <w:rPr>
          <w:i/>
          <w:iCs/>
        </w:rPr>
        <w:t>Ecology Letters</w:t>
      </w:r>
      <w:r w:rsidRPr="00A95C8B">
        <w:t xml:space="preserve">, </w:t>
      </w:r>
      <w:r w:rsidRPr="00A95C8B">
        <w:rPr>
          <w:i/>
          <w:iCs/>
        </w:rPr>
        <w:t>6</w:t>
      </w:r>
      <w:r w:rsidRPr="00A95C8B">
        <w:t>(9), 837–842. https://doi.org/10.1046/j.1461-0248.2003.00501.x</w:t>
      </w:r>
    </w:p>
    <w:p w14:paraId="52EA97B2" w14:textId="77777777" w:rsidR="00A95C8B" w:rsidRPr="00A95C8B" w:rsidRDefault="00A95C8B" w:rsidP="00A95C8B">
      <w:pPr>
        <w:pStyle w:val="Bibliography"/>
      </w:pPr>
      <w:r w:rsidRPr="00A95C8B">
        <w:t>Hopkins, S. R., Fleming</w:t>
      </w:r>
      <w:r w:rsidRPr="00A95C8B">
        <w:rPr>
          <w:rFonts w:ascii="Cambria Math" w:hAnsi="Cambria Math" w:cs="Cambria Math"/>
        </w:rPr>
        <w:t>‐</w:t>
      </w:r>
      <w:r w:rsidRPr="00A95C8B">
        <w:t xml:space="preserve">Davies, A. E., Belden, L. K., Wojdak, J. M., &amp; Golding, N. (2020). Systematic review of modelling assumptions and empirical evidence: Does parasite transmission increase nonlinearly with host density? </w:t>
      </w:r>
      <w:r w:rsidRPr="00A95C8B">
        <w:rPr>
          <w:i/>
          <w:iCs/>
        </w:rPr>
        <w:t>Methods in Ecology and Evolution</w:t>
      </w:r>
      <w:r w:rsidRPr="00A95C8B">
        <w:t xml:space="preserve">, </w:t>
      </w:r>
      <w:r w:rsidRPr="00A95C8B">
        <w:rPr>
          <w:i/>
          <w:iCs/>
        </w:rPr>
        <w:t>11</w:t>
      </w:r>
      <w:r w:rsidRPr="00A95C8B">
        <w:t>(4), 476–486. https://doi.org/10.1111/2041-210X.13361</w:t>
      </w:r>
    </w:p>
    <w:p w14:paraId="0CCA7510" w14:textId="77777777" w:rsidR="00A95C8B" w:rsidRPr="00A95C8B" w:rsidRDefault="00A95C8B" w:rsidP="00A95C8B">
      <w:pPr>
        <w:pStyle w:val="Bibliography"/>
      </w:pPr>
      <w:r w:rsidRPr="00A95C8B">
        <w:t xml:space="preserve">Isidoro-Ayza, M., Lorch, J. M., Grear, D. A., Winzeler, M., Calhoun, D. L., &amp; Barichivich, W. J. (2017). Pathogenic lineage of Perkinsea associated with mass mortality of frogs across </w:t>
      </w:r>
      <w:r w:rsidRPr="00A95C8B">
        <w:lastRenderedPageBreak/>
        <w:t xml:space="preserve">the United States. </w:t>
      </w:r>
      <w:r w:rsidRPr="00A95C8B">
        <w:rPr>
          <w:i/>
          <w:iCs/>
        </w:rPr>
        <w:t>Scientific Reports</w:t>
      </w:r>
      <w:r w:rsidRPr="00A95C8B">
        <w:t xml:space="preserve">, </w:t>
      </w:r>
      <w:r w:rsidRPr="00A95C8B">
        <w:rPr>
          <w:i/>
          <w:iCs/>
        </w:rPr>
        <w:t>7</w:t>
      </w:r>
      <w:r w:rsidRPr="00A95C8B">
        <w:t>(1), 10288. https://doi.org/10.1038/s41598-017-10456-1</w:t>
      </w:r>
    </w:p>
    <w:p w14:paraId="4DF9A1C8" w14:textId="77777777" w:rsidR="00A95C8B" w:rsidRPr="00A95C8B" w:rsidRDefault="00A95C8B" w:rsidP="00A95C8B">
      <w:pPr>
        <w:pStyle w:val="Bibliography"/>
      </w:pPr>
      <w:r w:rsidRPr="00A95C8B">
        <w:t xml:space="preserve">Johnson, A. F., &amp; Brunner, J. L. (2014). Persistence of an amphibian ranavirus in aquatic communities. </w:t>
      </w:r>
      <w:r w:rsidRPr="00A95C8B">
        <w:rPr>
          <w:i/>
          <w:iCs/>
        </w:rPr>
        <w:t>Diseases of Aquatic Organisms</w:t>
      </w:r>
      <w:r w:rsidRPr="00A95C8B">
        <w:t xml:space="preserve">, </w:t>
      </w:r>
      <w:r w:rsidRPr="00A95C8B">
        <w:rPr>
          <w:i/>
          <w:iCs/>
        </w:rPr>
        <w:t>111</w:t>
      </w:r>
      <w:r w:rsidRPr="00A95C8B">
        <w:t>(2), 129–138. https://doi.org/10.3354/dao02774</w:t>
      </w:r>
    </w:p>
    <w:p w14:paraId="7CC04D9E" w14:textId="77777777" w:rsidR="00A95C8B" w:rsidRPr="00A95C8B" w:rsidRDefault="00A95C8B" w:rsidP="00A95C8B">
      <w:pPr>
        <w:pStyle w:val="Bibliography"/>
      </w:pPr>
      <w:r w:rsidRPr="00A95C8B">
        <w:t xml:space="preserve">Johnson, P. T. J., Ostfeld, R. S., &amp; Keesing, F. (2015). Frontiers in research on biodiversity and disease. </w:t>
      </w:r>
      <w:r w:rsidRPr="00A95C8B">
        <w:rPr>
          <w:i/>
          <w:iCs/>
        </w:rPr>
        <w:t>Ecology Letters</w:t>
      </w:r>
      <w:r w:rsidRPr="00A95C8B">
        <w:t>. https://doi.org/10.1111/ele.12479</w:t>
      </w:r>
    </w:p>
    <w:p w14:paraId="786EB00A" w14:textId="77777777" w:rsidR="00A95C8B" w:rsidRPr="00A95C8B" w:rsidRDefault="00A95C8B" w:rsidP="00A95C8B">
      <w:pPr>
        <w:pStyle w:val="Bibliography"/>
      </w:pPr>
      <w:r w:rsidRPr="00A95C8B">
        <w:t xml:space="preserve">Johnson, P. T. J., Preston, D. L., Hoverman, J. T., &amp; Richgels, K. L. D. (2013). Biodiversity decreases disease through predictable changes in host community competence. </w:t>
      </w:r>
      <w:r w:rsidRPr="00A95C8B">
        <w:rPr>
          <w:i/>
          <w:iCs/>
        </w:rPr>
        <w:t>Nature</w:t>
      </w:r>
      <w:r w:rsidRPr="00A95C8B">
        <w:t>. https://doi.org/10.1038/nature11883</w:t>
      </w:r>
    </w:p>
    <w:p w14:paraId="49646366" w14:textId="77777777" w:rsidR="00A95C8B" w:rsidRPr="00A95C8B" w:rsidRDefault="00A95C8B" w:rsidP="00A95C8B">
      <w:pPr>
        <w:pStyle w:val="Bibliography"/>
      </w:pPr>
      <w:r w:rsidRPr="00A95C8B">
        <w:t xml:space="preserve">Lesbarrères, D., Balseiro, A., Brunner, J., Chinchar, V. G., Duffus, A., Kerby, J., Miller, D. L., Robert, J., Schock, D. M., Waltzek, T., &amp; Gray, M. J. (2012). Ranavirus: Past, present and future. </w:t>
      </w:r>
      <w:r w:rsidRPr="00A95C8B">
        <w:rPr>
          <w:i/>
          <w:iCs/>
        </w:rPr>
        <w:t>Biology Letters</w:t>
      </w:r>
      <w:r w:rsidRPr="00A95C8B">
        <w:t xml:space="preserve">, </w:t>
      </w:r>
      <w:r w:rsidRPr="00A95C8B">
        <w:rPr>
          <w:i/>
          <w:iCs/>
        </w:rPr>
        <w:t>8</w:t>
      </w:r>
      <w:r w:rsidRPr="00A95C8B">
        <w:t>(4), 481–483. https://doi.org/10.1098/rsbl.2011.0951</w:t>
      </w:r>
    </w:p>
    <w:p w14:paraId="2B460BF5" w14:textId="77777777" w:rsidR="00A95C8B" w:rsidRPr="00A95C8B" w:rsidRDefault="00A95C8B" w:rsidP="00A95C8B">
      <w:pPr>
        <w:pStyle w:val="Bibliography"/>
      </w:pPr>
      <w:r w:rsidRPr="00A95C8B">
        <w:t xml:space="preserve">Love, C., Winzeler, M., Beasley, R., Scott, D., Nunziata, S., &amp; Lance, S. (2016). Patterns of amphibian infection prevalence across wetlands on the Savannah River Site, South Carolina, USA. </w:t>
      </w:r>
      <w:r w:rsidRPr="00A95C8B">
        <w:rPr>
          <w:i/>
          <w:iCs/>
        </w:rPr>
        <w:t>Diseases of Aquatic Organisms</w:t>
      </w:r>
      <w:r w:rsidRPr="00A95C8B">
        <w:t xml:space="preserve">, </w:t>
      </w:r>
      <w:r w:rsidRPr="00A95C8B">
        <w:rPr>
          <w:i/>
          <w:iCs/>
        </w:rPr>
        <w:t>121</w:t>
      </w:r>
      <w:r w:rsidRPr="00A95C8B">
        <w:t>(1), 1–14. https://doi.org/10.3354/dao03039</w:t>
      </w:r>
    </w:p>
    <w:p w14:paraId="39458FEB" w14:textId="77777777" w:rsidR="00A95C8B" w:rsidRPr="00A95C8B" w:rsidRDefault="00A95C8B" w:rsidP="00A95C8B">
      <w:pPr>
        <w:pStyle w:val="Bibliography"/>
      </w:pPr>
      <w:r w:rsidRPr="00A95C8B">
        <w:t xml:space="preserve">Majewska, A. A., Sims, S., Schneider, A., Altizer, S., &amp; Hall, R. J. (2019). Multiple transmission routes sustain high prevalence of a virulent parasite in a butterfly host. </w:t>
      </w:r>
      <w:r w:rsidRPr="00A95C8B">
        <w:rPr>
          <w:i/>
          <w:iCs/>
        </w:rPr>
        <w:t>Proceedings of the Royal Society B: Biological Sciences</w:t>
      </w:r>
      <w:r w:rsidRPr="00A95C8B">
        <w:t xml:space="preserve">, </w:t>
      </w:r>
      <w:r w:rsidRPr="00A95C8B">
        <w:rPr>
          <w:i/>
          <w:iCs/>
        </w:rPr>
        <w:t>286</w:t>
      </w:r>
      <w:r w:rsidRPr="00A95C8B">
        <w:t>(1910), 20191630. https://doi.org/10.1098/rspb.2019.1630</w:t>
      </w:r>
    </w:p>
    <w:p w14:paraId="3CAF0303" w14:textId="77777777" w:rsidR="00A95C8B" w:rsidRPr="00A95C8B" w:rsidRDefault="00A95C8B" w:rsidP="00A95C8B">
      <w:pPr>
        <w:pStyle w:val="Bibliography"/>
      </w:pPr>
      <w:r w:rsidRPr="00A95C8B">
        <w:t xml:space="preserve">Maniero, G. D., Morales, H., Gantress, J., &amp; Robert, J. (2006). Generation of a long-lasting, protective, and neutralizing antibody response to the ranavirus FV3 by the frog Xenopus. </w:t>
      </w:r>
      <w:r w:rsidRPr="00A95C8B">
        <w:rPr>
          <w:i/>
          <w:iCs/>
        </w:rPr>
        <w:t>Developmental &amp; Comparative Immunology</w:t>
      </w:r>
      <w:r w:rsidRPr="00A95C8B">
        <w:t xml:space="preserve">, </w:t>
      </w:r>
      <w:r w:rsidRPr="00A95C8B">
        <w:rPr>
          <w:i/>
          <w:iCs/>
        </w:rPr>
        <w:t>30</w:t>
      </w:r>
      <w:r w:rsidRPr="00A95C8B">
        <w:t>(7), 649–657. https://doi.org/10.1016/j.dci.2005.09.007</w:t>
      </w:r>
    </w:p>
    <w:p w14:paraId="21135F5C" w14:textId="77777777" w:rsidR="00A95C8B" w:rsidRPr="00A95C8B" w:rsidRDefault="00A95C8B" w:rsidP="00A95C8B">
      <w:pPr>
        <w:pStyle w:val="Bibliography"/>
      </w:pPr>
      <w:r w:rsidRPr="00A95C8B">
        <w:lastRenderedPageBreak/>
        <w:t xml:space="preserve">Martin, L. B., Burgan, S. C., Adelman, J. S., &amp; Gervasi, S. S. (2016). Host Competence: An Organismal Trait to Integrate Immunology and Epidemiology. </w:t>
      </w:r>
      <w:r w:rsidRPr="00A95C8B">
        <w:rPr>
          <w:i/>
          <w:iCs/>
        </w:rPr>
        <w:t>Integrative and Comparative Biology</w:t>
      </w:r>
      <w:r w:rsidRPr="00A95C8B">
        <w:t xml:space="preserve">, </w:t>
      </w:r>
      <w:r w:rsidRPr="00A95C8B">
        <w:rPr>
          <w:i/>
          <w:iCs/>
        </w:rPr>
        <w:t>56</w:t>
      </w:r>
      <w:r w:rsidRPr="00A95C8B">
        <w:t>(6), 1225–1237. https://doi.org/10.1093/icb/icw064</w:t>
      </w:r>
    </w:p>
    <w:p w14:paraId="7F3E1B05" w14:textId="77777777" w:rsidR="00A95C8B" w:rsidRPr="00A95C8B" w:rsidRDefault="00A95C8B" w:rsidP="00A95C8B">
      <w:pPr>
        <w:pStyle w:val="Bibliography"/>
      </w:pPr>
      <w:r w:rsidRPr="00A95C8B">
        <w:t xml:space="preserve">Merrill, T. E. S., &amp; Johnson, P. T. J. (2020). Towards a mechanistic understanding of competence: A missing link in diversity-disease research. </w:t>
      </w:r>
      <w:r w:rsidRPr="00A95C8B">
        <w:rPr>
          <w:i/>
          <w:iCs/>
        </w:rPr>
        <w:t>Review</w:t>
      </w:r>
      <w:r w:rsidRPr="00A95C8B">
        <w:t>.</w:t>
      </w:r>
    </w:p>
    <w:p w14:paraId="0C9F7D6A" w14:textId="77777777" w:rsidR="00A95C8B" w:rsidRPr="00A95C8B" w:rsidRDefault="00A95C8B" w:rsidP="00A95C8B">
      <w:pPr>
        <w:pStyle w:val="Bibliography"/>
      </w:pPr>
      <w:r w:rsidRPr="00A95C8B">
        <w:t xml:space="preserve">Nazir, J., Spengler, M., &amp; Marschang, R. E. (2012). Environmental persistence of amphibian and reptilian ranaviruses. </w:t>
      </w:r>
      <w:r w:rsidRPr="00A95C8B">
        <w:rPr>
          <w:i/>
          <w:iCs/>
        </w:rPr>
        <w:t>Diseases of Aquatic Organisms</w:t>
      </w:r>
      <w:r w:rsidRPr="00A95C8B">
        <w:t xml:space="preserve">, </w:t>
      </w:r>
      <w:r w:rsidRPr="00A95C8B">
        <w:rPr>
          <w:i/>
          <w:iCs/>
        </w:rPr>
        <w:t>98</w:t>
      </w:r>
      <w:r w:rsidRPr="00A95C8B">
        <w:t>(3), 177–184. https://doi.org/10.3354/dao02443</w:t>
      </w:r>
    </w:p>
    <w:p w14:paraId="5D9B02E1" w14:textId="77777777" w:rsidR="00A95C8B" w:rsidRPr="00A95C8B" w:rsidRDefault="00A95C8B" w:rsidP="00A95C8B">
      <w:pPr>
        <w:pStyle w:val="Bibliography"/>
      </w:pPr>
      <w:r w:rsidRPr="00A95C8B">
        <w:t xml:space="preserve">Ostfeld, R. S., Levi, T., Jolles, A. E., Martin, L. B., Hosseini, P. R., &amp; Keesing, F. (2014). Life History and Demographic Drivers of Reservoir Competence for Three Tick-Borne Zoonotic Pathogens. </w:t>
      </w:r>
      <w:r w:rsidRPr="00A95C8B">
        <w:rPr>
          <w:i/>
          <w:iCs/>
        </w:rPr>
        <w:t>PLoS ONE</w:t>
      </w:r>
      <w:r w:rsidRPr="00A95C8B">
        <w:t xml:space="preserve">, </w:t>
      </w:r>
      <w:r w:rsidRPr="00A95C8B">
        <w:rPr>
          <w:i/>
          <w:iCs/>
        </w:rPr>
        <w:t>9</w:t>
      </w:r>
      <w:r w:rsidRPr="00A95C8B">
        <w:t>(9), e107387. https://doi.org/10.1371/journal.pone.0107387</w:t>
      </w:r>
    </w:p>
    <w:p w14:paraId="1ECA547F" w14:textId="77777777" w:rsidR="00A95C8B" w:rsidRPr="00A95C8B" w:rsidRDefault="00A95C8B" w:rsidP="00A95C8B">
      <w:pPr>
        <w:pStyle w:val="Bibliography"/>
      </w:pPr>
      <w:r w:rsidRPr="00A95C8B">
        <w:t xml:space="preserve">Ostfeld, R. S., Myers, S. S., Jolles, A., Holt, R. D., Jones, K. E., Hudson, P., Dobson, A., Harvell, C. D., Keesing, F., Belden, L. K., Bogich, T., Daszak, P., &amp; Mitchell, C. E. (2010). Impacts of biodiversity on the emergence and transmission of infectious diseases. </w:t>
      </w:r>
      <w:r w:rsidRPr="00A95C8B">
        <w:rPr>
          <w:i/>
          <w:iCs/>
        </w:rPr>
        <w:t>Nature (London)</w:t>
      </w:r>
      <w:r w:rsidRPr="00A95C8B">
        <w:t xml:space="preserve">, </w:t>
      </w:r>
      <w:r w:rsidRPr="00A95C8B">
        <w:rPr>
          <w:i/>
          <w:iCs/>
        </w:rPr>
        <w:t>468</w:t>
      </w:r>
      <w:r w:rsidRPr="00A95C8B">
        <w:t>(7324), 647–652. https://doi.org/10.1038/nature09575</w:t>
      </w:r>
    </w:p>
    <w:p w14:paraId="53184F0C" w14:textId="77777777" w:rsidR="00A95C8B" w:rsidRPr="00A95C8B" w:rsidRDefault="00A95C8B" w:rsidP="00A95C8B">
      <w:pPr>
        <w:pStyle w:val="Bibliography"/>
      </w:pPr>
      <w:r w:rsidRPr="00A95C8B">
        <w:t xml:space="preserve">Patterson, J. E. H., &amp; Ruckstuhl, K. E. (2013). Parasite infection and host group size: A meta-analytical review. </w:t>
      </w:r>
      <w:r w:rsidRPr="00A95C8B">
        <w:rPr>
          <w:i/>
          <w:iCs/>
        </w:rPr>
        <w:t>Parasitology</w:t>
      </w:r>
      <w:r w:rsidRPr="00A95C8B">
        <w:t xml:space="preserve">, </w:t>
      </w:r>
      <w:r w:rsidRPr="00A95C8B">
        <w:rPr>
          <w:i/>
          <w:iCs/>
        </w:rPr>
        <w:t>140</w:t>
      </w:r>
      <w:r w:rsidRPr="00A95C8B">
        <w:t>(7), 803–813.</w:t>
      </w:r>
    </w:p>
    <w:p w14:paraId="669D6110" w14:textId="77777777" w:rsidR="00A95C8B" w:rsidRPr="00A95C8B" w:rsidRDefault="00A95C8B" w:rsidP="00A95C8B">
      <w:pPr>
        <w:pStyle w:val="Bibliography"/>
      </w:pPr>
      <w:r w:rsidRPr="00A95C8B">
        <w:t xml:space="preserve">Price, S. J., Garner, T. W. J., Nichols, R. A., Balloux, F., Ayres, C., Mora-Cabello de Alba, A., &amp; Bosch, J. (2014). Collapse of Amphibian Communities Due to an Introduced Ranavirus. </w:t>
      </w:r>
      <w:r w:rsidRPr="00A95C8B">
        <w:rPr>
          <w:i/>
          <w:iCs/>
        </w:rPr>
        <w:t>Current Biology</w:t>
      </w:r>
      <w:r w:rsidRPr="00A95C8B">
        <w:t xml:space="preserve">, </w:t>
      </w:r>
      <w:r w:rsidRPr="00A95C8B">
        <w:rPr>
          <w:i/>
          <w:iCs/>
        </w:rPr>
        <w:t>24</w:t>
      </w:r>
      <w:r w:rsidRPr="00A95C8B">
        <w:t>(21), 2586–2591. https://doi.org/10.1016/j.cub.2014.09.028</w:t>
      </w:r>
    </w:p>
    <w:p w14:paraId="3EA19D9F" w14:textId="77777777" w:rsidR="00A95C8B" w:rsidRPr="00A95C8B" w:rsidRDefault="00A95C8B" w:rsidP="00A95C8B">
      <w:pPr>
        <w:pStyle w:val="Bibliography"/>
      </w:pPr>
      <w:r w:rsidRPr="00A95C8B">
        <w:t xml:space="preserve">Price, S. J., Leung, W. T. M., Owen, C. J., Puschendorf, R., Sergeant, C., Cunningham, A. A., Balloux, F., Garner, T. W. J., &amp; Nichols, R. A. (2019). Effects of historic and projected climate change on the range and impacts of an emerging wildlife disease. </w:t>
      </w:r>
      <w:r w:rsidRPr="00A95C8B">
        <w:rPr>
          <w:i/>
          <w:iCs/>
        </w:rPr>
        <w:t>Global Change Biology</w:t>
      </w:r>
      <w:r w:rsidRPr="00A95C8B">
        <w:t xml:space="preserve">, </w:t>
      </w:r>
      <w:r w:rsidRPr="00A95C8B">
        <w:rPr>
          <w:i/>
          <w:iCs/>
        </w:rPr>
        <w:t>25</w:t>
      </w:r>
      <w:r w:rsidRPr="00A95C8B">
        <w:t>(8), 2648–2660. https://doi.org/10.1111/gcb.14651</w:t>
      </w:r>
    </w:p>
    <w:p w14:paraId="5928AB6F" w14:textId="77777777" w:rsidR="00A95C8B" w:rsidRPr="00A95C8B" w:rsidRDefault="00A95C8B" w:rsidP="00A95C8B">
      <w:pPr>
        <w:pStyle w:val="Bibliography"/>
      </w:pPr>
      <w:r w:rsidRPr="00A95C8B">
        <w:lastRenderedPageBreak/>
        <w:t xml:space="preserve">Puryear, W., Sawatzki, K., Hill, N., Foss, A., Stone, J. J., Doughty, L., Walk, D., Gilbert, K., Murray, M., Cox, E., Patel, P., Mertz, Z., Ellis, S., Taylor, J., Fauquier, D., Smith, A., DiGiovanni, R. A., Van De Guchte, A., Gonzalez-Reiche, A. S., … Runstadler, J. (2022). </w:t>
      </w:r>
      <w:r w:rsidRPr="00A95C8B">
        <w:rPr>
          <w:i/>
          <w:iCs/>
        </w:rPr>
        <w:t>Outbreak of Highly Pathogenic Avian Influenza H5N1 in New England Seals</w:t>
      </w:r>
      <w:r w:rsidRPr="00A95C8B">
        <w:t xml:space="preserve"> [Preprint]. Molecular Biology. https://doi.org/10.1101/2022.07.29.501155</w:t>
      </w:r>
    </w:p>
    <w:p w14:paraId="0845B6E4" w14:textId="77777777" w:rsidR="00A95C8B" w:rsidRPr="00A95C8B" w:rsidRDefault="00A95C8B" w:rsidP="00A95C8B">
      <w:pPr>
        <w:pStyle w:val="Bibliography"/>
      </w:pPr>
      <w:r w:rsidRPr="00A95C8B">
        <w:t xml:space="preserve">Roche, B., Dobson, A. P., Guégan, J.-F., &amp; Rohani, P. (2012). Linking community and disease ecology: The impact of biodiversity on pathogen transmission. </w:t>
      </w:r>
      <w:r w:rsidRPr="00A95C8B">
        <w:rPr>
          <w:i/>
          <w:iCs/>
        </w:rPr>
        <w:t>Philosophical Transactions of the Royal Society B: Biological Sciences</w:t>
      </w:r>
      <w:r w:rsidRPr="00A95C8B">
        <w:t xml:space="preserve">, </w:t>
      </w:r>
      <w:r w:rsidRPr="00A95C8B">
        <w:rPr>
          <w:i/>
          <w:iCs/>
        </w:rPr>
        <w:t>367</w:t>
      </w:r>
      <w:r w:rsidRPr="00A95C8B">
        <w:t>(1604), 2807–2813. https://doi.org/10.1098/rstb.2011.0364</w:t>
      </w:r>
    </w:p>
    <w:p w14:paraId="7585FC13" w14:textId="77777777" w:rsidR="00A95C8B" w:rsidRPr="00A95C8B" w:rsidRDefault="00A95C8B" w:rsidP="00A95C8B">
      <w:pPr>
        <w:pStyle w:val="Bibliography"/>
      </w:pPr>
      <w:r w:rsidRPr="00A95C8B">
        <w:t xml:space="preserve">Rohani, P., Breban, R., Stallknecht, D. E., &amp; Drake, J. M. (2009). Environmental transmission of low pathogenicity avian influenza viruses and its implications for pathogen invasion. </w:t>
      </w:r>
      <w:r w:rsidRPr="00A95C8B">
        <w:rPr>
          <w:i/>
          <w:iCs/>
        </w:rPr>
        <w:t>Proceedings of the National Academy of Sciences of the United States of America</w:t>
      </w:r>
      <w:r w:rsidRPr="00A95C8B">
        <w:t>. https://doi.org/10.1073/pnas.0809026106</w:t>
      </w:r>
    </w:p>
    <w:p w14:paraId="30246E66" w14:textId="77777777" w:rsidR="00A95C8B" w:rsidRPr="00A95C8B" w:rsidRDefault="00A95C8B" w:rsidP="00A95C8B">
      <w:pPr>
        <w:pStyle w:val="Bibliography"/>
      </w:pPr>
      <w:r w:rsidRPr="00A95C8B">
        <w:t xml:space="preserve">Rohr, J. R., Civitello, D. J., Halliday, F. W., Hudson, P. J., Lafferty, K. D., Wood, C. L., &amp; Mordecai, E. A. (2019). Towards common ground in the biodiversity–disease debate. </w:t>
      </w:r>
      <w:r w:rsidRPr="00A95C8B">
        <w:rPr>
          <w:i/>
          <w:iCs/>
        </w:rPr>
        <w:t>Nature Ecology &amp; Evolution</w:t>
      </w:r>
      <w:r w:rsidRPr="00A95C8B">
        <w:t xml:space="preserve">, </w:t>
      </w:r>
      <w:r w:rsidRPr="00A95C8B">
        <w:rPr>
          <w:i/>
          <w:iCs/>
        </w:rPr>
        <w:t>4</w:t>
      </w:r>
      <w:r w:rsidRPr="00A95C8B">
        <w:t>(1), 24–33. https://doi.org/10.1038/s41559-019-1060-6</w:t>
      </w:r>
    </w:p>
    <w:p w14:paraId="00ABFE86" w14:textId="77777777" w:rsidR="00A95C8B" w:rsidRPr="00A95C8B" w:rsidRDefault="00A95C8B" w:rsidP="00A95C8B">
      <w:pPr>
        <w:pStyle w:val="Bibliography"/>
      </w:pPr>
      <w:r w:rsidRPr="00A95C8B">
        <w:t xml:space="preserve">Rudolf, V. H. W. (2019). The role of seasonal timing and phenological shifts for species coexistence. </w:t>
      </w:r>
      <w:r w:rsidRPr="00A95C8B">
        <w:rPr>
          <w:i/>
          <w:iCs/>
        </w:rPr>
        <w:t>Ecology Letters</w:t>
      </w:r>
      <w:r w:rsidRPr="00A95C8B">
        <w:t>, ele.13277. https://doi.org/10.1111/ele.13277</w:t>
      </w:r>
    </w:p>
    <w:p w14:paraId="61500862" w14:textId="77777777" w:rsidR="00A95C8B" w:rsidRPr="00A95C8B" w:rsidRDefault="00A95C8B" w:rsidP="00A95C8B">
      <w:pPr>
        <w:pStyle w:val="Bibliography"/>
      </w:pPr>
      <w:r w:rsidRPr="00A95C8B">
        <w:t xml:space="preserve">Sage, M. J. L., Towey, B. D., Brunner, J. L., &amp; Hawley, D. (2019). Do scavengers prevent or promote disease transmission? The effect of invertebrate scavenging on Ranavirus transmission. </w:t>
      </w:r>
      <w:r w:rsidRPr="00A95C8B">
        <w:rPr>
          <w:i/>
          <w:iCs/>
        </w:rPr>
        <w:t>Functional Ecology</w:t>
      </w:r>
      <w:r w:rsidRPr="00A95C8B">
        <w:t xml:space="preserve">, </w:t>
      </w:r>
      <w:r w:rsidRPr="00A95C8B">
        <w:rPr>
          <w:i/>
          <w:iCs/>
        </w:rPr>
        <w:t>33</w:t>
      </w:r>
      <w:r w:rsidRPr="00A95C8B">
        <w:t>(7), 1342–1350. https://doi.org/10.1111/1365-2435.13335</w:t>
      </w:r>
    </w:p>
    <w:p w14:paraId="565E9029" w14:textId="77777777" w:rsidR="00A95C8B" w:rsidRPr="00A95C8B" w:rsidRDefault="00A95C8B" w:rsidP="00A95C8B">
      <w:pPr>
        <w:pStyle w:val="Bibliography"/>
      </w:pPr>
      <w:r w:rsidRPr="00A95C8B">
        <w:t xml:space="preserve">Savage, V. M., Gillooly, J. F., Brown, J. H., West, G. B., &amp; Charnov, E. L. (2004). Effects of Body Size and Temperature on Population Growth. </w:t>
      </w:r>
      <w:r w:rsidRPr="00A95C8B">
        <w:rPr>
          <w:i/>
          <w:iCs/>
        </w:rPr>
        <w:t>The American Naturalist</w:t>
      </w:r>
      <w:r w:rsidRPr="00A95C8B">
        <w:t xml:space="preserve">, </w:t>
      </w:r>
      <w:r w:rsidRPr="00A95C8B">
        <w:rPr>
          <w:i/>
          <w:iCs/>
        </w:rPr>
        <w:t>163</w:t>
      </w:r>
      <w:r w:rsidRPr="00A95C8B">
        <w:t>(3), 429–441. https://doi.org/10.1086/381872</w:t>
      </w:r>
    </w:p>
    <w:p w14:paraId="04CD642B" w14:textId="77777777" w:rsidR="00A95C8B" w:rsidRPr="00A95C8B" w:rsidRDefault="00A95C8B" w:rsidP="00A95C8B">
      <w:pPr>
        <w:pStyle w:val="Bibliography"/>
      </w:pPr>
      <w:r w:rsidRPr="00A95C8B">
        <w:lastRenderedPageBreak/>
        <w:t xml:space="preserve">Scheele, B. C., Pasmans, F., Skerratt, L. F., Berger, L., Martel, A., Beukema, W., Acevedo, A. A., Burrowes, P. A., Carvalho, T., Catenazzi, A., De la Riva, I., Fisher, M. C., Flechas, S. V., Foster, C. N., Frías-Álvarez, P., Garner, T. W. J., Gratwicke, B., Guayasamin, J. M., Hirschfeld, M., … Canessa, S. (2019). Amphibian fungal panzootic causes catastrophic and ongoing loss of biodiversity. </w:t>
      </w:r>
      <w:r w:rsidRPr="00A95C8B">
        <w:rPr>
          <w:i/>
          <w:iCs/>
        </w:rPr>
        <w:t>Science</w:t>
      </w:r>
      <w:r w:rsidRPr="00A95C8B">
        <w:t xml:space="preserve">, </w:t>
      </w:r>
      <w:r w:rsidRPr="00A95C8B">
        <w:rPr>
          <w:i/>
          <w:iCs/>
        </w:rPr>
        <w:t>363</w:t>
      </w:r>
      <w:r w:rsidRPr="00A95C8B">
        <w:t>(6434), 1459–1463. https://doi.org/10.1126/science.aav0379</w:t>
      </w:r>
    </w:p>
    <w:p w14:paraId="56886EFB" w14:textId="77777777" w:rsidR="00A95C8B" w:rsidRPr="00A95C8B" w:rsidRDefault="00A95C8B" w:rsidP="00A95C8B">
      <w:pPr>
        <w:pStyle w:val="Bibliography"/>
      </w:pPr>
      <w:r w:rsidRPr="00A95C8B">
        <w:t>Shaw, K. E., &amp; Civitello, D. J. (2021). Re</w:t>
      </w:r>
      <w:r w:rsidRPr="00A95C8B">
        <w:rPr>
          <w:rFonts w:ascii="Cambria Math" w:hAnsi="Cambria Math" w:cs="Cambria Math"/>
        </w:rPr>
        <w:t>‐</w:t>
      </w:r>
      <w:r w:rsidRPr="00A95C8B">
        <w:t xml:space="preserve">emphasizing mechanism in the community ecology of disease. </w:t>
      </w:r>
      <w:r w:rsidRPr="00A95C8B">
        <w:rPr>
          <w:i/>
          <w:iCs/>
        </w:rPr>
        <w:t>Functional Ecology</w:t>
      </w:r>
      <w:r w:rsidRPr="00A95C8B">
        <w:t xml:space="preserve">, </w:t>
      </w:r>
      <w:r w:rsidRPr="00A95C8B">
        <w:rPr>
          <w:i/>
          <w:iCs/>
        </w:rPr>
        <w:t>35</w:t>
      </w:r>
      <w:r w:rsidRPr="00A95C8B">
        <w:t>(11), 2376–2386. https://doi.org/10.1111/1365-2435.13892</w:t>
      </w:r>
    </w:p>
    <w:p w14:paraId="4B167736" w14:textId="77777777" w:rsidR="00A95C8B" w:rsidRPr="00A95C8B" w:rsidRDefault="00A95C8B" w:rsidP="00A95C8B">
      <w:pPr>
        <w:pStyle w:val="Bibliography"/>
      </w:pPr>
      <w:r w:rsidRPr="00A95C8B">
        <w:t xml:space="preserve">Sibly, R. M., &amp; Hone, J. (2002). Population growth rate and its determinants: An overview. </w:t>
      </w:r>
      <w:r w:rsidRPr="00A95C8B">
        <w:rPr>
          <w:i/>
          <w:iCs/>
        </w:rPr>
        <w:t>Philosophical Transactions of the Royal Society of London. Series B: Biological Sciences</w:t>
      </w:r>
      <w:r w:rsidRPr="00A95C8B">
        <w:t xml:space="preserve">, </w:t>
      </w:r>
      <w:r w:rsidRPr="00A95C8B">
        <w:rPr>
          <w:i/>
          <w:iCs/>
        </w:rPr>
        <w:t>357</w:t>
      </w:r>
      <w:r w:rsidRPr="00A95C8B">
        <w:t>(1425), 1153–1170. https://doi.org/10.1098/rstb.2002.1117</w:t>
      </w:r>
    </w:p>
    <w:p w14:paraId="37E83F44" w14:textId="77777777" w:rsidR="00A95C8B" w:rsidRPr="00A95C8B" w:rsidRDefault="00A95C8B" w:rsidP="00A95C8B">
      <w:pPr>
        <w:pStyle w:val="Bibliography"/>
      </w:pPr>
      <w:r w:rsidRPr="00A95C8B">
        <w:t xml:space="preserve">Skerratt, L. F., Berger, L., Speare, R., Cashins, S., McDonald, K. R., Phillott, A. D., Hines, H. B., &amp; Kenyon, N. (2007). Spread of Chytridiomycosis Has Caused the Rapid Global Decline and Extinction of Frogs. </w:t>
      </w:r>
      <w:r w:rsidRPr="00A95C8B">
        <w:rPr>
          <w:i/>
          <w:iCs/>
        </w:rPr>
        <w:t>EcoHealth</w:t>
      </w:r>
      <w:r w:rsidRPr="00A95C8B">
        <w:t xml:space="preserve">, </w:t>
      </w:r>
      <w:r w:rsidRPr="00A95C8B">
        <w:rPr>
          <w:i/>
          <w:iCs/>
        </w:rPr>
        <w:t>4</w:t>
      </w:r>
      <w:r w:rsidRPr="00A95C8B">
        <w:t>(2), 125. https://doi.org/10.1007/s10393-007-0093-5</w:t>
      </w:r>
    </w:p>
    <w:p w14:paraId="63CFD5B7" w14:textId="77777777" w:rsidR="00A95C8B" w:rsidRPr="00A95C8B" w:rsidRDefault="00A95C8B" w:rsidP="00A95C8B">
      <w:pPr>
        <w:pStyle w:val="Bibliography"/>
      </w:pPr>
      <w:r w:rsidRPr="00A95C8B">
        <w:t xml:space="preserve">Smilansky, V., Jirků, M., Milner, D. S., Ibáñez, R., Gratwicke, B., Nicholls, A., Lukeš, J., Chambouvet, A., &amp; Richards, T. A. (2021). Expanded host and geographic range of tadpole associations with the Severe Perkinsea Infection group. </w:t>
      </w:r>
      <w:r w:rsidRPr="00A95C8B">
        <w:rPr>
          <w:i/>
          <w:iCs/>
        </w:rPr>
        <w:t>Biology Letters</w:t>
      </w:r>
      <w:r w:rsidRPr="00A95C8B">
        <w:t xml:space="preserve">, </w:t>
      </w:r>
      <w:r w:rsidRPr="00A95C8B">
        <w:rPr>
          <w:i/>
          <w:iCs/>
        </w:rPr>
        <w:t>17</w:t>
      </w:r>
      <w:r w:rsidRPr="00A95C8B">
        <w:t>(6), 20210166. https://doi.org/10.1098/rsbl.2021.0166</w:t>
      </w:r>
    </w:p>
    <w:p w14:paraId="3746A84B" w14:textId="77777777" w:rsidR="00A95C8B" w:rsidRPr="00A95C8B" w:rsidRDefault="00A95C8B" w:rsidP="00A95C8B">
      <w:pPr>
        <w:pStyle w:val="Bibliography"/>
      </w:pPr>
      <w:r w:rsidRPr="00A95C8B">
        <w:t xml:space="preserve">Snyder, P. W., Ramsay, C. T., Harjoe, C. C., Khazan, E. S., Briggs, C. J., Hoverman, J. T., Johnson, P. T. J., Preston, D., Rohr, J. R., &amp; Blaustein, A. R. (2023). Experimental evidence that host species composition alters host–pathogen dynamics in a ranavirus–amphibian assemblage. </w:t>
      </w:r>
      <w:r w:rsidRPr="00A95C8B">
        <w:rPr>
          <w:i/>
          <w:iCs/>
        </w:rPr>
        <w:t>Ecology</w:t>
      </w:r>
      <w:r w:rsidRPr="00A95C8B">
        <w:t xml:space="preserve">, </w:t>
      </w:r>
      <w:r w:rsidRPr="00A95C8B">
        <w:rPr>
          <w:i/>
          <w:iCs/>
        </w:rPr>
        <w:t>104</w:t>
      </w:r>
      <w:r w:rsidRPr="00A95C8B">
        <w:t>(2). https://doi.org/10.1002/ecy.3885</w:t>
      </w:r>
    </w:p>
    <w:p w14:paraId="2CB324C8" w14:textId="77777777" w:rsidR="00A95C8B" w:rsidRPr="00A95C8B" w:rsidRDefault="00A95C8B" w:rsidP="00A95C8B">
      <w:pPr>
        <w:pStyle w:val="Bibliography"/>
      </w:pPr>
      <w:r w:rsidRPr="00A95C8B">
        <w:lastRenderedPageBreak/>
        <w:t xml:space="preserve">Sooryanarain, H., &amp; Elankumaran, S. (2015). Environmental Role in Influenza Virus Outbreaks. </w:t>
      </w:r>
      <w:r w:rsidRPr="00A95C8B">
        <w:rPr>
          <w:i/>
          <w:iCs/>
        </w:rPr>
        <w:t>Annual Review of Animal Biosciences</w:t>
      </w:r>
      <w:r w:rsidRPr="00A95C8B">
        <w:t xml:space="preserve">, </w:t>
      </w:r>
      <w:r w:rsidRPr="00A95C8B">
        <w:rPr>
          <w:i/>
          <w:iCs/>
        </w:rPr>
        <w:t>3</w:t>
      </w:r>
      <w:r w:rsidRPr="00A95C8B">
        <w:t>(1), 347–373. https://doi.org/10.1146/annurev-animal-022114-111017</w:t>
      </w:r>
    </w:p>
    <w:p w14:paraId="6F96D6D5" w14:textId="77777777" w:rsidR="00A95C8B" w:rsidRPr="00A95C8B" w:rsidRDefault="00A95C8B" w:rsidP="00A95C8B">
      <w:pPr>
        <w:pStyle w:val="Bibliography"/>
      </w:pPr>
      <w:r w:rsidRPr="00A95C8B">
        <w:t xml:space="preserve">Streicker, D. G., Fenton, A., &amp; Pedersen, A. B. (2013). Differential sources of host species heterogeneity influence the transmission and control of multihost parasites. </w:t>
      </w:r>
      <w:r w:rsidRPr="00A95C8B">
        <w:rPr>
          <w:i/>
          <w:iCs/>
        </w:rPr>
        <w:t>Ecology Letters</w:t>
      </w:r>
      <w:r w:rsidRPr="00A95C8B">
        <w:t xml:space="preserve">, </w:t>
      </w:r>
      <w:r w:rsidRPr="00A95C8B">
        <w:rPr>
          <w:i/>
          <w:iCs/>
        </w:rPr>
        <w:t>16</w:t>
      </w:r>
      <w:r w:rsidRPr="00A95C8B">
        <w:t>(8), 975–984. https://doi.org/10.1111/ele.12122</w:t>
      </w:r>
    </w:p>
    <w:p w14:paraId="08BCA2D7" w14:textId="77777777" w:rsidR="00A95C8B" w:rsidRPr="00A95C8B" w:rsidRDefault="00A95C8B" w:rsidP="00A95C8B">
      <w:pPr>
        <w:pStyle w:val="Bibliography"/>
      </w:pPr>
      <w:r w:rsidRPr="00A95C8B">
        <w:t>Tornabene, B. J., Blaustein, A. R., Briggs, C. J., Calhoun, D. M., Johnson, P. T. J., McDevitt</w:t>
      </w:r>
      <w:r w:rsidRPr="00A95C8B">
        <w:rPr>
          <w:rFonts w:ascii="Cambria Math" w:hAnsi="Cambria Math" w:cs="Cambria Math"/>
        </w:rPr>
        <w:t>‐</w:t>
      </w:r>
      <w:r w:rsidRPr="00A95C8B">
        <w:t xml:space="preserve">Galles, T., Rohr, J. R., &amp; Hoverman, J. T. (2018). The influence of landscape and environmental factors on ranavirus epidemiology in a California amphibian assemblage. </w:t>
      </w:r>
      <w:r w:rsidRPr="00A95C8B">
        <w:rPr>
          <w:i/>
          <w:iCs/>
        </w:rPr>
        <w:t>Freshwater Biology</w:t>
      </w:r>
      <w:r w:rsidRPr="00A95C8B">
        <w:t xml:space="preserve">, </w:t>
      </w:r>
      <w:r w:rsidRPr="00A95C8B">
        <w:rPr>
          <w:i/>
          <w:iCs/>
        </w:rPr>
        <w:t>63</w:t>
      </w:r>
      <w:r w:rsidRPr="00A95C8B">
        <w:t>(7), 639–651. https://doi.org/10.1111/fwb.13100</w:t>
      </w:r>
    </w:p>
    <w:p w14:paraId="47BFD684" w14:textId="77777777" w:rsidR="00A95C8B" w:rsidRPr="00A95C8B" w:rsidRDefault="00A95C8B" w:rsidP="00A95C8B">
      <w:pPr>
        <w:pStyle w:val="Bibliography"/>
      </w:pPr>
      <w:r w:rsidRPr="00A95C8B">
        <w:t>Valenzuela</w:t>
      </w:r>
      <w:r w:rsidRPr="00A95C8B">
        <w:rPr>
          <w:rFonts w:ascii="Cambria Math" w:hAnsi="Cambria Math" w:cs="Cambria Math"/>
        </w:rPr>
        <w:t>‐</w:t>
      </w:r>
      <w:r w:rsidRPr="00A95C8B">
        <w:t>Sánchez, A., Wilber, M. Q., Canessa, S., Bacigalupe, L. D., Muths, E., Schmidt, B. R., Cunningham, A. A., Ozgul, A., Johnson, P. T. J., Cayuela, H., &amp; Hodgson, D. (2021). Why disease ecology needs life</w:t>
      </w:r>
      <w:r w:rsidRPr="00A95C8B">
        <w:rPr>
          <w:rFonts w:ascii="Cambria Math" w:hAnsi="Cambria Math" w:cs="Cambria Math"/>
        </w:rPr>
        <w:t>‐</w:t>
      </w:r>
      <w:r w:rsidRPr="00A95C8B">
        <w:t xml:space="preserve">history theory: A host perspective. </w:t>
      </w:r>
      <w:r w:rsidRPr="00A95C8B">
        <w:rPr>
          <w:i/>
          <w:iCs/>
        </w:rPr>
        <w:t>Ecology Letters</w:t>
      </w:r>
      <w:r w:rsidRPr="00A95C8B">
        <w:t xml:space="preserve">, </w:t>
      </w:r>
      <w:r w:rsidRPr="00A95C8B">
        <w:rPr>
          <w:i/>
          <w:iCs/>
        </w:rPr>
        <w:t>24</w:t>
      </w:r>
      <w:r w:rsidRPr="00A95C8B">
        <w:t>(4), 876–890. https://doi.org/10.1111/ele.13681</w:t>
      </w:r>
    </w:p>
    <w:p w14:paraId="25955993" w14:textId="77777777" w:rsidR="00A95C8B" w:rsidRPr="00A95C8B" w:rsidRDefault="00A95C8B" w:rsidP="00A95C8B">
      <w:pPr>
        <w:pStyle w:val="Bibliography"/>
      </w:pPr>
      <w:r w:rsidRPr="00A95C8B">
        <w:t xml:space="preserve">Webb, C. O., Ackerly, D. D., McPeek, M. A., &amp; Donoghue, M. J. (2002). PHYLOGENIES AND COMMUNITY ECOLOGY. </w:t>
      </w:r>
      <w:r w:rsidRPr="00A95C8B">
        <w:rPr>
          <w:i/>
          <w:iCs/>
        </w:rPr>
        <w:t>Annual Review of Ecology and Systematics</w:t>
      </w:r>
      <w:r w:rsidRPr="00A95C8B">
        <w:t xml:space="preserve">, </w:t>
      </w:r>
      <w:r w:rsidRPr="00A95C8B">
        <w:rPr>
          <w:i/>
          <w:iCs/>
        </w:rPr>
        <w:t>33</w:t>
      </w:r>
      <w:r w:rsidRPr="00A95C8B">
        <w:t>(1), 475–505. https://doi.org/10.1146/annurev.ecolsys.33.010802.150448</w:t>
      </w:r>
    </w:p>
    <w:p w14:paraId="6D9A2B26" w14:textId="77777777" w:rsidR="00A95C8B" w:rsidRPr="00A95C8B" w:rsidRDefault="00A95C8B" w:rsidP="00A95C8B">
      <w:pPr>
        <w:pStyle w:val="Bibliography"/>
      </w:pPr>
      <w:r w:rsidRPr="00A95C8B">
        <w:t xml:space="preserve">Weinstein, B. G., Graham, C. H., &amp; Parra, J. L. (2017). The role of environment, dispersal and competition in explaining reduced co-occurrence among related species. </w:t>
      </w:r>
      <w:r w:rsidRPr="00A95C8B">
        <w:rPr>
          <w:i/>
          <w:iCs/>
        </w:rPr>
        <w:t>PloS One</w:t>
      </w:r>
      <w:r w:rsidRPr="00A95C8B">
        <w:t xml:space="preserve">, </w:t>
      </w:r>
      <w:r w:rsidRPr="00A95C8B">
        <w:rPr>
          <w:i/>
          <w:iCs/>
        </w:rPr>
        <w:t>12</w:t>
      </w:r>
      <w:r w:rsidRPr="00A95C8B">
        <w:t>(11), e0185493. https://doi.org/10.1371/journal.pone.0185493</w:t>
      </w:r>
    </w:p>
    <w:p w14:paraId="4E764D56" w14:textId="77777777" w:rsidR="00A95C8B" w:rsidRPr="00A95C8B" w:rsidRDefault="00A95C8B" w:rsidP="00A95C8B">
      <w:pPr>
        <w:pStyle w:val="Bibliography"/>
      </w:pPr>
      <w:r w:rsidRPr="00A95C8B">
        <w:t xml:space="preserve">Werner, E. E., Skelly, D. K., Relyea, R. A., &amp; Yurewicz, K. L. (2007). Amphibian species richness across environmental gradients. </w:t>
      </w:r>
      <w:r w:rsidRPr="00A95C8B">
        <w:rPr>
          <w:i/>
          <w:iCs/>
        </w:rPr>
        <w:t>Oikos</w:t>
      </w:r>
      <w:r w:rsidRPr="00A95C8B">
        <w:t xml:space="preserve">, </w:t>
      </w:r>
      <w:r w:rsidRPr="00A95C8B">
        <w:rPr>
          <w:i/>
          <w:iCs/>
        </w:rPr>
        <w:t>116</w:t>
      </w:r>
      <w:r w:rsidRPr="00A95C8B">
        <w:t>(10), 1697–1712. https://doi.org/10.1111/j.0030-1299.2007.15935.x</w:t>
      </w:r>
    </w:p>
    <w:p w14:paraId="2B81B1BD" w14:textId="77777777" w:rsidR="00A95C8B" w:rsidRPr="00A95C8B" w:rsidRDefault="00A95C8B" w:rsidP="00A95C8B">
      <w:pPr>
        <w:pStyle w:val="Bibliography"/>
      </w:pPr>
      <w:r w:rsidRPr="00A95C8B">
        <w:t xml:space="preserve">Youker-Smith, T., Boersch-Supan, P., Whipps, C., &amp; Ryan, S. (2018). Environmental Drivers of Ranavirus in Free-Living Amphibians in Constructed Ponds. </w:t>
      </w:r>
      <w:r w:rsidRPr="00A95C8B">
        <w:rPr>
          <w:i/>
          <w:iCs/>
        </w:rPr>
        <w:t>EcoHealth</w:t>
      </w:r>
      <w:r w:rsidRPr="00A95C8B">
        <w:t xml:space="preserve">, </w:t>
      </w:r>
      <w:r w:rsidRPr="00A95C8B">
        <w:rPr>
          <w:i/>
          <w:iCs/>
        </w:rPr>
        <w:t>15</w:t>
      </w:r>
      <w:r w:rsidRPr="00A95C8B">
        <w:t>(3), 608–618. https://doi.org/10.1007/s10393-018-1350-5</w:t>
      </w:r>
    </w:p>
    <w:p w14:paraId="63161ACA" w14:textId="4DCA649A" w:rsidR="002E6E0F" w:rsidRPr="00FA1EC4" w:rsidRDefault="0069435B" w:rsidP="31DB22D1">
      <w:pPr>
        <w:widowControl w:val="0"/>
        <w:spacing w:line="480" w:lineRule="auto"/>
        <w:ind w:firstLine="187"/>
        <w:rPr>
          <w:sz w:val="24"/>
          <w:szCs w:val="24"/>
        </w:rPr>
      </w:pPr>
      <w:r w:rsidRPr="31DB22D1">
        <w:rPr>
          <w:sz w:val="24"/>
          <w:szCs w:val="24"/>
        </w:rPr>
        <w:fldChar w:fldCharType="end"/>
      </w:r>
      <w:r w:rsidRPr="31DB22D1">
        <w:rPr>
          <w:sz w:val="24"/>
          <w:szCs w:val="24"/>
        </w:rPr>
        <w:br w:type="page"/>
      </w:r>
      <w:commentRangeStart w:id="43"/>
      <w:r w:rsidR="651963D3" w:rsidRPr="00FA1EC4">
        <w:rPr>
          <w:sz w:val="24"/>
          <w:szCs w:val="24"/>
        </w:rPr>
        <w:lastRenderedPageBreak/>
        <w:t>Disclaimer:  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w:t>
      </w:r>
      <w:commentRangeEnd w:id="43"/>
      <w:r>
        <w:rPr>
          <w:rStyle w:val="CommentReference"/>
        </w:rPr>
        <w:commentReference w:id="43"/>
      </w:r>
    </w:p>
    <w:p w14:paraId="2C527C8C" w14:textId="0FA666E9" w:rsidR="002770B4" w:rsidRDefault="002770B4">
      <w:pPr>
        <w:rPr>
          <w:sz w:val="24"/>
          <w:szCs w:val="24"/>
        </w:rPr>
      </w:pPr>
      <w:r>
        <w:rPr>
          <w:sz w:val="24"/>
          <w:szCs w:val="24"/>
        </w:rPr>
        <w:br w:type="page"/>
      </w:r>
    </w:p>
    <w:p w14:paraId="7DC6BF26" w14:textId="2D554903" w:rsidR="002E6E0F" w:rsidRDefault="002770B4" w:rsidP="31DB22D1">
      <w:pPr>
        <w:widowControl w:val="0"/>
        <w:pBdr>
          <w:top w:val="nil"/>
          <w:left w:val="nil"/>
          <w:bottom w:val="nil"/>
          <w:right w:val="nil"/>
          <w:between w:val="nil"/>
        </w:pBdr>
        <w:spacing w:line="360" w:lineRule="auto"/>
        <w:rPr>
          <w:sz w:val="24"/>
          <w:szCs w:val="24"/>
        </w:rPr>
      </w:pPr>
      <w:r>
        <w:rPr>
          <w:sz w:val="24"/>
          <w:szCs w:val="24"/>
        </w:rPr>
        <w:lastRenderedPageBreak/>
        <w:t>Supplementary Materials</w:t>
      </w:r>
    </w:p>
    <w:p w14:paraId="5BF4AF54" w14:textId="77777777" w:rsidR="002770B4" w:rsidRDefault="002770B4" w:rsidP="31DB22D1">
      <w:pPr>
        <w:widowControl w:val="0"/>
        <w:pBdr>
          <w:top w:val="nil"/>
          <w:left w:val="nil"/>
          <w:bottom w:val="nil"/>
          <w:right w:val="nil"/>
          <w:between w:val="nil"/>
        </w:pBdr>
        <w:spacing w:line="360" w:lineRule="auto"/>
        <w:rPr>
          <w:sz w:val="24"/>
          <w:szCs w:val="24"/>
        </w:rPr>
      </w:pPr>
    </w:p>
    <w:p w14:paraId="2B1D3F8B" w14:textId="6090DA64" w:rsidR="00AC1151" w:rsidRDefault="00AC1151" w:rsidP="31DB22D1">
      <w:pPr>
        <w:widowControl w:val="0"/>
        <w:pBdr>
          <w:top w:val="nil"/>
          <w:left w:val="nil"/>
          <w:bottom w:val="nil"/>
          <w:right w:val="nil"/>
          <w:between w:val="nil"/>
        </w:pBdr>
        <w:spacing w:line="360" w:lineRule="auto"/>
        <w:rPr>
          <w:sz w:val="24"/>
          <w:szCs w:val="24"/>
        </w:rPr>
      </w:pPr>
      <w:r>
        <w:rPr>
          <w:sz w:val="24"/>
          <w:szCs w:val="24"/>
        </w:rPr>
        <w:t xml:space="preserve">“Abiotic and biotic factors jointly influence the transmission of </w:t>
      </w:r>
      <w:proofErr w:type="spellStart"/>
      <w:r>
        <w:rPr>
          <w:sz w:val="24"/>
          <w:szCs w:val="24"/>
        </w:rPr>
        <w:t>ranavirus</w:t>
      </w:r>
      <w:proofErr w:type="spellEnd"/>
      <w:r>
        <w:rPr>
          <w:sz w:val="24"/>
          <w:szCs w:val="24"/>
        </w:rPr>
        <w:t xml:space="preserve"> in larval amphibian </w:t>
      </w:r>
      <w:proofErr w:type="gramStart"/>
      <w:r>
        <w:rPr>
          <w:sz w:val="24"/>
          <w:szCs w:val="24"/>
        </w:rPr>
        <w:t>communities</w:t>
      </w:r>
      <w:proofErr w:type="gramEnd"/>
      <w:r>
        <w:rPr>
          <w:sz w:val="24"/>
          <w:szCs w:val="24"/>
        </w:rPr>
        <w:t>”</w:t>
      </w:r>
    </w:p>
    <w:p w14:paraId="54386219" w14:textId="77777777" w:rsidR="00AC1151" w:rsidRDefault="00AC1151">
      <w:pPr>
        <w:rPr>
          <w:sz w:val="24"/>
          <w:szCs w:val="24"/>
        </w:rPr>
      </w:pPr>
    </w:p>
    <w:p w14:paraId="48E61E91" w14:textId="0B0E3CB6" w:rsidR="00AC1151" w:rsidRDefault="00AC1151">
      <w:pPr>
        <w:rPr>
          <w:sz w:val="24"/>
          <w:szCs w:val="24"/>
        </w:rPr>
      </w:pPr>
      <w:r>
        <w:rPr>
          <w:sz w:val="24"/>
          <w:szCs w:val="24"/>
        </w:rPr>
        <w:t>Appendix S1: Equations and Parameters</w:t>
      </w:r>
    </w:p>
    <w:p w14:paraId="7DAC9EE9" w14:textId="533E89BB" w:rsidR="00AC1151" w:rsidRDefault="00AC1151">
      <w:pPr>
        <w:rPr>
          <w:sz w:val="24"/>
          <w:szCs w:val="24"/>
        </w:rPr>
      </w:pPr>
      <w:r>
        <w:rPr>
          <w:sz w:val="24"/>
          <w:szCs w:val="24"/>
        </w:rPr>
        <w:t>Appendix S2: Supplementary Figures</w:t>
      </w:r>
    </w:p>
    <w:p w14:paraId="182FBEEA" w14:textId="1B87EEF0" w:rsidR="002770B4" w:rsidRDefault="002770B4">
      <w:pPr>
        <w:rPr>
          <w:sz w:val="24"/>
          <w:szCs w:val="24"/>
        </w:rPr>
      </w:pPr>
      <w:r>
        <w:rPr>
          <w:sz w:val="24"/>
          <w:szCs w:val="24"/>
        </w:rPr>
        <w:br w:type="page"/>
      </w:r>
    </w:p>
    <w:p w14:paraId="0275E128" w14:textId="40479449" w:rsidR="002770B4" w:rsidRDefault="00AC1151" w:rsidP="002770B4">
      <w:r>
        <w:lastRenderedPageBreak/>
        <w:t xml:space="preserve">Appendix S1: </w:t>
      </w:r>
      <w:r w:rsidR="002770B4">
        <w:t>Equations</w:t>
      </w:r>
      <w:r>
        <w:t xml:space="preserve"> and parameters</w:t>
      </w:r>
    </w:p>
    <w:p w14:paraId="7F4B7D04" w14:textId="77777777" w:rsidR="002770B4" w:rsidRDefault="002770B4" w:rsidP="002770B4"/>
    <w:p w14:paraId="4D458F61" w14:textId="2D79F40D" w:rsidR="00AC1151" w:rsidRPr="00AC1151" w:rsidRDefault="00AC1151" w:rsidP="002770B4">
      <w:pPr>
        <w:rPr>
          <w:b/>
          <w:bCs/>
        </w:rPr>
      </w:pPr>
      <w:r w:rsidRPr="00AC1151">
        <w:rPr>
          <w:b/>
          <w:bCs/>
        </w:rPr>
        <w:t xml:space="preserve">Equations </w:t>
      </w:r>
    </w:p>
    <w:p w14:paraId="19F430F8" w14:textId="77777777" w:rsidR="00AC1151" w:rsidRDefault="00AC1151" w:rsidP="002770B4"/>
    <w:p w14:paraId="0E07F938" w14:textId="3E0DAA2A" w:rsidR="002770B4" w:rsidRDefault="002770B4" w:rsidP="002770B4">
      <w:r>
        <w:t xml:space="preserve">Two species of hosts interact with each other in a community. Infections can occur through </w:t>
      </w:r>
      <w:r w:rsidR="00AD22C9">
        <w:t>inter</w:t>
      </w:r>
      <w:r>
        <w:t xml:space="preserve">specific, </w:t>
      </w:r>
      <w:r w:rsidR="00AD22C9">
        <w:t>intra</w:t>
      </w:r>
      <w:r>
        <w:t xml:space="preserve">specific, or environmental transmission. The rate of transmission is determined by the infectious individual or virion. Infectious individuals of both host species shed free-living infectious virions into the environment at a constant rate. </w:t>
      </w:r>
    </w:p>
    <w:p w14:paraId="62F0A000" w14:textId="77777777" w:rsidR="002770B4" w:rsidRDefault="002770B4" w:rsidP="002770B4"/>
    <w:p w14:paraId="443704DB"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oMath>
      </m:oMathPara>
    </w:p>
    <w:p w14:paraId="0DC20BC5" w14:textId="77777777" w:rsidR="002770B4" w:rsidRPr="00E84F43" w:rsidRDefault="002770B4" w:rsidP="002770B4"/>
    <w:p w14:paraId="684A3F9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m:oMathPara>
    </w:p>
    <w:p w14:paraId="0377229C" w14:textId="77777777" w:rsidR="002770B4" w:rsidRPr="00E84F43" w:rsidRDefault="002770B4" w:rsidP="002770B4"/>
    <w:p w14:paraId="0C777379"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oMath>
      </m:oMathPara>
    </w:p>
    <w:p w14:paraId="5D95904B" w14:textId="77777777" w:rsidR="002770B4" w:rsidRPr="00E84F43" w:rsidRDefault="002770B4" w:rsidP="002770B4"/>
    <w:p w14:paraId="4DCD74F2"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oMath>
      </m:oMathPara>
    </w:p>
    <w:p w14:paraId="5E0C50BD" w14:textId="77777777" w:rsidR="002770B4" w:rsidRPr="00E84F43" w:rsidRDefault="002770B4" w:rsidP="002770B4"/>
    <w:p w14:paraId="198240E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m:oMathPara>
    </w:p>
    <w:p w14:paraId="3501648B" w14:textId="77777777" w:rsidR="002770B4" w:rsidRPr="00E84F43" w:rsidRDefault="002770B4" w:rsidP="002770B4"/>
    <w:p w14:paraId="117AF4ED"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oMath>
      </m:oMathPara>
    </w:p>
    <w:p w14:paraId="3512E610" w14:textId="77777777" w:rsidR="002770B4" w:rsidRPr="00E84F43" w:rsidRDefault="002770B4" w:rsidP="002770B4"/>
    <w:p w14:paraId="6DED62FB" w14:textId="3E6C4D31" w:rsidR="002770B4" w:rsidRPr="00E84F43" w:rsidRDefault="00000000" w:rsidP="002770B4">
      <m:oMathPara>
        <m:oMath>
          <m:f>
            <m:fPr>
              <m:ctrlPr>
                <w:rPr>
                  <w:rFonts w:ascii="Cambria Math" w:hAnsi="Cambria Math"/>
                </w:rPr>
              </m:ctrlPr>
            </m:fPr>
            <m:num>
              <m:r>
                <m:rPr>
                  <m:sty m:val="p"/>
                </m:rPr>
                <w:rPr>
                  <w:rFonts w:ascii="Cambria Math" w:hAnsi="Cambria Math"/>
                </w:rPr>
                <m:t>dV</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-ϵV</m:t>
          </m:r>
        </m:oMath>
      </m:oMathPara>
    </w:p>
    <w:p w14:paraId="185ABA87" w14:textId="77777777" w:rsidR="00AC1151" w:rsidRDefault="00AC1151">
      <w:pPr>
        <w:rPr>
          <w:b/>
          <w:bCs/>
        </w:rPr>
      </w:pPr>
      <w:r>
        <w:rPr>
          <w:b/>
          <w:bCs/>
        </w:rPr>
        <w:br w:type="page"/>
      </w:r>
    </w:p>
    <w:p w14:paraId="46FB39DC" w14:textId="2B35E388" w:rsidR="002770B4" w:rsidRDefault="002770B4" w:rsidP="002770B4">
      <w:pPr>
        <w:rPr>
          <w:b/>
          <w:bCs/>
        </w:rPr>
      </w:pPr>
      <w:r w:rsidRPr="00AC1151">
        <w:rPr>
          <w:b/>
          <w:bCs/>
        </w:rPr>
        <w:lastRenderedPageBreak/>
        <w:t>Parameters and Variables</w:t>
      </w:r>
    </w:p>
    <w:p w14:paraId="02796FCB" w14:textId="77777777" w:rsidR="00AC1151" w:rsidRPr="00AC1151" w:rsidRDefault="00AC1151" w:rsidP="002770B4">
      <w:pPr>
        <w:rPr>
          <w:b/>
          <w:bCs/>
        </w:rPr>
      </w:pPr>
    </w:p>
    <w:tbl>
      <w:tblPr>
        <w:tblStyle w:val="TableGrid"/>
        <w:tblW w:w="9350" w:type="dxa"/>
        <w:tblLook w:val="04A0" w:firstRow="1" w:lastRow="0" w:firstColumn="1" w:lastColumn="0" w:noHBand="0" w:noVBand="1"/>
      </w:tblPr>
      <w:tblGrid>
        <w:gridCol w:w="2245"/>
        <w:gridCol w:w="4410"/>
        <w:gridCol w:w="2695"/>
      </w:tblGrid>
      <w:tr w:rsidR="002770B4" w14:paraId="3E005E38" w14:textId="2724C636" w:rsidTr="002770B4">
        <w:trPr>
          <w:trHeight w:val="507"/>
        </w:trPr>
        <w:tc>
          <w:tcPr>
            <w:tcW w:w="2245" w:type="dxa"/>
          </w:tcPr>
          <w:p w14:paraId="393789D4" w14:textId="77777777" w:rsidR="002770B4" w:rsidRDefault="002770B4" w:rsidP="007210C1">
            <w:r>
              <w:t>Parameter or Variable</w:t>
            </w:r>
          </w:p>
        </w:tc>
        <w:tc>
          <w:tcPr>
            <w:tcW w:w="4410" w:type="dxa"/>
          </w:tcPr>
          <w:p w14:paraId="22AF570B" w14:textId="78FC8958" w:rsidR="002770B4" w:rsidRDefault="002770B4" w:rsidP="007210C1">
            <w:r>
              <w:t>Definition</w:t>
            </w:r>
          </w:p>
        </w:tc>
        <w:tc>
          <w:tcPr>
            <w:tcW w:w="2695" w:type="dxa"/>
          </w:tcPr>
          <w:p w14:paraId="48D4D6B0" w14:textId="33ACAD2D" w:rsidR="002770B4" w:rsidRDefault="002770B4" w:rsidP="007210C1">
            <w:r>
              <w:t>Units</w:t>
            </w:r>
          </w:p>
        </w:tc>
      </w:tr>
      <w:tr w:rsidR="002770B4" w14:paraId="6BD02292" w14:textId="283D0C4F" w:rsidTr="002770B4">
        <w:trPr>
          <w:trHeight w:val="266"/>
        </w:trPr>
        <w:tc>
          <w:tcPr>
            <w:tcW w:w="2245" w:type="dxa"/>
          </w:tcPr>
          <w:p w14:paraId="2F2B7185"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4410" w:type="dxa"/>
          </w:tcPr>
          <w:p w14:paraId="30AED9BA" w14:textId="14917AC0" w:rsidR="002770B4" w:rsidRDefault="002770B4" w:rsidP="007210C1">
            <w:r>
              <w:t>transmission rate for more competent host</w:t>
            </w:r>
          </w:p>
        </w:tc>
        <w:tc>
          <w:tcPr>
            <w:tcW w:w="2695" w:type="dxa"/>
          </w:tcPr>
          <w:p w14:paraId="490DFB87" w14:textId="0019AE65" w:rsidR="002770B4" w:rsidRDefault="002770B4" w:rsidP="007210C1">
            <w:r>
              <w:t>infections contact</w:t>
            </w:r>
            <w:r>
              <w:rPr>
                <w:vertAlign w:val="superscript"/>
              </w:rPr>
              <w:t>-1</w:t>
            </w:r>
            <w:r>
              <w:t xml:space="preserve"> day</w:t>
            </w:r>
            <w:r>
              <w:rPr>
                <w:vertAlign w:val="superscript"/>
              </w:rPr>
              <w:t>-1</w:t>
            </w:r>
          </w:p>
        </w:tc>
      </w:tr>
      <w:tr w:rsidR="002770B4" w14:paraId="15AFA308" w14:textId="3877592A" w:rsidTr="002770B4">
        <w:trPr>
          <w:trHeight w:val="253"/>
        </w:trPr>
        <w:tc>
          <w:tcPr>
            <w:tcW w:w="2245" w:type="dxa"/>
          </w:tcPr>
          <w:p w14:paraId="2ACB35FF"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4410" w:type="dxa"/>
          </w:tcPr>
          <w:p w14:paraId="50E35453" w14:textId="3A2C0AB5" w:rsidR="002770B4" w:rsidRDefault="002770B4" w:rsidP="007210C1">
            <w:r>
              <w:t>transmission rate for less competent host</w:t>
            </w:r>
          </w:p>
        </w:tc>
        <w:tc>
          <w:tcPr>
            <w:tcW w:w="2695" w:type="dxa"/>
          </w:tcPr>
          <w:p w14:paraId="55A4620B" w14:textId="22D3B208" w:rsidR="002770B4" w:rsidRDefault="002770B4" w:rsidP="007210C1">
            <w:r>
              <w:t>infections contact</w:t>
            </w:r>
            <w:r>
              <w:rPr>
                <w:vertAlign w:val="superscript"/>
              </w:rPr>
              <w:t>-1</w:t>
            </w:r>
            <w:r>
              <w:t xml:space="preserve"> day</w:t>
            </w:r>
            <w:r>
              <w:rPr>
                <w:vertAlign w:val="superscript"/>
              </w:rPr>
              <w:t>-1</w:t>
            </w:r>
          </w:p>
        </w:tc>
      </w:tr>
      <w:tr w:rsidR="002770B4" w14:paraId="49540EE9" w14:textId="1E522C45" w:rsidTr="002770B4">
        <w:trPr>
          <w:trHeight w:val="253"/>
        </w:trPr>
        <w:tc>
          <w:tcPr>
            <w:tcW w:w="2245" w:type="dxa"/>
          </w:tcPr>
          <w:p w14:paraId="0E0E2D7F" w14:textId="77777777" w:rsidR="002770B4" w:rsidRDefault="002770B4" w:rsidP="007210C1">
            <m:oMathPara>
              <m:oMath>
                <m:r>
                  <m:rPr>
                    <m:sty m:val="p"/>
                  </m:rPr>
                  <w:rPr>
                    <w:rFonts w:ascii="Cambria Math" w:hAnsi="Cambria Math"/>
                  </w:rPr>
                  <m:t>ϕ</m:t>
                </m:r>
              </m:oMath>
            </m:oMathPara>
          </w:p>
        </w:tc>
        <w:tc>
          <w:tcPr>
            <w:tcW w:w="4410" w:type="dxa"/>
          </w:tcPr>
          <w:p w14:paraId="50F40E78" w14:textId="67D08BEB" w:rsidR="002770B4" w:rsidRDefault="002770B4" w:rsidP="007210C1">
            <w:r>
              <w:t>environmental transmission rate</w:t>
            </w:r>
          </w:p>
        </w:tc>
        <w:tc>
          <w:tcPr>
            <w:tcW w:w="2695" w:type="dxa"/>
          </w:tcPr>
          <w:p w14:paraId="51791899" w14:textId="50DC179D" w:rsidR="002770B4" w:rsidRDefault="002770B4" w:rsidP="007210C1">
            <w:r>
              <w:t>infections contact</w:t>
            </w:r>
            <w:r>
              <w:rPr>
                <w:vertAlign w:val="superscript"/>
              </w:rPr>
              <w:t>-1</w:t>
            </w:r>
            <w:r>
              <w:t xml:space="preserve"> day</w:t>
            </w:r>
            <w:r>
              <w:rPr>
                <w:vertAlign w:val="superscript"/>
              </w:rPr>
              <w:t>-1</w:t>
            </w:r>
          </w:p>
        </w:tc>
      </w:tr>
      <w:tr w:rsidR="002770B4" w14:paraId="1C13ED40" w14:textId="2DB19500" w:rsidTr="002770B4">
        <w:trPr>
          <w:trHeight w:val="266"/>
        </w:trPr>
        <w:tc>
          <w:tcPr>
            <w:tcW w:w="2245" w:type="dxa"/>
          </w:tcPr>
          <w:p w14:paraId="38CCED97" w14:textId="77777777" w:rsidR="002770B4" w:rsidRDefault="002770B4" w:rsidP="007210C1">
            <m:oMathPara>
              <m:oMath>
                <m:r>
                  <m:rPr>
                    <m:sty m:val="p"/>
                  </m:rPr>
                  <w:rPr>
                    <w:rFonts w:ascii="Cambria Math" w:hAnsi="Cambria Math"/>
                  </w:rPr>
                  <m:t>λ</m:t>
                </m:r>
              </m:oMath>
            </m:oMathPara>
          </w:p>
        </w:tc>
        <w:tc>
          <w:tcPr>
            <w:tcW w:w="4410" w:type="dxa"/>
          </w:tcPr>
          <w:p w14:paraId="28C397BE" w14:textId="3D80AD0A" w:rsidR="002770B4" w:rsidRDefault="002770B4" w:rsidP="007210C1">
            <w:r>
              <w:t>birth rate</w:t>
            </w:r>
          </w:p>
        </w:tc>
        <w:tc>
          <w:tcPr>
            <w:tcW w:w="2695" w:type="dxa"/>
          </w:tcPr>
          <w:p w14:paraId="10ADFEAA" w14:textId="779C7AB2" w:rsidR="002770B4" w:rsidRDefault="002770B4" w:rsidP="007210C1">
            <w:r>
              <w:t xml:space="preserve">births </w:t>
            </w:r>
            <w:proofErr w:type="gramStart"/>
            <w:r>
              <w:t>day</w:t>
            </w:r>
            <w:r>
              <w:rPr>
                <w:vertAlign w:val="superscript"/>
              </w:rPr>
              <w:t>-1</w:t>
            </w:r>
            <w:proofErr w:type="gramEnd"/>
          </w:p>
        </w:tc>
      </w:tr>
      <w:tr w:rsidR="002770B4" w14:paraId="64882C20" w14:textId="7E0F752E" w:rsidTr="002770B4">
        <w:trPr>
          <w:trHeight w:val="253"/>
        </w:trPr>
        <w:tc>
          <w:tcPr>
            <w:tcW w:w="2245" w:type="dxa"/>
          </w:tcPr>
          <w:p w14:paraId="43816A18" w14:textId="24366BCC" w:rsidR="002770B4" w:rsidRDefault="00480CC2" w:rsidP="007210C1">
            <m:oMathPara>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oMath>
            </m:oMathPara>
          </w:p>
        </w:tc>
        <w:tc>
          <w:tcPr>
            <w:tcW w:w="4410" w:type="dxa"/>
          </w:tcPr>
          <w:p w14:paraId="56CFFD40" w14:textId="3D81E86F" w:rsidR="002770B4" w:rsidRDefault="002770B4" w:rsidP="007210C1">
            <w:r>
              <w:t>death rate</w:t>
            </w:r>
            <w:r w:rsidR="00480CC2">
              <w:t xml:space="preserve"> of more competent host</w:t>
            </w:r>
          </w:p>
        </w:tc>
        <w:tc>
          <w:tcPr>
            <w:tcW w:w="2695" w:type="dxa"/>
          </w:tcPr>
          <w:p w14:paraId="320F531B" w14:textId="2EA6C995" w:rsidR="002770B4" w:rsidRDefault="002770B4" w:rsidP="007210C1">
            <w:proofErr w:type="gramStart"/>
            <w:r>
              <w:t>day</w:t>
            </w:r>
            <w:r>
              <w:rPr>
                <w:vertAlign w:val="superscript"/>
              </w:rPr>
              <w:t>-1</w:t>
            </w:r>
            <w:proofErr w:type="gramEnd"/>
          </w:p>
        </w:tc>
      </w:tr>
      <w:tr w:rsidR="00480CC2" w14:paraId="5FAF0086" w14:textId="77777777" w:rsidTr="002770B4">
        <w:trPr>
          <w:trHeight w:val="253"/>
        </w:trPr>
        <w:tc>
          <w:tcPr>
            <w:tcW w:w="2245" w:type="dxa"/>
          </w:tcPr>
          <w:p w14:paraId="1626FD12" w14:textId="68CA31FF" w:rsidR="00480CC2" w:rsidRPr="00480CC2" w:rsidRDefault="00000000" w:rsidP="007210C1">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b</m:t>
                    </m:r>
                  </m:sub>
                </m:sSub>
              </m:oMath>
            </m:oMathPara>
          </w:p>
        </w:tc>
        <w:tc>
          <w:tcPr>
            <w:tcW w:w="4410" w:type="dxa"/>
          </w:tcPr>
          <w:p w14:paraId="70C76ACF" w14:textId="48DDA8E8" w:rsidR="00480CC2" w:rsidRDefault="00480CC2" w:rsidP="007210C1">
            <w:r>
              <w:t>death rate of less competent host</w:t>
            </w:r>
          </w:p>
        </w:tc>
        <w:tc>
          <w:tcPr>
            <w:tcW w:w="2695" w:type="dxa"/>
          </w:tcPr>
          <w:p w14:paraId="2D598E26" w14:textId="3FF40428" w:rsidR="00480CC2" w:rsidRDefault="00480CC2" w:rsidP="007210C1">
            <w:proofErr w:type="gramStart"/>
            <w:r>
              <w:t>day</w:t>
            </w:r>
            <w:r>
              <w:rPr>
                <w:vertAlign w:val="superscript"/>
              </w:rPr>
              <w:t>-1</w:t>
            </w:r>
            <w:proofErr w:type="gramEnd"/>
          </w:p>
        </w:tc>
      </w:tr>
      <w:tr w:rsidR="002770B4" w14:paraId="2C1F45CB" w14:textId="10F41425" w:rsidTr="002770B4">
        <w:trPr>
          <w:trHeight w:val="266"/>
        </w:trPr>
        <w:tc>
          <w:tcPr>
            <w:tcW w:w="2245" w:type="dxa"/>
          </w:tcPr>
          <w:p w14:paraId="5711B937" w14:textId="77777777" w:rsidR="002770B4" w:rsidRDefault="002770B4" w:rsidP="007210C1">
            <m:oMathPara>
              <m:oMath>
                <m:r>
                  <m:rPr>
                    <m:sty m:val="p"/>
                  </m:rPr>
                  <w:rPr>
                    <w:rFonts w:ascii="Cambria Math" w:hAnsi="Cambria Math"/>
                  </w:rPr>
                  <m:t>α</m:t>
                </m:r>
              </m:oMath>
            </m:oMathPara>
          </w:p>
        </w:tc>
        <w:tc>
          <w:tcPr>
            <w:tcW w:w="4410" w:type="dxa"/>
          </w:tcPr>
          <w:p w14:paraId="5DFB5AE8" w14:textId="05000678" w:rsidR="002770B4" w:rsidRDefault="002770B4" w:rsidP="007210C1">
            <w:r>
              <w:t>recovery rate</w:t>
            </w:r>
          </w:p>
        </w:tc>
        <w:tc>
          <w:tcPr>
            <w:tcW w:w="2695" w:type="dxa"/>
          </w:tcPr>
          <w:p w14:paraId="7EB5810A" w14:textId="4E40DA7E" w:rsidR="002770B4" w:rsidRDefault="002770B4" w:rsidP="007210C1">
            <w:proofErr w:type="gramStart"/>
            <w:r>
              <w:t>day</w:t>
            </w:r>
            <w:r>
              <w:rPr>
                <w:vertAlign w:val="superscript"/>
              </w:rPr>
              <w:t>-1</w:t>
            </w:r>
            <w:proofErr w:type="gramEnd"/>
          </w:p>
        </w:tc>
      </w:tr>
      <w:tr w:rsidR="002770B4" w14:paraId="286FA38D" w14:textId="14246647" w:rsidTr="002770B4">
        <w:trPr>
          <w:trHeight w:val="253"/>
        </w:trPr>
        <w:tc>
          <w:tcPr>
            <w:tcW w:w="2245" w:type="dxa"/>
          </w:tcPr>
          <w:p w14:paraId="46C5462D" w14:textId="77777777" w:rsidR="002770B4" w:rsidRDefault="002770B4" w:rsidP="007210C1">
            <m:oMathPara>
              <m:oMath>
                <m:r>
                  <m:rPr>
                    <m:sty m:val="p"/>
                  </m:rPr>
                  <w:rPr>
                    <w:rFonts w:ascii="Cambria Math" w:hAnsi="Cambria Math"/>
                  </w:rPr>
                  <m:t>σ</m:t>
                </m:r>
              </m:oMath>
            </m:oMathPara>
          </w:p>
        </w:tc>
        <w:tc>
          <w:tcPr>
            <w:tcW w:w="4410" w:type="dxa"/>
          </w:tcPr>
          <w:p w14:paraId="1922067D" w14:textId="0C0563EF" w:rsidR="002770B4" w:rsidRDefault="002770B4" w:rsidP="007210C1">
            <w:r>
              <w:t>shedding rate</w:t>
            </w:r>
          </w:p>
        </w:tc>
        <w:tc>
          <w:tcPr>
            <w:tcW w:w="2695" w:type="dxa"/>
          </w:tcPr>
          <w:p w14:paraId="53747F31" w14:textId="290B0285" w:rsidR="002770B4" w:rsidRDefault="002770B4" w:rsidP="007210C1">
            <w:proofErr w:type="gramStart"/>
            <w:r>
              <w:t>day</w:t>
            </w:r>
            <w:r>
              <w:rPr>
                <w:vertAlign w:val="superscript"/>
              </w:rPr>
              <w:t>-1</w:t>
            </w:r>
            <w:proofErr w:type="gramEnd"/>
          </w:p>
        </w:tc>
      </w:tr>
      <w:tr w:rsidR="002770B4" w14:paraId="42BD00B8" w14:textId="37406CFE" w:rsidTr="002770B4">
        <w:trPr>
          <w:trHeight w:val="253"/>
        </w:trPr>
        <w:tc>
          <w:tcPr>
            <w:tcW w:w="2245" w:type="dxa"/>
          </w:tcPr>
          <w:p w14:paraId="5DE23309" w14:textId="77777777" w:rsidR="002770B4" w:rsidRDefault="002770B4" w:rsidP="007210C1">
            <m:oMathPara>
              <m:oMath>
                <m:r>
                  <m:rPr>
                    <m:sty m:val="p"/>
                  </m:rPr>
                  <w:rPr>
                    <w:rFonts w:ascii="Cambria Math" w:hAnsi="Cambria Math"/>
                  </w:rPr>
                  <m:t>ϵ</m:t>
                </m:r>
              </m:oMath>
            </m:oMathPara>
          </w:p>
        </w:tc>
        <w:tc>
          <w:tcPr>
            <w:tcW w:w="4410" w:type="dxa"/>
          </w:tcPr>
          <w:p w14:paraId="49CCBFCE" w14:textId="1D060DD9" w:rsidR="002770B4" w:rsidRDefault="002770B4" w:rsidP="007210C1">
            <w:r>
              <w:t>viral degradation rate</w:t>
            </w:r>
          </w:p>
        </w:tc>
        <w:tc>
          <w:tcPr>
            <w:tcW w:w="2695" w:type="dxa"/>
          </w:tcPr>
          <w:p w14:paraId="3DA21F38" w14:textId="7998F03C" w:rsidR="002770B4" w:rsidRDefault="002770B4" w:rsidP="007210C1">
            <w:proofErr w:type="gramStart"/>
            <w:r>
              <w:t>day</w:t>
            </w:r>
            <w:r>
              <w:rPr>
                <w:vertAlign w:val="superscript"/>
              </w:rPr>
              <w:t>-1</w:t>
            </w:r>
            <w:proofErr w:type="gramEnd"/>
          </w:p>
        </w:tc>
      </w:tr>
      <w:tr w:rsidR="002770B4" w14:paraId="237BAA9C" w14:textId="0F94841C" w:rsidTr="002770B4">
        <w:trPr>
          <w:trHeight w:val="266"/>
        </w:trPr>
        <w:tc>
          <w:tcPr>
            <w:tcW w:w="2245" w:type="dxa"/>
          </w:tcPr>
          <w:p w14:paraId="67D16BDB" w14:textId="77777777" w:rsidR="002770B4" w:rsidRDefault="002770B4" w:rsidP="007210C1">
            <m:oMathPara>
              <m:oMath>
                <m:r>
                  <w:rPr>
                    <w:rFonts w:ascii="Cambria Math" w:hAnsi="Cambria Math"/>
                  </w:rPr>
                  <m:t>S</m:t>
                </m:r>
              </m:oMath>
            </m:oMathPara>
          </w:p>
        </w:tc>
        <w:tc>
          <w:tcPr>
            <w:tcW w:w="4410" w:type="dxa"/>
          </w:tcPr>
          <w:p w14:paraId="6823A8AB" w14:textId="499C2A9E" w:rsidR="002770B4" w:rsidRDefault="002770B4" w:rsidP="007210C1">
            <w:r>
              <w:t>Susceptible individuals</w:t>
            </w:r>
          </w:p>
        </w:tc>
        <w:tc>
          <w:tcPr>
            <w:tcW w:w="2695" w:type="dxa"/>
          </w:tcPr>
          <w:p w14:paraId="4F9CD4B4" w14:textId="77777777" w:rsidR="002770B4" w:rsidRDefault="002770B4" w:rsidP="007210C1"/>
        </w:tc>
      </w:tr>
      <w:tr w:rsidR="002770B4" w14:paraId="6DDBC087" w14:textId="4E98CF83" w:rsidTr="002770B4">
        <w:trPr>
          <w:trHeight w:val="253"/>
        </w:trPr>
        <w:tc>
          <w:tcPr>
            <w:tcW w:w="2245" w:type="dxa"/>
          </w:tcPr>
          <w:p w14:paraId="5A4CE6B5" w14:textId="77777777" w:rsidR="002770B4" w:rsidRDefault="002770B4" w:rsidP="007210C1">
            <m:oMathPara>
              <m:oMath>
                <m:r>
                  <w:rPr>
                    <w:rFonts w:ascii="Cambria Math" w:hAnsi="Cambria Math"/>
                  </w:rPr>
                  <m:t>I</m:t>
                </m:r>
              </m:oMath>
            </m:oMathPara>
          </w:p>
        </w:tc>
        <w:tc>
          <w:tcPr>
            <w:tcW w:w="4410" w:type="dxa"/>
          </w:tcPr>
          <w:p w14:paraId="533B84E5" w14:textId="1B6CA5E7" w:rsidR="002770B4" w:rsidRDefault="002770B4" w:rsidP="007210C1">
            <w:r>
              <w:t>Infectious individuals</w:t>
            </w:r>
          </w:p>
        </w:tc>
        <w:tc>
          <w:tcPr>
            <w:tcW w:w="2695" w:type="dxa"/>
          </w:tcPr>
          <w:p w14:paraId="575DB16D" w14:textId="77777777" w:rsidR="002770B4" w:rsidRDefault="002770B4" w:rsidP="007210C1"/>
        </w:tc>
      </w:tr>
      <w:tr w:rsidR="002770B4" w14:paraId="73A8DB00" w14:textId="406C7E76" w:rsidTr="002770B4">
        <w:trPr>
          <w:trHeight w:val="266"/>
        </w:trPr>
        <w:tc>
          <w:tcPr>
            <w:tcW w:w="2245" w:type="dxa"/>
          </w:tcPr>
          <w:p w14:paraId="2275E3A5" w14:textId="77777777" w:rsidR="002770B4" w:rsidRDefault="002770B4" w:rsidP="007210C1">
            <m:oMathPara>
              <m:oMath>
                <m:r>
                  <w:rPr>
                    <w:rFonts w:ascii="Cambria Math" w:hAnsi="Cambria Math"/>
                  </w:rPr>
                  <m:t>R</m:t>
                </m:r>
              </m:oMath>
            </m:oMathPara>
          </w:p>
        </w:tc>
        <w:tc>
          <w:tcPr>
            <w:tcW w:w="4410" w:type="dxa"/>
          </w:tcPr>
          <w:p w14:paraId="1FAAFA4C" w14:textId="3862D3E0" w:rsidR="002770B4" w:rsidRDefault="002770B4" w:rsidP="007210C1">
            <w:r>
              <w:t>Recovered individuals</w:t>
            </w:r>
          </w:p>
        </w:tc>
        <w:tc>
          <w:tcPr>
            <w:tcW w:w="2695" w:type="dxa"/>
          </w:tcPr>
          <w:p w14:paraId="1D3C42DF" w14:textId="77777777" w:rsidR="002770B4" w:rsidRDefault="002770B4" w:rsidP="007210C1"/>
        </w:tc>
      </w:tr>
      <w:tr w:rsidR="002770B4" w14:paraId="43AC6CF9" w14:textId="2BDE1BDC" w:rsidTr="002770B4">
        <w:trPr>
          <w:trHeight w:val="253"/>
        </w:trPr>
        <w:tc>
          <w:tcPr>
            <w:tcW w:w="2245" w:type="dxa"/>
          </w:tcPr>
          <w:p w14:paraId="2FE67C66" w14:textId="77777777" w:rsidR="002770B4" w:rsidRDefault="002770B4" w:rsidP="007210C1">
            <m:oMathPara>
              <m:oMath>
                <m:r>
                  <w:rPr>
                    <w:rFonts w:ascii="Cambria Math" w:hAnsi="Cambria Math"/>
                  </w:rPr>
                  <m:t>V</m:t>
                </m:r>
              </m:oMath>
            </m:oMathPara>
          </w:p>
        </w:tc>
        <w:tc>
          <w:tcPr>
            <w:tcW w:w="4410" w:type="dxa"/>
          </w:tcPr>
          <w:p w14:paraId="383F1006" w14:textId="09C884AA" w:rsidR="002770B4" w:rsidRDefault="002770B4" w:rsidP="007210C1">
            <w:r>
              <w:t>free-living infectious virions</w:t>
            </w:r>
          </w:p>
        </w:tc>
        <w:tc>
          <w:tcPr>
            <w:tcW w:w="2695" w:type="dxa"/>
          </w:tcPr>
          <w:p w14:paraId="02DF9F44" w14:textId="77777777" w:rsidR="002770B4" w:rsidRDefault="002770B4" w:rsidP="007210C1"/>
        </w:tc>
      </w:tr>
    </w:tbl>
    <w:p w14:paraId="2EE77E5F" w14:textId="77777777" w:rsidR="002770B4" w:rsidRDefault="002770B4" w:rsidP="002770B4"/>
    <w:p w14:paraId="5C5AAD45" w14:textId="012C370F" w:rsidR="002770B4" w:rsidRPr="00AC1151" w:rsidRDefault="00AC1151" w:rsidP="002770B4">
      <w:pPr>
        <w:rPr>
          <w:b/>
          <w:bCs/>
        </w:rPr>
      </w:pPr>
      <w:r w:rsidRPr="00AC1151">
        <w:rPr>
          <w:b/>
          <w:bCs/>
        </w:rPr>
        <w:t xml:space="preserve">Parameter values and starting conditions for each model </w:t>
      </w:r>
      <w:proofErr w:type="gramStart"/>
      <w:r w:rsidRPr="00AC1151">
        <w:rPr>
          <w:b/>
          <w:bCs/>
        </w:rPr>
        <w:t>formulation</w:t>
      </w:r>
      <w:proofErr w:type="gramEnd"/>
    </w:p>
    <w:p w14:paraId="1F8F6473" w14:textId="77777777" w:rsidR="002770B4" w:rsidRDefault="002770B4" w:rsidP="002770B4"/>
    <w:tbl>
      <w:tblPr>
        <w:tblStyle w:val="TableGrid"/>
        <w:tblW w:w="0" w:type="auto"/>
        <w:tblLook w:val="04A0" w:firstRow="1" w:lastRow="0" w:firstColumn="1" w:lastColumn="0" w:noHBand="0" w:noVBand="1"/>
      </w:tblPr>
      <w:tblGrid>
        <w:gridCol w:w="1424"/>
        <w:gridCol w:w="1419"/>
        <w:gridCol w:w="1460"/>
        <w:gridCol w:w="1461"/>
        <w:gridCol w:w="1184"/>
        <w:gridCol w:w="1414"/>
      </w:tblGrid>
      <w:tr w:rsidR="002770B4" w14:paraId="639C657B" w14:textId="77777777" w:rsidTr="002770B4">
        <w:tc>
          <w:tcPr>
            <w:tcW w:w="1424" w:type="dxa"/>
          </w:tcPr>
          <w:p w14:paraId="6741DEF7" w14:textId="7C5DDAE5" w:rsidR="002770B4" w:rsidRDefault="002770B4" w:rsidP="002770B4">
            <w:r>
              <w:t>Parameter or Variable</w:t>
            </w:r>
          </w:p>
        </w:tc>
        <w:tc>
          <w:tcPr>
            <w:tcW w:w="1419" w:type="dxa"/>
          </w:tcPr>
          <w:p w14:paraId="6513A8F5" w14:textId="2E114581" w:rsidR="002770B4" w:rsidRDefault="002770B4" w:rsidP="002770B4">
            <w:r>
              <w:t>Reference</w:t>
            </w:r>
          </w:p>
        </w:tc>
        <w:tc>
          <w:tcPr>
            <w:tcW w:w="1460" w:type="dxa"/>
          </w:tcPr>
          <w:p w14:paraId="3E45A92D" w14:textId="1D460D33" w:rsidR="002770B4" w:rsidRDefault="002770B4" w:rsidP="002770B4">
            <w:r>
              <w:t>Community</w:t>
            </w:r>
          </w:p>
        </w:tc>
        <w:tc>
          <w:tcPr>
            <w:tcW w:w="1461" w:type="dxa"/>
          </w:tcPr>
          <w:p w14:paraId="11780BF3" w14:textId="74B9F35F" w:rsidR="002770B4" w:rsidRDefault="002770B4" w:rsidP="002770B4">
            <w:r>
              <w:t>Abundance</w:t>
            </w:r>
          </w:p>
        </w:tc>
        <w:tc>
          <w:tcPr>
            <w:tcW w:w="1184" w:type="dxa"/>
          </w:tcPr>
          <w:p w14:paraId="456F32A2" w14:textId="44D26284" w:rsidR="002770B4" w:rsidRDefault="002770B4" w:rsidP="002770B4">
            <w:r>
              <w:t>Half-life</w:t>
            </w:r>
          </w:p>
        </w:tc>
        <w:tc>
          <w:tcPr>
            <w:tcW w:w="1414" w:type="dxa"/>
          </w:tcPr>
          <w:p w14:paraId="55F64405" w14:textId="5B6094F4" w:rsidR="002770B4" w:rsidRDefault="002770B4" w:rsidP="002770B4">
            <w:r>
              <w:t>Combined</w:t>
            </w:r>
          </w:p>
        </w:tc>
      </w:tr>
      <w:tr w:rsidR="0020244F" w14:paraId="2FB65FFC" w14:textId="77777777" w:rsidTr="007949CF">
        <w:tc>
          <w:tcPr>
            <w:tcW w:w="1424" w:type="dxa"/>
          </w:tcPr>
          <w:p w14:paraId="01EE0E95" w14:textId="43123F3F"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6938" w:type="dxa"/>
            <w:gridSpan w:val="5"/>
          </w:tcPr>
          <w:p w14:paraId="3FAECB34" w14:textId="49DF4857" w:rsidR="0020244F" w:rsidRDefault="0020244F" w:rsidP="00993E75">
            <w:pPr>
              <w:jc w:val="center"/>
            </w:pPr>
            <w:r>
              <w:t>0.0001-0.001</w:t>
            </w:r>
          </w:p>
        </w:tc>
      </w:tr>
      <w:tr w:rsidR="0020244F" w14:paraId="255528A4" w14:textId="77777777" w:rsidTr="00310ED8">
        <w:tc>
          <w:tcPr>
            <w:tcW w:w="1424" w:type="dxa"/>
          </w:tcPr>
          <w:p w14:paraId="028D1513" w14:textId="771BAE98"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6938" w:type="dxa"/>
            <w:gridSpan w:val="5"/>
          </w:tcPr>
          <w:p w14:paraId="1FEEC054" w14:textId="358B90E8" w:rsidR="0020244F" w:rsidRDefault="0020244F" w:rsidP="00993E75">
            <w:pPr>
              <w:jc w:val="center"/>
            </w:pPr>
            <w:r>
              <w:t>0.0001</w:t>
            </w:r>
          </w:p>
        </w:tc>
      </w:tr>
      <w:tr w:rsidR="0020244F" w14:paraId="410D86A9" w14:textId="77777777" w:rsidTr="00D06DDF">
        <w:tc>
          <w:tcPr>
            <w:tcW w:w="1424" w:type="dxa"/>
          </w:tcPr>
          <w:p w14:paraId="4F04D20D" w14:textId="1D9225A3" w:rsidR="0020244F" w:rsidRDefault="0020244F" w:rsidP="00480CC2">
            <m:oMathPara>
              <m:oMath>
                <m:r>
                  <m:rPr>
                    <m:sty m:val="p"/>
                  </m:rPr>
                  <w:rPr>
                    <w:rFonts w:ascii="Cambria Math" w:hAnsi="Cambria Math"/>
                  </w:rPr>
                  <m:t>ϕ</m:t>
                </m:r>
              </m:oMath>
            </m:oMathPara>
          </w:p>
        </w:tc>
        <w:tc>
          <w:tcPr>
            <w:tcW w:w="6938" w:type="dxa"/>
            <w:gridSpan w:val="5"/>
          </w:tcPr>
          <w:p w14:paraId="265C614D" w14:textId="53D4F542" w:rsidR="0020244F" w:rsidRDefault="0020244F" w:rsidP="00993E75">
            <w:pPr>
              <w:jc w:val="center"/>
            </w:pPr>
            <w:r>
              <w:t>0.0001-0.001</w:t>
            </w:r>
          </w:p>
        </w:tc>
      </w:tr>
      <w:tr w:rsidR="0020244F" w14:paraId="484FD04F" w14:textId="77777777" w:rsidTr="002D0C7F">
        <w:tc>
          <w:tcPr>
            <w:tcW w:w="1424" w:type="dxa"/>
          </w:tcPr>
          <w:p w14:paraId="3EF3EA5F" w14:textId="5282D288" w:rsidR="0020244F" w:rsidRDefault="0020244F" w:rsidP="00480CC2">
            <m:oMathPara>
              <m:oMath>
                <m:r>
                  <m:rPr>
                    <m:sty m:val="p"/>
                  </m:rPr>
                  <w:rPr>
                    <w:rFonts w:ascii="Cambria Math" w:hAnsi="Cambria Math"/>
                  </w:rPr>
                  <m:t>λ</m:t>
                </m:r>
              </m:oMath>
            </m:oMathPara>
          </w:p>
        </w:tc>
        <w:tc>
          <w:tcPr>
            <w:tcW w:w="6938" w:type="dxa"/>
            <w:gridSpan w:val="5"/>
          </w:tcPr>
          <w:p w14:paraId="1996C6A8" w14:textId="0F29138D" w:rsidR="0020244F" w:rsidRDefault="0020244F" w:rsidP="00993E75">
            <w:pPr>
              <w:jc w:val="center"/>
            </w:pPr>
            <w:r>
              <w:t>1.67</w:t>
            </w:r>
          </w:p>
        </w:tc>
      </w:tr>
      <w:tr w:rsidR="00480CC2" w14:paraId="11239BBD" w14:textId="77777777" w:rsidTr="002770B4">
        <w:tc>
          <w:tcPr>
            <w:tcW w:w="1424" w:type="dxa"/>
          </w:tcPr>
          <w:p w14:paraId="38F736CC" w14:textId="58C0C2FD" w:rsidR="00480CC2" w:rsidRDefault="00000000" w:rsidP="00480CC2">
            <m:oMathPara>
              <m:oMath>
                <m:sSub>
                  <m:sSubPr>
                    <m:ctrlPr>
                      <w:rPr>
                        <w:rFonts w:ascii="Cambria Math" w:hAnsi="Cambria Math"/>
                      </w:rPr>
                    </m:ctrlPr>
                  </m:sSubPr>
                  <m:e>
                    <m:r>
                      <w:rPr>
                        <w:rFonts w:ascii="Cambria Math" w:hAnsi="Cambria Math"/>
                      </w:rPr>
                      <m:t>μ</m:t>
                    </m:r>
                  </m:e>
                  <m:sub>
                    <m:r>
                      <w:rPr>
                        <w:rFonts w:ascii="Cambria Math" w:hAnsi="Cambria Math"/>
                      </w:rPr>
                      <m:t>a</m:t>
                    </m:r>
                  </m:sub>
                </m:sSub>
              </m:oMath>
            </m:oMathPara>
          </w:p>
        </w:tc>
        <w:tc>
          <w:tcPr>
            <w:tcW w:w="1419" w:type="dxa"/>
          </w:tcPr>
          <w:p w14:paraId="7EFE109D" w14:textId="11A9C1BA" w:rsidR="00480CC2" w:rsidRDefault="0020244F" w:rsidP="00993E75">
            <w:pPr>
              <w:jc w:val="center"/>
            </w:pPr>
            <w:r>
              <w:t>0.0222</w:t>
            </w:r>
          </w:p>
        </w:tc>
        <w:tc>
          <w:tcPr>
            <w:tcW w:w="1460" w:type="dxa"/>
          </w:tcPr>
          <w:p w14:paraId="73D05570" w14:textId="73CE8899" w:rsidR="00480CC2" w:rsidRDefault="0020244F" w:rsidP="00993E75">
            <w:pPr>
              <w:jc w:val="center"/>
            </w:pPr>
            <w:r>
              <w:t>0.0167</w:t>
            </w:r>
          </w:p>
        </w:tc>
        <w:tc>
          <w:tcPr>
            <w:tcW w:w="1461" w:type="dxa"/>
          </w:tcPr>
          <w:p w14:paraId="1A6A9403" w14:textId="494D8BA0" w:rsidR="00480CC2" w:rsidRDefault="00993E75" w:rsidP="00993E75">
            <w:pPr>
              <w:jc w:val="center"/>
            </w:pPr>
            <w:r>
              <w:t>0.0190</w:t>
            </w:r>
          </w:p>
        </w:tc>
        <w:tc>
          <w:tcPr>
            <w:tcW w:w="1184" w:type="dxa"/>
          </w:tcPr>
          <w:p w14:paraId="05BD0758" w14:textId="3F9EDA67" w:rsidR="00480CC2" w:rsidRDefault="00993E75" w:rsidP="00993E75">
            <w:pPr>
              <w:jc w:val="center"/>
            </w:pPr>
            <w:r>
              <w:t>0.0222</w:t>
            </w:r>
          </w:p>
        </w:tc>
        <w:tc>
          <w:tcPr>
            <w:tcW w:w="1414" w:type="dxa"/>
          </w:tcPr>
          <w:p w14:paraId="3FCF5CB0" w14:textId="43D1F561" w:rsidR="00480CC2" w:rsidRDefault="00993E75" w:rsidP="00993E75">
            <w:pPr>
              <w:jc w:val="center"/>
            </w:pPr>
            <w:r>
              <w:t>0.0143</w:t>
            </w:r>
          </w:p>
        </w:tc>
      </w:tr>
      <w:tr w:rsidR="00480CC2" w14:paraId="56D8172D" w14:textId="77777777" w:rsidTr="002770B4">
        <w:tc>
          <w:tcPr>
            <w:tcW w:w="1424" w:type="dxa"/>
          </w:tcPr>
          <w:p w14:paraId="6F8E53DE" w14:textId="1EC6047E" w:rsidR="00480CC2" w:rsidRDefault="00000000" w:rsidP="00480CC2">
            <m:oMathPara>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b</m:t>
                    </m:r>
                  </m:sub>
                </m:sSub>
              </m:oMath>
            </m:oMathPara>
          </w:p>
        </w:tc>
        <w:tc>
          <w:tcPr>
            <w:tcW w:w="1419" w:type="dxa"/>
          </w:tcPr>
          <w:p w14:paraId="42346EC6" w14:textId="04BE3FFF" w:rsidR="00480CC2" w:rsidRDefault="0020244F" w:rsidP="00993E75">
            <w:pPr>
              <w:jc w:val="center"/>
            </w:pPr>
            <w:r>
              <w:t>0.0222</w:t>
            </w:r>
          </w:p>
        </w:tc>
        <w:tc>
          <w:tcPr>
            <w:tcW w:w="1460" w:type="dxa"/>
          </w:tcPr>
          <w:p w14:paraId="708A76D2" w14:textId="66097A49" w:rsidR="00480CC2" w:rsidRDefault="00993E75" w:rsidP="00993E75">
            <w:pPr>
              <w:jc w:val="center"/>
            </w:pPr>
            <w:r>
              <w:t>0.0333</w:t>
            </w:r>
          </w:p>
        </w:tc>
        <w:tc>
          <w:tcPr>
            <w:tcW w:w="1461" w:type="dxa"/>
          </w:tcPr>
          <w:p w14:paraId="0AFD4EC7" w14:textId="5F0F6A58" w:rsidR="00480CC2" w:rsidRDefault="00993E75" w:rsidP="00993E75">
            <w:pPr>
              <w:jc w:val="center"/>
            </w:pPr>
            <w:r>
              <w:t>0.0190</w:t>
            </w:r>
          </w:p>
        </w:tc>
        <w:tc>
          <w:tcPr>
            <w:tcW w:w="1184" w:type="dxa"/>
          </w:tcPr>
          <w:p w14:paraId="32C3DEC4" w14:textId="795CFE0F" w:rsidR="00480CC2" w:rsidRDefault="00993E75" w:rsidP="00993E75">
            <w:pPr>
              <w:jc w:val="center"/>
            </w:pPr>
            <w:r>
              <w:t>0.0222</w:t>
            </w:r>
          </w:p>
        </w:tc>
        <w:tc>
          <w:tcPr>
            <w:tcW w:w="1414" w:type="dxa"/>
          </w:tcPr>
          <w:p w14:paraId="1F45E111" w14:textId="59F0FC85" w:rsidR="00480CC2" w:rsidRDefault="00993E75" w:rsidP="00993E75">
            <w:pPr>
              <w:jc w:val="center"/>
            </w:pPr>
            <w:r>
              <w:t>0.0286</w:t>
            </w:r>
          </w:p>
        </w:tc>
      </w:tr>
      <w:tr w:rsidR="00993E75" w14:paraId="3A50AC09" w14:textId="77777777" w:rsidTr="00ED5AA2">
        <w:tc>
          <w:tcPr>
            <w:tcW w:w="1424" w:type="dxa"/>
          </w:tcPr>
          <w:p w14:paraId="1E1A664C" w14:textId="40A6B870" w:rsidR="00993E75" w:rsidRDefault="00993E75" w:rsidP="00480CC2">
            <m:oMathPara>
              <m:oMath>
                <m:r>
                  <m:rPr>
                    <m:sty m:val="p"/>
                  </m:rPr>
                  <w:rPr>
                    <w:rFonts w:ascii="Cambria Math" w:hAnsi="Cambria Math"/>
                  </w:rPr>
                  <m:t>α</m:t>
                </m:r>
              </m:oMath>
            </m:oMathPara>
          </w:p>
        </w:tc>
        <w:tc>
          <w:tcPr>
            <w:tcW w:w="6938" w:type="dxa"/>
            <w:gridSpan w:val="5"/>
          </w:tcPr>
          <w:p w14:paraId="168653FC" w14:textId="38D909CA" w:rsidR="00993E75" w:rsidRDefault="00993E75" w:rsidP="00993E75">
            <w:pPr>
              <w:jc w:val="center"/>
            </w:pPr>
            <w:r>
              <w:t>0.1</w:t>
            </w:r>
          </w:p>
        </w:tc>
      </w:tr>
      <w:tr w:rsidR="00993E75" w14:paraId="50C44E85" w14:textId="77777777" w:rsidTr="00831C8A">
        <w:tc>
          <w:tcPr>
            <w:tcW w:w="1424" w:type="dxa"/>
          </w:tcPr>
          <w:p w14:paraId="43E4A5AB" w14:textId="462DF790" w:rsidR="00993E75" w:rsidRDefault="00993E75" w:rsidP="00480CC2">
            <m:oMathPara>
              <m:oMath>
                <m:r>
                  <m:rPr>
                    <m:sty m:val="p"/>
                  </m:rPr>
                  <w:rPr>
                    <w:rFonts w:ascii="Cambria Math" w:hAnsi="Cambria Math"/>
                  </w:rPr>
                  <m:t>σ</m:t>
                </m:r>
              </m:oMath>
            </m:oMathPara>
          </w:p>
        </w:tc>
        <w:tc>
          <w:tcPr>
            <w:tcW w:w="6938" w:type="dxa"/>
            <w:gridSpan w:val="5"/>
          </w:tcPr>
          <w:p w14:paraId="275DB3B8" w14:textId="0164EABA" w:rsidR="00993E75" w:rsidRDefault="00993E75" w:rsidP="00993E75">
            <w:pPr>
              <w:jc w:val="center"/>
            </w:pPr>
            <w:r>
              <w:t>0.5</w:t>
            </w:r>
          </w:p>
        </w:tc>
      </w:tr>
      <w:tr w:rsidR="00993E75" w14:paraId="4176D000" w14:textId="77777777" w:rsidTr="00C2614D">
        <w:tc>
          <w:tcPr>
            <w:tcW w:w="1424" w:type="dxa"/>
          </w:tcPr>
          <w:p w14:paraId="2FCF1E19" w14:textId="0E157B64" w:rsidR="00993E75" w:rsidRDefault="00993E75" w:rsidP="00480CC2">
            <m:oMathPara>
              <m:oMath>
                <m:r>
                  <m:rPr>
                    <m:sty m:val="p"/>
                  </m:rPr>
                  <w:rPr>
                    <w:rFonts w:ascii="Cambria Math" w:hAnsi="Cambria Math"/>
                  </w:rPr>
                  <m:t>ϵ</m:t>
                </m:r>
              </m:oMath>
            </m:oMathPara>
          </w:p>
        </w:tc>
        <w:tc>
          <w:tcPr>
            <w:tcW w:w="4340" w:type="dxa"/>
            <w:gridSpan w:val="3"/>
          </w:tcPr>
          <w:p w14:paraId="729A05E9" w14:textId="16F37E4D" w:rsidR="00993E75" w:rsidRDefault="00993E75" w:rsidP="00993E75">
            <w:pPr>
              <w:jc w:val="center"/>
            </w:pPr>
            <w:r>
              <w:t>0.5134</w:t>
            </w:r>
          </w:p>
        </w:tc>
        <w:tc>
          <w:tcPr>
            <w:tcW w:w="2598" w:type="dxa"/>
            <w:gridSpan w:val="2"/>
          </w:tcPr>
          <w:p w14:paraId="03D9469E" w14:textId="64014FF2" w:rsidR="00993E75" w:rsidRDefault="00993E75" w:rsidP="00993E75">
            <w:pPr>
              <w:jc w:val="center"/>
            </w:pPr>
            <w:r>
              <w:t>0.2567</w:t>
            </w:r>
          </w:p>
        </w:tc>
      </w:tr>
      <w:tr w:rsidR="00993E75" w14:paraId="348D0BCC" w14:textId="77777777" w:rsidTr="007A5400">
        <w:tc>
          <w:tcPr>
            <w:tcW w:w="1424" w:type="dxa"/>
          </w:tcPr>
          <w:p w14:paraId="441F2322" w14:textId="4874D83B" w:rsidR="00993E75" w:rsidRDefault="00993E75" w:rsidP="00480CC2">
            <m:oMathPara>
              <m:oMath>
                <m:r>
                  <w:rPr>
                    <w:rFonts w:ascii="Cambria Math" w:hAnsi="Cambria Math"/>
                  </w:rPr>
                  <m:t>S</m:t>
                </m:r>
              </m:oMath>
            </m:oMathPara>
          </w:p>
        </w:tc>
        <w:tc>
          <w:tcPr>
            <w:tcW w:w="2879" w:type="dxa"/>
            <w:gridSpan w:val="2"/>
          </w:tcPr>
          <w:p w14:paraId="751E8B91" w14:textId="3B501D76" w:rsidR="00993E75" w:rsidRDefault="00993E75" w:rsidP="00993E75">
            <w:pPr>
              <w:jc w:val="center"/>
            </w:pPr>
            <w:r>
              <w:t>150</w:t>
            </w:r>
          </w:p>
        </w:tc>
        <w:tc>
          <w:tcPr>
            <w:tcW w:w="1461" w:type="dxa"/>
          </w:tcPr>
          <w:p w14:paraId="2FDD1ED5" w14:textId="1815005D" w:rsidR="00993E75" w:rsidRDefault="00993E75" w:rsidP="00993E75">
            <w:pPr>
              <w:jc w:val="center"/>
            </w:pPr>
            <w:r>
              <w:t>175</w:t>
            </w:r>
          </w:p>
        </w:tc>
        <w:tc>
          <w:tcPr>
            <w:tcW w:w="1184" w:type="dxa"/>
          </w:tcPr>
          <w:p w14:paraId="50F48D19" w14:textId="7A4DD3D7" w:rsidR="00993E75" w:rsidRDefault="00993E75" w:rsidP="00993E75">
            <w:pPr>
              <w:jc w:val="center"/>
            </w:pPr>
            <w:r>
              <w:t>150</w:t>
            </w:r>
          </w:p>
        </w:tc>
        <w:tc>
          <w:tcPr>
            <w:tcW w:w="1414" w:type="dxa"/>
          </w:tcPr>
          <w:p w14:paraId="50D5C901" w14:textId="233A0743" w:rsidR="00993E75" w:rsidRDefault="00993E75" w:rsidP="00993E75">
            <w:pPr>
              <w:jc w:val="center"/>
            </w:pPr>
            <w:r>
              <w:t>175</w:t>
            </w:r>
          </w:p>
        </w:tc>
      </w:tr>
      <w:tr w:rsidR="00993E75" w14:paraId="521DFB62" w14:textId="77777777" w:rsidTr="00B01A65">
        <w:tc>
          <w:tcPr>
            <w:tcW w:w="1424" w:type="dxa"/>
          </w:tcPr>
          <w:p w14:paraId="1B2CA308" w14:textId="06DA5F4A" w:rsidR="00993E75" w:rsidRDefault="00993E75" w:rsidP="00480CC2">
            <m:oMathPara>
              <m:oMath>
                <m:r>
                  <w:rPr>
                    <w:rFonts w:ascii="Cambria Math" w:hAnsi="Cambria Math"/>
                  </w:rPr>
                  <m:t>I</m:t>
                </m:r>
              </m:oMath>
            </m:oMathPara>
          </w:p>
        </w:tc>
        <w:tc>
          <w:tcPr>
            <w:tcW w:w="6938" w:type="dxa"/>
            <w:gridSpan w:val="5"/>
          </w:tcPr>
          <w:p w14:paraId="17592646" w14:textId="00AEC8AC" w:rsidR="00993E75" w:rsidRDefault="00993E75" w:rsidP="00993E75">
            <w:pPr>
              <w:jc w:val="center"/>
            </w:pPr>
            <w:r>
              <w:t>1</w:t>
            </w:r>
          </w:p>
        </w:tc>
      </w:tr>
      <w:tr w:rsidR="00993E75" w14:paraId="0002701B" w14:textId="77777777" w:rsidTr="00BC5F18">
        <w:tc>
          <w:tcPr>
            <w:tcW w:w="1424" w:type="dxa"/>
          </w:tcPr>
          <w:p w14:paraId="68191A79" w14:textId="5810CC7A" w:rsidR="00993E75" w:rsidRDefault="00993E75" w:rsidP="00480CC2">
            <m:oMathPara>
              <m:oMath>
                <m:r>
                  <w:rPr>
                    <w:rFonts w:ascii="Cambria Math" w:hAnsi="Cambria Math"/>
                  </w:rPr>
                  <m:t>R</m:t>
                </m:r>
              </m:oMath>
            </m:oMathPara>
          </w:p>
        </w:tc>
        <w:tc>
          <w:tcPr>
            <w:tcW w:w="6938" w:type="dxa"/>
            <w:gridSpan w:val="5"/>
          </w:tcPr>
          <w:p w14:paraId="26C21DEA" w14:textId="6FBA91DA" w:rsidR="00993E75" w:rsidRDefault="00993E75" w:rsidP="00993E75">
            <w:pPr>
              <w:jc w:val="center"/>
            </w:pPr>
            <w:r>
              <w:t>0</w:t>
            </w:r>
          </w:p>
        </w:tc>
      </w:tr>
      <w:tr w:rsidR="00993E75" w14:paraId="1405CA12" w14:textId="77777777" w:rsidTr="00767D44">
        <w:trPr>
          <w:trHeight w:val="125"/>
        </w:trPr>
        <w:tc>
          <w:tcPr>
            <w:tcW w:w="1424" w:type="dxa"/>
          </w:tcPr>
          <w:p w14:paraId="7B8B29F1" w14:textId="45C0B45F" w:rsidR="00993E75" w:rsidRDefault="00993E75" w:rsidP="00480CC2">
            <m:oMathPara>
              <m:oMath>
                <m:r>
                  <w:rPr>
                    <w:rFonts w:ascii="Cambria Math" w:hAnsi="Cambria Math"/>
                  </w:rPr>
                  <m:t>V</m:t>
                </m:r>
              </m:oMath>
            </m:oMathPara>
          </w:p>
        </w:tc>
        <w:tc>
          <w:tcPr>
            <w:tcW w:w="6938" w:type="dxa"/>
            <w:gridSpan w:val="5"/>
          </w:tcPr>
          <w:p w14:paraId="22AAF856" w14:textId="637A3FE5" w:rsidR="00993E75" w:rsidRDefault="00993E75" w:rsidP="00993E75">
            <w:pPr>
              <w:jc w:val="center"/>
            </w:pPr>
            <w:r>
              <w:t>0</w:t>
            </w:r>
          </w:p>
        </w:tc>
      </w:tr>
    </w:tbl>
    <w:p w14:paraId="1DC01F30" w14:textId="350B4445" w:rsidR="002770B4" w:rsidRPr="002770B4" w:rsidRDefault="002770B4" w:rsidP="002770B4">
      <w:r>
        <w:rPr>
          <w:sz w:val="24"/>
          <w:szCs w:val="24"/>
        </w:rPr>
        <w:br w:type="page"/>
      </w:r>
    </w:p>
    <w:p w14:paraId="2BB9428D" w14:textId="4C48CC6F" w:rsidR="00AC1151" w:rsidRDefault="00AC1151" w:rsidP="35785D2E">
      <w:pPr>
        <w:spacing w:line="360" w:lineRule="auto"/>
        <w:rPr>
          <w:sz w:val="24"/>
          <w:szCs w:val="24"/>
        </w:rPr>
      </w:pPr>
      <w:r>
        <w:rPr>
          <w:sz w:val="24"/>
          <w:szCs w:val="24"/>
        </w:rPr>
        <w:lastRenderedPageBreak/>
        <w:t>Appendix S2: Supplementary Figures</w:t>
      </w:r>
    </w:p>
    <w:p w14:paraId="51949AF6" w14:textId="77777777" w:rsidR="00AC1151" w:rsidRDefault="00AC1151" w:rsidP="35785D2E">
      <w:pPr>
        <w:spacing w:line="360" w:lineRule="auto"/>
        <w:rPr>
          <w:sz w:val="24"/>
          <w:szCs w:val="24"/>
        </w:rPr>
      </w:pPr>
    </w:p>
    <w:p w14:paraId="7380CDD0" w14:textId="693EDD36" w:rsidR="002E6E0F" w:rsidRPr="00DB2F80" w:rsidRDefault="00F82285" w:rsidP="35785D2E">
      <w:pPr>
        <w:spacing w:line="360" w:lineRule="auto"/>
        <w:rPr>
          <w:sz w:val="24"/>
          <w:szCs w:val="24"/>
        </w:rPr>
      </w:pPr>
      <w:r>
        <w:rPr>
          <w:noProof/>
        </w:rPr>
        <w:drawing>
          <wp:inline distT="0" distB="0" distL="0" distR="0" wp14:anchorId="12B37963" wp14:editId="078B0A76">
            <wp:extent cx="5943600" cy="5339081"/>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5339081"/>
                    </a:xfrm>
                    <a:prstGeom prst="rect">
                      <a:avLst/>
                    </a:prstGeom>
                  </pic:spPr>
                </pic:pic>
              </a:graphicData>
            </a:graphic>
          </wp:inline>
        </w:drawing>
      </w:r>
    </w:p>
    <w:p w14:paraId="6D7A3892" w14:textId="74D201F3" w:rsidR="002770B4" w:rsidRDefault="0069435B" w:rsidP="00DB2F80">
      <w:pPr>
        <w:rPr>
          <w:sz w:val="24"/>
          <w:szCs w:val="24"/>
        </w:rPr>
      </w:pPr>
      <w:r w:rsidRPr="00DB2F80">
        <w:rPr>
          <w:b/>
          <w:bCs/>
          <w:sz w:val="24"/>
          <w:szCs w:val="24"/>
        </w:rPr>
        <w:t>Supplementary Figure 1:</w:t>
      </w:r>
      <w:r w:rsidRPr="00DB2F80">
        <w:rPr>
          <w:sz w:val="24"/>
          <w:szCs w:val="24"/>
        </w:rPr>
        <w:t xml:space="preserve"> Viral loads</w:t>
      </w:r>
      <w:r w:rsidR="00AD22C9">
        <w:rPr>
          <w:sz w:val="24"/>
          <w:szCs w:val="24"/>
        </w:rPr>
        <w:t xml:space="preserve"> (log-transformed)</w:t>
      </w:r>
      <w:r w:rsidRPr="00DB2F80">
        <w:rPr>
          <w:sz w:val="24"/>
          <w:szCs w:val="24"/>
        </w:rPr>
        <w:t xml:space="preserve">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44"/>
      <w:commentRangeStart w:id="45"/>
      <w:r w:rsidRPr="00DB2F80">
        <w:rPr>
          <w:sz w:val="24"/>
          <w:szCs w:val="24"/>
        </w:rPr>
        <w:t>few have high viral loads.</w:t>
      </w:r>
      <w:commentRangeEnd w:id="44"/>
      <w:r w:rsidR="00656B70">
        <w:rPr>
          <w:rStyle w:val="CommentReference"/>
        </w:rPr>
        <w:commentReference w:id="44"/>
      </w:r>
      <w:commentRangeEnd w:id="45"/>
      <w:r w:rsidR="003050A7">
        <w:rPr>
          <w:rStyle w:val="CommentReference"/>
        </w:rPr>
        <w:commentReference w:id="45"/>
      </w:r>
    </w:p>
    <w:p w14:paraId="18A19D4C" w14:textId="77777777" w:rsidR="002770B4" w:rsidRDefault="002770B4">
      <w:pPr>
        <w:rPr>
          <w:sz w:val="24"/>
          <w:szCs w:val="24"/>
        </w:rPr>
      </w:pPr>
      <w:r>
        <w:rPr>
          <w:sz w:val="24"/>
          <w:szCs w:val="24"/>
        </w:rPr>
        <w:br w:type="page"/>
      </w:r>
    </w:p>
    <w:p w14:paraId="69F0E584" w14:textId="08A885CA" w:rsidR="002770B4" w:rsidRDefault="002770B4" w:rsidP="002770B4">
      <w:pPr>
        <w:rPr>
          <w:sz w:val="24"/>
          <w:szCs w:val="24"/>
        </w:rPr>
      </w:pPr>
      <w:r>
        <w:rPr>
          <w:noProof/>
          <w:sz w:val="24"/>
          <w:szCs w:val="24"/>
        </w:rPr>
        <w:lastRenderedPageBreak/>
        <w:drawing>
          <wp:inline distT="0" distB="0" distL="0" distR="0" wp14:anchorId="7D012E4E" wp14:editId="4F33FB3E">
            <wp:extent cx="5943600" cy="3674110"/>
            <wp:effectExtent l="0" t="0" r="0" b="0"/>
            <wp:docPr id="154428247" name="Picture 5" descr="A diagram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5" descr="A diagram of different levels of growt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r w:rsidRPr="002770B4">
        <w:rPr>
          <w:b/>
          <w:bCs/>
          <w:sz w:val="24"/>
          <w:szCs w:val="24"/>
        </w:rPr>
        <w:t xml:space="preserve"> </w:t>
      </w:r>
      <w:r>
        <w:rPr>
          <w:b/>
          <w:bCs/>
          <w:sz w:val="24"/>
          <w:szCs w:val="24"/>
        </w:rPr>
        <w:t xml:space="preserve">Supplementary </w:t>
      </w:r>
      <w:commentRangeStart w:id="46"/>
      <w:r w:rsidRPr="1646E0A0">
        <w:rPr>
          <w:b/>
          <w:bCs/>
          <w:sz w:val="24"/>
          <w:szCs w:val="24"/>
        </w:rPr>
        <w:t xml:space="preserve">Figure </w:t>
      </w:r>
      <w:r>
        <w:rPr>
          <w:b/>
          <w:bCs/>
          <w:sz w:val="24"/>
          <w:szCs w:val="24"/>
        </w:rPr>
        <w:t>2</w:t>
      </w:r>
      <w:r w:rsidRPr="1646E0A0">
        <w:rPr>
          <w:b/>
          <w:bCs/>
          <w:sz w:val="24"/>
          <w:szCs w:val="24"/>
        </w:rPr>
        <w:t xml:space="preserve">: Correlations between prevalence ratio and community competence, community size, and mean water temperature. </w:t>
      </w:r>
      <w:r w:rsidRPr="1646E0A0">
        <w:rPr>
          <w:sz w:val="24"/>
          <w:szCs w:val="24"/>
        </w:rPr>
        <w:t xml:space="preserve">Community competence and host abundance correlated positively with prevalence ratio while mean water temperature correlated negatively. Each point represents a single </w:t>
      </w:r>
      <w:r w:rsidR="00AD22C9">
        <w:rPr>
          <w:sz w:val="24"/>
          <w:szCs w:val="24"/>
        </w:rPr>
        <w:t>site-month</w:t>
      </w:r>
      <w:r w:rsidRPr="1646E0A0">
        <w:rPr>
          <w:sz w:val="24"/>
          <w:szCs w:val="24"/>
        </w:rPr>
        <w:t xml:space="preserve"> combination.</w:t>
      </w:r>
      <w:bookmarkStart w:id="47" w:name="_o9a017k11u38"/>
      <w:bookmarkEnd w:id="47"/>
      <w:commentRangeEnd w:id="46"/>
      <w:r>
        <w:rPr>
          <w:rStyle w:val="CommentReference"/>
        </w:rPr>
        <w:commentReference w:id="46"/>
      </w:r>
    </w:p>
    <w:p w14:paraId="2F64A54A" w14:textId="59A1E260" w:rsidR="002E6E0F" w:rsidRPr="00DB2F80" w:rsidRDefault="0069435B" w:rsidP="00DB2F80">
      <w:pPr>
        <w:rPr>
          <w:sz w:val="24"/>
          <w:szCs w:val="24"/>
        </w:rPr>
      </w:pP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13DA284"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3</w:t>
      </w:r>
      <w:r w:rsidRPr="00DB2F80">
        <w:rPr>
          <w:b/>
          <w:bCs/>
          <w:sz w:val="24"/>
          <w:szCs w:val="24"/>
        </w:rPr>
        <w:t>:</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69435B"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4152900"/>
                    </a:xfrm>
                    <a:prstGeom prst="rect">
                      <a:avLst/>
                    </a:prstGeom>
                    <a:ln/>
                  </pic:spPr>
                </pic:pic>
              </a:graphicData>
            </a:graphic>
          </wp:inline>
        </w:drawing>
      </w:r>
    </w:p>
    <w:p w14:paraId="3032A59C" w14:textId="7F4986BF"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4</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footerReference w:type="even" r:id="rId20"/>
      <w:footerReference w:type="default" r:id="rId21"/>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ew W Park" w:date="2023-10-31T11:38:00Z" w:initials="AP">
    <w:p w14:paraId="389C5B6E" w14:textId="77777777" w:rsidR="004357CA" w:rsidRDefault="004357CA" w:rsidP="004357CA">
      <w:pPr>
        <w:pStyle w:val="CommentText"/>
      </w:pPr>
      <w:r>
        <w:t>transmission? given we use the ratio and prevalence per se?</w:t>
      </w:r>
      <w:r>
        <w:rPr>
          <w:rStyle w:val="CommentReference"/>
        </w:rPr>
        <w:annotationRef/>
      </w:r>
      <w:r>
        <w:rPr>
          <w:rStyle w:val="CommentReference"/>
        </w:rPr>
        <w:annotationRef/>
      </w:r>
    </w:p>
  </w:comment>
  <w:comment w:id="2" w:author="Andrew W Park" w:date="2023-10-31T13:06:00Z" w:initials="AP">
    <w:p w14:paraId="362C359F" w14:textId="62E6BDBF" w:rsidR="1646E0A0" w:rsidRDefault="1646E0A0">
      <w:pPr>
        <w:pStyle w:val="CommentText"/>
      </w:pPr>
      <w:r>
        <w:t>phenologies? again, i'm not as confident with my plurals and singulars - but i think species here is plural; so you can try replacing with a plural word and see how it scans (e.g., people exhibit distinct phenology/phenologies)</w:t>
      </w:r>
      <w:r>
        <w:rPr>
          <w:rStyle w:val="CommentReference"/>
        </w:rPr>
        <w:annotationRef/>
      </w:r>
    </w:p>
  </w:comment>
  <w:comment w:id="3" w:author="Stacey L Lance" w:date="2023-11-02T11:31:00Z" w:initials="SL">
    <w:p w14:paraId="3B57F8C8" w14:textId="613478A0" w:rsidR="31DB22D1" w:rsidRDefault="31DB22D1">
      <w:pPr>
        <w:pStyle w:val="CommentText"/>
      </w:pPr>
      <w:r>
        <w:t>I'd go with phenologies</w:t>
      </w:r>
      <w:r>
        <w:rPr>
          <w:rStyle w:val="CommentReference"/>
        </w:rPr>
        <w:annotationRef/>
      </w:r>
    </w:p>
  </w:comment>
  <w:comment w:id="4" w:author="Andrew W Park" w:date="2023-10-31T13:10:00Z" w:initials="AP">
    <w:p w14:paraId="0990CD80" w14:textId="57E256E5" w:rsidR="1646E0A0" w:rsidRDefault="1646E0A0">
      <w:pPr>
        <w:pStyle w:val="CommentText"/>
      </w:pPr>
      <w:r>
        <w:t>there's a kind of unwritten caveat here - namely, ranavirus is typical in some way - maybe this needs to be brought out more. Maybe this sentence could be followed by a "like many pathogens...multihost...some persistence in envrionment...transmission could be immediate [contact] or delayed [env]"</w:t>
      </w:r>
      <w:r>
        <w:rPr>
          <w:rStyle w:val="CommentReference"/>
        </w:rPr>
        <w:annotationRef/>
      </w:r>
    </w:p>
  </w:comment>
  <w:comment w:id="5" w:author="Stacey L Lance" w:date="2023-11-02T11:33:00Z" w:initials="SL">
    <w:p w14:paraId="42A2FDC4" w14:textId="442FE2B1" w:rsidR="31DB22D1" w:rsidRDefault="31DB22D1">
      <w:pPr>
        <w:pStyle w:val="CommentText"/>
      </w:pPr>
      <w:r>
        <w:t>agree that a sentence needs to be added here</w:t>
      </w:r>
      <w:r>
        <w:rPr>
          <w:rStyle w:val="CommentReference"/>
        </w:rPr>
        <w:annotationRef/>
      </w:r>
    </w:p>
  </w:comment>
  <w:comment w:id="6" w:author="Daniel Suh" w:date="2023-12-01T14:06:00Z" w:initials="DS">
    <w:p w14:paraId="53711E3C" w14:textId="77777777" w:rsidR="006814DD" w:rsidRDefault="006814DD" w:rsidP="006814DD">
      <w:r>
        <w:rPr>
          <w:rStyle w:val="CommentReference"/>
        </w:rPr>
        <w:annotationRef/>
      </w:r>
      <w:r>
        <w:rPr>
          <w:sz w:val="20"/>
          <w:szCs w:val="20"/>
        </w:rPr>
        <w:t>Is this necessary to include in the introduction?</w:t>
      </w:r>
    </w:p>
  </w:comment>
  <w:comment w:id="19" w:author="Andrew W Park" w:date="2023-10-31T13:16:00Z" w:initials="AP">
    <w:p w14:paraId="07D932F3" w14:textId="4649E17B" w:rsidR="1646E0A0" w:rsidRDefault="1646E0A0">
      <w:pPr>
        <w:pStyle w:val="CommentText"/>
      </w:pPr>
      <w:r>
        <w:t xml:space="preserve">this is good - but re-emphasizes my earlier comment that it will be important to explain (1 sentence) why ranavirus is likely an examplar of other systems. </w:t>
      </w:r>
      <w:r>
        <w:rPr>
          <w:rStyle w:val="CommentReference"/>
        </w:rPr>
        <w:annotationRef/>
      </w:r>
    </w:p>
  </w:comment>
  <w:comment w:id="22"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23"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25"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26"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27"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28" w:author="Daniel Suh" w:date="2023-11-20T14:06:00Z" w:initials="DS">
    <w:p w14:paraId="4B5247D2" w14:textId="77777777" w:rsidR="00AE0249" w:rsidRDefault="00AE0249" w:rsidP="00AE0249">
      <w:r>
        <w:rPr>
          <w:rStyle w:val="CommentReference"/>
        </w:rPr>
        <w:annotationRef/>
      </w:r>
      <w:r>
        <w:rPr>
          <w:sz w:val="20"/>
          <w:szCs w:val="20"/>
        </w:rPr>
        <w:t>Denominator should be pt and not pt+1 for decreasing prevalence</w:t>
      </w:r>
    </w:p>
  </w:comment>
  <w:comment w:id="30" w:author="Andrew W Park" w:date="2023-10-31T13:26:00Z" w:initials="AP">
    <w:p w14:paraId="3ECDC28E" w14:textId="674AD3A6" w:rsidR="1646E0A0" w:rsidRDefault="1646E0A0">
      <w:pPr>
        <w:pStyle w:val="CommentText"/>
      </w:pPr>
      <w:r>
        <w:t xml:space="preserve">I think this is just an online-Word thing, but this ln(2) formula looks a bit garbled - just check it renders OK on the submitted version. </w:t>
      </w:r>
      <w:r>
        <w:rPr>
          <w:rStyle w:val="CommentReference"/>
        </w:rPr>
        <w:annotationRef/>
      </w:r>
    </w:p>
  </w:comment>
  <w:comment w:id="32" w:author="Daniel Suh" w:date="2023-11-20T14:45:00Z" w:initials="DS">
    <w:p w14:paraId="2A8FA143" w14:textId="77777777" w:rsidR="00FD5740" w:rsidRDefault="00FD5740" w:rsidP="00FD5740">
      <w:r>
        <w:rPr>
          <w:rStyle w:val="CommentReference"/>
        </w:rPr>
        <w:annotationRef/>
      </w:r>
      <w:r>
        <w:rPr>
          <w:sz w:val="20"/>
          <w:szCs w:val="20"/>
        </w:rPr>
        <w:t>Retitle this section?</w:t>
      </w:r>
    </w:p>
  </w:comment>
  <w:comment w:id="35" w:author="Stacey L Lance" w:date="2023-09-05T15:30:00Z" w:initials="SL">
    <w:p w14:paraId="7F5D1560" w14:textId="44AA9A60"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36"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37"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38" w:author="Andrew W Park" w:date="2023-10-31T13:49:00Z" w:initials="AP">
    <w:p w14:paraId="434EAA73" w14:textId="1051D8BD" w:rsidR="1646E0A0" w:rsidRDefault="1646E0A0">
      <w:pPr>
        <w:pStyle w:val="CommentText"/>
      </w:pPr>
      <w:r>
        <w:t>example? the model is formulated with demography in general - you just turned it off for this bit</w:t>
      </w:r>
      <w:r>
        <w:rPr>
          <w:rStyle w:val="CommentReference"/>
        </w:rPr>
        <w:annotationRef/>
      </w:r>
    </w:p>
  </w:comment>
  <w:comment w:id="42" w:author="Stacey L Lance" w:date="2023-11-02T11:52:00Z" w:initials="SL">
    <w:p w14:paraId="24BB093E" w14:textId="580175A1" w:rsidR="31DB22D1" w:rsidRDefault="31DB22D1">
      <w:pPr>
        <w:pStyle w:val="CommentText"/>
      </w:pPr>
      <w:r>
        <w:t>just a lot of "may"s in these sentences</w:t>
      </w:r>
      <w:r>
        <w:rPr>
          <w:rStyle w:val="CommentReference"/>
        </w:rPr>
        <w:annotationRef/>
      </w:r>
    </w:p>
  </w:comment>
  <w:comment w:id="43" w:author="Stacey L Lance" w:date="2023-11-02T12:07:00Z" w:initials="SL">
    <w:p w14:paraId="38C6A227" w14:textId="552C7D02" w:rsidR="31DB22D1" w:rsidRDefault="31DB22D1">
      <w:pPr>
        <w:pStyle w:val="CommentText"/>
      </w:pPr>
      <w:r>
        <w:t>I have to include this in submissions. I will add text to your cover letter about it</w:t>
      </w:r>
      <w:r>
        <w:rPr>
          <w:rStyle w:val="CommentReference"/>
        </w:rPr>
        <w:annotationRef/>
      </w:r>
    </w:p>
  </w:comment>
  <w:comment w:id="44"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45"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 w:id="46" w:author="Andrew W Park" w:date="2023-10-31T13:31:00Z" w:initials="AP">
    <w:p w14:paraId="32766C85" w14:textId="77777777" w:rsidR="002770B4" w:rsidRDefault="002770B4" w:rsidP="002770B4">
      <w:pPr>
        <w:pStyle w:val="CommentText"/>
      </w:pPr>
      <w:r>
        <w:t>Could this instead be expressed as a table with columns for predictor, spearman's rho, and adjusted p-value? It's not clear the visual is adding much (except drawing attention to the scatter!). This fig could then be supplementary</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C5B6E" w15:done="1"/>
  <w15:commentEx w15:paraId="362C359F" w15:done="1"/>
  <w15:commentEx w15:paraId="3B57F8C8" w15:paraIdParent="362C359F" w15:done="1"/>
  <w15:commentEx w15:paraId="0990CD80" w15:done="1"/>
  <w15:commentEx w15:paraId="42A2FDC4" w15:paraIdParent="0990CD80" w15:done="1"/>
  <w15:commentEx w15:paraId="53711E3C" w15:done="0"/>
  <w15:commentEx w15:paraId="07D932F3" w15:done="1"/>
  <w15:commentEx w15:paraId="59E68E2E" w15:done="1"/>
  <w15:commentEx w15:paraId="7E9DC783" w15:done="1"/>
  <w15:commentEx w15:paraId="11AE6112" w15:done="1"/>
  <w15:commentEx w15:paraId="34E023A1" w15:paraIdParent="11AE6112" w15:done="1"/>
  <w15:commentEx w15:paraId="3A9252F0" w15:done="1"/>
  <w15:commentEx w15:paraId="4B5247D2" w15:done="0"/>
  <w15:commentEx w15:paraId="3ECDC28E" w15:done="1"/>
  <w15:commentEx w15:paraId="2A8FA143" w15:done="0"/>
  <w15:commentEx w15:paraId="7F5D1560" w15:done="1"/>
  <w15:commentEx w15:paraId="310A00B5" w15:paraIdParent="7F5D1560" w15:done="1"/>
  <w15:commentEx w15:paraId="38AE4DE3" w15:done="1"/>
  <w15:commentEx w15:paraId="434EAA73" w15:done="1"/>
  <w15:commentEx w15:paraId="24BB093E" w15:done="1"/>
  <w15:commentEx w15:paraId="38C6A227" w15:done="1"/>
  <w15:commentEx w15:paraId="18AA0CCB" w15:done="1"/>
  <w15:commentEx w15:paraId="54BCDCE4" w15:paraIdParent="18AA0CCB" w15:done="1"/>
  <w15:commentEx w15:paraId="32766C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727A2D" w16cex:dateUtc="2023-10-31T15:38:00Z"/>
  <w16cex:commentExtensible w16cex:durableId="0B712016" w16cex:dateUtc="2023-10-31T17:06:00Z"/>
  <w16cex:commentExtensible w16cex:durableId="0A78C7C2" w16cex:dateUtc="2023-11-02T15:31:00Z"/>
  <w16cex:commentExtensible w16cex:durableId="2C0707F3" w16cex:dateUtc="2023-10-31T17:10:00Z"/>
  <w16cex:commentExtensible w16cex:durableId="5E4C3299" w16cex:dateUtc="2023-11-02T15:33:00Z"/>
  <w16cex:commentExtensible w16cex:durableId="54C7CEBD" w16cex:dateUtc="2023-12-01T19:06:00Z"/>
  <w16cex:commentExtensible w16cex:durableId="009BB088" w16cex:dateUtc="2023-10-31T17:16:00Z"/>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EE6A372" w16cex:dateUtc="2023-11-20T19:06:00Z"/>
  <w16cex:commentExtensible w16cex:durableId="14453443" w16cex:dateUtc="2023-10-31T17:26:00Z"/>
  <w16cex:commentExtensible w16cex:durableId="6F85528A" w16cex:dateUtc="2023-11-20T19:45:00Z"/>
  <w16cex:commentExtensible w16cex:durableId="28A1C82F" w16cex:dateUtc="2023-09-05T19:30:00Z"/>
  <w16cex:commentExtensible w16cex:durableId="28A1CCF0" w16cex:dateUtc="2023-09-05T19:51:00Z"/>
  <w16cex:commentExtensible w16cex:durableId="5C91B165" w16cex:dateUtc="2023-10-26T00:00:00Z"/>
  <w16cex:commentExtensible w16cex:durableId="0D3AB235" w16cex:dateUtc="2023-10-31T17:49:00Z"/>
  <w16cex:commentExtensible w16cex:durableId="2CE6EED5" w16cex:dateUtc="2023-11-02T15:52:00Z"/>
  <w16cex:commentExtensible w16cex:durableId="4F938FE2" w16cex:dateUtc="2023-11-02T16:07:00Z"/>
  <w16cex:commentExtensible w16cex:durableId="28A1CAB9" w16cex:dateUtc="2023-09-05T19:41:00Z"/>
  <w16cex:commentExtensible w16cex:durableId="74DCA663" w16cex:dateUtc="2023-09-21T17:21:00Z"/>
  <w16cex:commentExtensible w16cex:durableId="00AEAA03" w16cex:dateUtc="2023-10-3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C5B6E" w16cid:durableId="09727A2D"/>
  <w16cid:commentId w16cid:paraId="362C359F" w16cid:durableId="0B712016"/>
  <w16cid:commentId w16cid:paraId="3B57F8C8" w16cid:durableId="0A78C7C2"/>
  <w16cid:commentId w16cid:paraId="0990CD80" w16cid:durableId="2C0707F3"/>
  <w16cid:commentId w16cid:paraId="42A2FDC4" w16cid:durableId="5E4C3299"/>
  <w16cid:commentId w16cid:paraId="53711E3C" w16cid:durableId="54C7CEBD"/>
  <w16cid:commentId w16cid:paraId="07D932F3" w16cid:durableId="009BB088"/>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4B5247D2" w16cid:durableId="2EE6A372"/>
  <w16cid:commentId w16cid:paraId="3ECDC28E" w16cid:durableId="14453443"/>
  <w16cid:commentId w16cid:paraId="2A8FA143" w16cid:durableId="6F85528A"/>
  <w16cid:commentId w16cid:paraId="7F5D1560" w16cid:durableId="28A1C82F"/>
  <w16cid:commentId w16cid:paraId="310A00B5" w16cid:durableId="28A1CCF0"/>
  <w16cid:commentId w16cid:paraId="38AE4DE3" w16cid:durableId="5C91B165"/>
  <w16cid:commentId w16cid:paraId="434EAA73" w16cid:durableId="0D3AB235"/>
  <w16cid:commentId w16cid:paraId="24BB093E" w16cid:durableId="2CE6EED5"/>
  <w16cid:commentId w16cid:paraId="38C6A227" w16cid:durableId="4F938FE2"/>
  <w16cid:commentId w16cid:paraId="18AA0CCB" w16cid:durableId="28A1CAB9"/>
  <w16cid:commentId w16cid:paraId="54BCDCE4" w16cid:durableId="74DCA663"/>
  <w16cid:commentId w16cid:paraId="32766C85" w16cid:durableId="00AEAA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41480" w14:textId="77777777" w:rsidR="00FF16F9" w:rsidRDefault="00FF16F9" w:rsidP="003540FF">
      <w:pPr>
        <w:spacing w:line="240" w:lineRule="auto"/>
      </w:pPr>
      <w:r>
        <w:separator/>
      </w:r>
    </w:p>
  </w:endnote>
  <w:endnote w:type="continuationSeparator" w:id="0">
    <w:p w14:paraId="44822897" w14:textId="77777777" w:rsidR="00FF16F9" w:rsidRDefault="00FF16F9" w:rsidP="003540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7753886"/>
      <w:docPartObj>
        <w:docPartGallery w:val="Page Numbers (Bottom of Page)"/>
        <w:docPartUnique/>
      </w:docPartObj>
    </w:sdtPr>
    <w:sdtContent>
      <w:p w14:paraId="5E94437E" w14:textId="63CADA7C"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638FE6" w14:textId="77777777" w:rsidR="003540FF" w:rsidRDefault="003540FF" w:rsidP="003540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7411208"/>
      <w:docPartObj>
        <w:docPartGallery w:val="Page Numbers (Bottom of Page)"/>
        <w:docPartUnique/>
      </w:docPartObj>
    </w:sdtPr>
    <w:sdtContent>
      <w:p w14:paraId="5664C63C" w14:textId="517B5575"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373122" w14:textId="77777777" w:rsidR="003540FF" w:rsidRDefault="003540FF" w:rsidP="003540F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642D1" w14:textId="77777777" w:rsidR="00FF16F9" w:rsidRDefault="00FF16F9" w:rsidP="003540FF">
      <w:pPr>
        <w:spacing w:line="240" w:lineRule="auto"/>
      </w:pPr>
      <w:r>
        <w:separator/>
      </w:r>
    </w:p>
  </w:footnote>
  <w:footnote w:type="continuationSeparator" w:id="0">
    <w:p w14:paraId="22F7BCF2" w14:textId="77777777" w:rsidR="00FF16F9" w:rsidRDefault="00FF16F9" w:rsidP="003540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W Park">
    <w15:presenceInfo w15:providerId="AD" w15:userId="S::awpark@uga.edu::ba1ee5c1-d61e-4e99-808a-b281bd2677aa"/>
  </w15:person>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347C2"/>
    <w:rsid w:val="000475E5"/>
    <w:rsid w:val="00070A53"/>
    <w:rsid w:val="000958DD"/>
    <w:rsid w:val="000A46F0"/>
    <w:rsid w:val="000A4745"/>
    <w:rsid w:val="000C212A"/>
    <w:rsid w:val="000D3489"/>
    <w:rsid w:val="000D4B9A"/>
    <w:rsid w:val="000E235C"/>
    <w:rsid w:val="00184936"/>
    <w:rsid w:val="00186C74"/>
    <w:rsid w:val="00187DCA"/>
    <w:rsid w:val="001911D7"/>
    <w:rsid w:val="001A12E3"/>
    <w:rsid w:val="001C3D2A"/>
    <w:rsid w:val="001D596F"/>
    <w:rsid w:val="001F7D11"/>
    <w:rsid w:val="0020244F"/>
    <w:rsid w:val="00202B66"/>
    <w:rsid w:val="00202DEE"/>
    <w:rsid w:val="00255C97"/>
    <w:rsid w:val="00256F98"/>
    <w:rsid w:val="00270109"/>
    <w:rsid w:val="002716A4"/>
    <w:rsid w:val="002770B4"/>
    <w:rsid w:val="0029426F"/>
    <w:rsid w:val="002E6E0F"/>
    <w:rsid w:val="002F1B0E"/>
    <w:rsid w:val="003050A7"/>
    <w:rsid w:val="00322AE6"/>
    <w:rsid w:val="00334C8B"/>
    <w:rsid w:val="003540FF"/>
    <w:rsid w:val="00374C98"/>
    <w:rsid w:val="003817CE"/>
    <w:rsid w:val="003D7285"/>
    <w:rsid w:val="0040206D"/>
    <w:rsid w:val="004330EA"/>
    <w:rsid w:val="004357CA"/>
    <w:rsid w:val="00464E3F"/>
    <w:rsid w:val="00472C52"/>
    <w:rsid w:val="00480CC2"/>
    <w:rsid w:val="00483941"/>
    <w:rsid w:val="004877D2"/>
    <w:rsid w:val="004C1564"/>
    <w:rsid w:val="005235B4"/>
    <w:rsid w:val="00541433"/>
    <w:rsid w:val="00554066"/>
    <w:rsid w:val="005942D9"/>
    <w:rsid w:val="005A3BFD"/>
    <w:rsid w:val="005B1D97"/>
    <w:rsid w:val="005B46CA"/>
    <w:rsid w:val="005F16FB"/>
    <w:rsid w:val="00613A5F"/>
    <w:rsid w:val="00634A51"/>
    <w:rsid w:val="00655F73"/>
    <w:rsid w:val="00656B70"/>
    <w:rsid w:val="006814DD"/>
    <w:rsid w:val="0069435B"/>
    <w:rsid w:val="00715843"/>
    <w:rsid w:val="007575DD"/>
    <w:rsid w:val="0077087C"/>
    <w:rsid w:val="00776ACA"/>
    <w:rsid w:val="00782EF5"/>
    <w:rsid w:val="00790E36"/>
    <w:rsid w:val="007B418E"/>
    <w:rsid w:val="007B5C24"/>
    <w:rsid w:val="007D0E7A"/>
    <w:rsid w:val="007E42FC"/>
    <w:rsid w:val="007F0274"/>
    <w:rsid w:val="00802B59"/>
    <w:rsid w:val="00826B90"/>
    <w:rsid w:val="008358B7"/>
    <w:rsid w:val="008515C7"/>
    <w:rsid w:val="00852ADB"/>
    <w:rsid w:val="008552C2"/>
    <w:rsid w:val="00882F2A"/>
    <w:rsid w:val="008A2624"/>
    <w:rsid w:val="008D07C9"/>
    <w:rsid w:val="008D10C6"/>
    <w:rsid w:val="008F0A52"/>
    <w:rsid w:val="0098301B"/>
    <w:rsid w:val="00993E75"/>
    <w:rsid w:val="009B1010"/>
    <w:rsid w:val="00A318F7"/>
    <w:rsid w:val="00A46BF1"/>
    <w:rsid w:val="00A52A81"/>
    <w:rsid w:val="00A54A92"/>
    <w:rsid w:val="00A60272"/>
    <w:rsid w:val="00A74023"/>
    <w:rsid w:val="00A835D7"/>
    <w:rsid w:val="00A85951"/>
    <w:rsid w:val="00A95C8B"/>
    <w:rsid w:val="00AC1151"/>
    <w:rsid w:val="00AC7ABC"/>
    <w:rsid w:val="00AD0B7D"/>
    <w:rsid w:val="00AD22C9"/>
    <w:rsid w:val="00AE0249"/>
    <w:rsid w:val="00B52F54"/>
    <w:rsid w:val="00BA751B"/>
    <w:rsid w:val="00BF1BFD"/>
    <w:rsid w:val="00C007ED"/>
    <w:rsid w:val="00C048C2"/>
    <w:rsid w:val="00C33A8E"/>
    <w:rsid w:val="00C74CA9"/>
    <w:rsid w:val="00C77E17"/>
    <w:rsid w:val="00C86DEC"/>
    <w:rsid w:val="00CA3424"/>
    <w:rsid w:val="00CA6527"/>
    <w:rsid w:val="00CC44FA"/>
    <w:rsid w:val="00CD67AE"/>
    <w:rsid w:val="00D24E70"/>
    <w:rsid w:val="00D44BB4"/>
    <w:rsid w:val="00D50AAE"/>
    <w:rsid w:val="00D5260C"/>
    <w:rsid w:val="00DB2F80"/>
    <w:rsid w:val="00E0152C"/>
    <w:rsid w:val="00E034ED"/>
    <w:rsid w:val="00E16933"/>
    <w:rsid w:val="00E2330C"/>
    <w:rsid w:val="00E61E70"/>
    <w:rsid w:val="00E64B24"/>
    <w:rsid w:val="00E70041"/>
    <w:rsid w:val="00EB1F41"/>
    <w:rsid w:val="00F00985"/>
    <w:rsid w:val="00F46312"/>
    <w:rsid w:val="00F63C7A"/>
    <w:rsid w:val="00F66547"/>
    <w:rsid w:val="00F8115D"/>
    <w:rsid w:val="00F82285"/>
    <w:rsid w:val="00F93EDE"/>
    <w:rsid w:val="00FA1EC4"/>
    <w:rsid w:val="00FD5740"/>
    <w:rsid w:val="00FD6C81"/>
    <w:rsid w:val="00FE67A3"/>
    <w:rsid w:val="00FF16F9"/>
    <w:rsid w:val="046398D5"/>
    <w:rsid w:val="06471B36"/>
    <w:rsid w:val="08284EA3"/>
    <w:rsid w:val="0B41E9D9"/>
    <w:rsid w:val="111C195F"/>
    <w:rsid w:val="114734CE"/>
    <w:rsid w:val="1453BA21"/>
    <w:rsid w:val="148909D0"/>
    <w:rsid w:val="1646E0A0"/>
    <w:rsid w:val="1706B25D"/>
    <w:rsid w:val="18883951"/>
    <w:rsid w:val="18984633"/>
    <w:rsid w:val="1E8FB217"/>
    <w:rsid w:val="1EBC8A6D"/>
    <w:rsid w:val="1FEB549C"/>
    <w:rsid w:val="2065AB34"/>
    <w:rsid w:val="24455208"/>
    <w:rsid w:val="27B591B3"/>
    <w:rsid w:val="284EE9EB"/>
    <w:rsid w:val="2907A194"/>
    <w:rsid w:val="2D1B222C"/>
    <w:rsid w:val="2D77DFB7"/>
    <w:rsid w:val="2E28AB19"/>
    <w:rsid w:val="300433B0"/>
    <w:rsid w:val="30E6B7BF"/>
    <w:rsid w:val="31DB22D1"/>
    <w:rsid w:val="3205A642"/>
    <w:rsid w:val="3247CF17"/>
    <w:rsid w:val="34690562"/>
    <w:rsid w:val="34726BC2"/>
    <w:rsid w:val="35785D2E"/>
    <w:rsid w:val="383D5062"/>
    <w:rsid w:val="39636DAC"/>
    <w:rsid w:val="3E88F81E"/>
    <w:rsid w:val="3FE5F453"/>
    <w:rsid w:val="433C420B"/>
    <w:rsid w:val="43F82FAB"/>
    <w:rsid w:val="4615C47C"/>
    <w:rsid w:val="4783616A"/>
    <w:rsid w:val="481F0B6C"/>
    <w:rsid w:val="486F48E5"/>
    <w:rsid w:val="499B986B"/>
    <w:rsid w:val="4A938BA1"/>
    <w:rsid w:val="4D7EEF16"/>
    <w:rsid w:val="4DA8F7B5"/>
    <w:rsid w:val="4DB03B03"/>
    <w:rsid w:val="4FE17DE7"/>
    <w:rsid w:val="51682D03"/>
    <w:rsid w:val="532C63CC"/>
    <w:rsid w:val="552A8BF6"/>
    <w:rsid w:val="5632406E"/>
    <w:rsid w:val="5637970E"/>
    <w:rsid w:val="56987169"/>
    <w:rsid w:val="58439CEE"/>
    <w:rsid w:val="58DE6B94"/>
    <w:rsid w:val="5A0868A3"/>
    <w:rsid w:val="5CD3837B"/>
    <w:rsid w:val="5F2123D4"/>
    <w:rsid w:val="6062A5B6"/>
    <w:rsid w:val="626B5C2F"/>
    <w:rsid w:val="62D12327"/>
    <w:rsid w:val="62EA3739"/>
    <w:rsid w:val="649500D8"/>
    <w:rsid w:val="651963D3"/>
    <w:rsid w:val="65234EE6"/>
    <w:rsid w:val="65502F63"/>
    <w:rsid w:val="693BE832"/>
    <w:rsid w:val="6DFCE07C"/>
    <w:rsid w:val="6E60BA43"/>
    <w:rsid w:val="6F1DC867"/>
    <w:rsid w:val="6FA3382B"/>
    <w:rsid w:val="756274A9"/>
    <w:rsid w:val="774F4E07"/>
    <w:rsid w:val="786E8917"/>
    <w:rsid w:val="7929F095"/>
    <w:rsid w:val="7FD4EBC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tabs>
        <w:tab w:val="left" w:pos="380"/>
      </w:tabs>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540FF"/>
    <w:pPr>
      <w:tabs>
        <w:tab w:val="center" w:pos="4680"/>
        <w:tab w:val="right" w:pos="9360"/>
      </w:tabs>
      <w:spacing w:line="240" w:lineRule="auto"/>
    </w:pPr>
  </w:style>
  <w:style w:type="character" w:customStyle="1" w:styleId="FooterChar">
    <w:name w:val="Footer Char"/>
    <w:basedOn w:val="DefaultParagraphFont"/>
    <w:link w:val="Footer"/>
    <w:uiPriority w:val="99"/>
    <w:rsid w:val="003540FF"/>
  </w:style>
  <w:style w:type="character" w:styleId="PageNumber">
    <w:name w:val="page number"/>
    <w:basedOn w:val="DefaultParagraphFont"/>
    <w:uiPriority w:val="99"/>
    <w:semiHidden/>
    <w:unhideWhenUsed/>
    <w:rsid w:val="0035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36</Pages>
  <Words>32638</Words>
  <Characters>186039</Characters>
  <Application>Microsoft Office Word</Application>
  <DocSecurity>0</DocSecurity>
  <Lines>1550</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66</cp:revision>
  <dcterms:created xsi:type="dcterms:W3CDTF">2023-11-01T15:27:00Z</dcterms:created>
  <dcterms:modified xsi:type="dcterms:W3CDTF">2023-12-01T19:17:00Z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{"style":{"styleID":"http://www.zotero.org/styles/apa","locale":"en-US","hasBibliography":true,"bibliographyStyleHasBeenSet":true},"prefs":{"fieldType":"Field","automaticJournalAbbreviations":true,"delayCitationUpdates":false,"noteType":0,"dontAskDelayCit</vt:lpwstr>
  </property>
  <property fmtid="{D5CDD505-2E9C-101B-9397-08002B2CF9AE}" pid="3" name="ZOTERO_PREF_2">
    <vt:lpwstr>ationUpdates":true},"sessionID":"H3exB6o3","zoteroVersion":"6.0.30","dataVersion":4}</vt:lpwstr>
  </property>
</Properties>
</file>