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0C30C" w14:textId="366163E4" w:rsidR="00F93EDE" w:rsidRDefault="00F93EDE" w:rsidP="00554066">
      <w:pPr>
        <w:pStyle w:val="Heading1"/>
        <w:spacing w:line="360" w:lineRule="auto"/>
        <w:rPr>
          <w:b/>
          <w:bCs/>
          <w:sz w:val="28"/>
          <w:szCs w:val="28"/>
        </w:rPr>
      </w:pPr>
      <w:r>
        <w:rPr>
          <w:b/>
          <w:bCs/>
          <w:sz w:val="28"/>
          <w:szCs w:val="28"/>
        </w:rPr>
        <w:t>Abstract</w:t>
      </w:r>
    </w:p>
    <w:p w14:paraId="700B6FED" w14:textId="1D85DA5C" w:rsidR="00F93EDE" w:rsidRDefault="00F93EDE" w:rsidP="00554066">
      <w:pPr>
        <w:pStyle w:val="ListParagraph"/>
        <w:numPr>
          <w:ilvl w:val="0"/>
          <w:numId w:val="1"/>
        </w:numPr>
        <w:spacing w:line="360" w:lineRule="auto"/>
      </w:pPr>
      <w:r>
        <w:t>The joint influence of abiotic and biotic factors</w:t>
      </w:r>
      <w:r w:rsidR="4A938BA1">
        <w:t xml:space="preserve"> is </w:t>
      </w:r>
      <w:r w:rsidR="004877D2">
        <w:t>important for understanding the transmission of generalist pathogens, especially at intermediate spatial scales. Abiotic factors, such as temperature, can directly influence pathogen persistence in the environment and will also affect biotic factors, such as host community composition and abundance. At intermediate spatial scales, the effects of temperature, community composition, and host abundance are expected to contribute to generalist pathogen transmission.</w:t>
      </w:r>
    </w:p>
    <w:p w14:paraId="46AA9B66" w14:textId="77777777" w:rsidR="004357CA" w:rsidRDefault="004877D2" w:rsidP="004357CA">
      <w:pPr>
        <w:pStyle w:val="ListParagraph"/>
        <w:numPr>
          <w:ilvl w:val="0"/>
          <w:numId w:val="1"/>
        </w:numPr>
        <w:spacing w:line="360" w:lineRule="auto"/>
      </w:pPr>
      <w:r>
        <w:t xml:space="preserve">We use a simple transmission model to explain and predict how host community composition, host abundance, and </w:t>
      </w:r>
      <w:r w:rsidR="005F16FB">
        <w:t xml:space="preserve">environmental </w:t>
      </w:r>
      <w:r>
        <w:t>pathogen persistence times can independently and jointly influence transmission.</w:t>
      </w:r>
      <w:r w:rsidR="005B1D97">
        <w:t xml:space="preserve"> </w:t>
      </w:r>
      <w:r w:rsidR="004357CA">
        <w:t xml:space="preserve">Our transmission model clarifies how abiotic and biotic factors can synergistically support transmission of a pathogen. The empirical data show that high community competence, high abundance, and low temperatures correlate with high levels of </w:t>
      </w:r>
      <w:commentRangeStart w:id="0"/>
      <w:r w:rsidR="004357CA">
        <w:t xml:space="preserve">transmission </w:t>
      </w:r>
      <w:commentRangeEnd w:id="0"/>
      <w:r w:rsidR="004357CA">
        <w:rPr>
          <w:rStyle w:val="CommentReference"/>
        </w:rPr>
        <w:commentReference w:id="0"/>
      </w:r>
      <w:r w:rsidR="004357CA">
        <w:t xml:space="preserve">of ranavirus in larval amphibian communities. </w:t>
      </w:r>
    </w:p>
    <w:p w14:paraId="7D7FAAC9" w14:textId="1A187DBC" w:rsidR="004877D2" w:rsidRDefault="004877D2" w:rsidP="005B1D97">
      <w:pPr>
        <w:pStyle w:val="ListParagraph"/>
        <w:numPr>
          <w:ilvl w:val="0"/>
          <w:numId w:val="1"/>
        </w:numPr>
        <w:spacing w:line="360" w:lineRule="auto"/>
      </w:pPr>
      <w:r>
        <w:t xml:space="preserve">Discrete wetlands inhabited by larval amphibians </w:t>
      </w:r>
      <w:r w:rsidR="1FEB549C">
        <w:t xml:space="preserve">in the presence of </w:t>
      </w:r>
      <w:r>
        <w:t xml:space="preserve">ranavirus </w:t>
      </w:r>
      <w:r w:rsidR="5A0868A3">
        <w:t>provide a compelling case study</w:t>
      </w:r>
      <w:r w:rsidR="1E8FB217">
        <w:t xml:space="preserve"> comprising distinct host</w:t>
      </w:r>
      <w:r>
        <w:t xml:space="preserve"> communities at </w:t>
      </w:r>
      <w:r w:rsidR="65502F63">
        <w:t>a</w:t>
      </w:r>
      <w:r>
        <w:t xml:space="preserve"> spatial scale</w:t>
      </w:r>
      <w:r w:rsidR="499B986B">
        <w:t xml:space="preserve"> anticipated to demonstrate abiotic and biotic </w:t>
      </w:r>
      <w:r w:rsidR="786E8917">
        <w:t>influence on transmission</w:t>
      </w:r>
      <w:r>
        <w:t xml:space="preserve">. We use these </w:t>
      </w:r>
      <w:r w:rsidR="30E6B7BF">
        <w:t xml:space="preserve">host </w:t>
      </w:r>
      <w:r>
        <w:t xml:space="preserve">communities to </w:t>
      </w:r>
      <w:r w:rsidR="2065AB34">
        <w:t>demonstrate phenomena predicted</w:t>
      </w:r>
      <w:r>
        <w:t xml:space="preserve"> from our theoretical model.</w:t>
      </w:r>
    </w:p>
    <w:p w14:paraId="7E896171" w14:textId="01A3B42B" w:rsidR="004877D2" w:rsidRDefault="004877D2" w:rsidP="00554066">
      <w:pPr>
        <w:pStyle w:val="ListParagraph"/>
        <w:numPr>
          <w:ilvl w:val="0"/>
          <w:numId w:val="1"/>
        </w:numPr>
        <w:spacing w:line="360" w:lineRule="auto"/>
      </w:pPr>
      <w:r>
        <w:t>These findings emphasize the importance of considering both abiotic and biotic factors</w:t>
      </w:r>
      <w:r w:rsidR="005F16FB">
        <w:t>, and concomitant direct and indirect mechanisms,</w:t>
      </w:r>
      <w:r>
        <w:t xml:space="preserve"> in the study of pathogen transmission and should extend to other generalist pathogens with the capacity for environmental transmission.</w:t>
      </w:r>
    </w:p>
    <w:p w14:paraId="606C6EC8" w14:textId="77777777" w:rsidR="004877D2" w:rsidRDefault="004877D2" w:rsidP="00554066">
      <w:pPr>
        <w:spacing w:line="360" w:lineRule="auto"/>
      </w:pPr>
    </w:p>
    <w:p w14:paraId="59933629" w14:textId="3158C4CF" w:rsidR="004877D2" w:rsidRPr="00F93EDE" w:rsidRDefault="004877D2" w:rsidP="00554066">
      <w:pPr>
        <w:spacing w:line="360" w:lineRule="auto"/>
      </w:pPr>
      <w:r>
        <w:t xml:space="preserve">Keywords: </w:t>
      </w:r>
      <w:r w:rsidR="00D5260C">
        <w:t xml:space="preserve">abundance; </w:t>
      </w:r>
      <w:r>
        <w:t>amphibians</w:t>
      </w:r>
      <w:r w:rsidR="00D5260C">
        <w:t>;</w:t>
      </w:r>
      <w:r>
        <w:t xml:space="preserve"> </w:t>
      </w:r>
      <w:r w:rsidR="00D5260C">
        <w:t>community competence; diversity-disease relationships; intermediate spatial scale; ranavirus; temperature; wetlands</w:t>
      </w:r>
    </w:p>
    <w:p w14:paraId="745FC9C3" w14:textId="77777777" w:rsidR="00554066" w:rsidRDefault="00554066">
      <w:pPr>
        <w:rPr>
          <w:b/>
          <w:bCs/>
          <w:sz w:val="28"/>
          <w:szCs w:val="28"/>
        </w:rPr>
      </w:pPr>
      <w:r>
        <w:rPr>
          <w:b/>
          <w:bCs/>
          <w:sz w:val="28"/>
          <w:szCs w:val="28"/>
        </w:rPr>
        <w:br w:type="page"/>
      </w:r>
    </w:p>
    <w:p w14:paraId="00F60A28" w14:textId="3406650F" w:rsidR="002E6E0F" w:rsidRPr="00DB2F80" w:rsidRDefault="0069435B" w:rsidP="00554066">
      <w:pPr>
        <w:pStyle w:val="Heading1"/>
        <w:spacing w:line="360" w:lineRule="auto"/>
        <w:rPr>
          <w:b/>
          <w:bCs/>
          <w:sz w:val="28"/>
          <w:szCs w:val="28"/>
          <w:lang w:val="en-US"/>
        </w:rPr>
      </w:pPr>
      <w:r w:rsidRPr="00DB2F80">
        <w:rPr>
          <w:b/>
          <w:bCs/>
          <w:sz w:val="28"/>
          <w:szCs w:val="28"/>
        </w:rPr>
        <w:lastRenderedPageBreak/>
        <w:t>Introduction</w:t>
      </w:r>
    </w:p>
    <w:p w14:paraId="79F05FB1" w14:textId="071C8F4E" w:rsidR="002E6E0F" w:rsidRPr="00DB2F80" w:rsidRDefault="0069435B" w:rsidP="0040206D">
      <w:pPr>
        <w:spacing w:line="360" w:lineRule="auto"/>
        <w:ind w:firstLine="720"/>
        <w:rPr>
          <w:sz w:val="24"/>
          <w:szCs w:val="24"/>
        </w:rPr>
      </w:pPr>
      <w:r w:rsidRPr="1646E0A0">
        <w:rPr>
          <w:sz w:val="24"/>
          <w:szCs w:val="24"/>
        </w:rPr>
        <w:t xml:space="preserve">Environmental conditions have direct and indirect effects on pathogen transmission. Directly, abiotic factors such as temperature and humidity influence transmission by altering persistence times outside of their host </w:t>
      </w:r>
      <w:r w:rsidRPr="1646E0A0">
        <w:rPr>
          <w:sz w:val="24"/>
          <w:szCs w:val="24"/>
        </w:rPr>
        <w:fldChar w:fldCharType="begin"/>
      </w:r>
      <w:r w:rsidR="00C86DEC">
        <w:rPr>
          <w:sz w:val="24"/>
          <w:szCs w:val="24"/>
        </w:rPr>
        <w:instrText xml:space="preserve"> ADDIN ZOTERO_ITEM CSL_CITATION {"citationID":"wvNkqj1S","properties":{"formattedCitation":"(Gray et al., 2009; Nazir et al., 2012)","plainCitation":"(Gray et al., 2009; Nazir et al., 2012)","noteIndex":0},"citationItems":[{"id":287,"uris":["http://zotero.org/users/8769338/items/53H9B2IA"],"itemData":{"id":287,"type":"article-journal","abstract":"Mass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1646E0A0">
        <w:rPr>
          <w:sz w:val="24"/>
          <w:szCs w:val="24"/>
        </w:rPr>
        <w:fldChar w:fldCharType="separate"/>
      </w:r>
      <w:r w:rsidR="00C86DEC">
        <w:rPr>
          <w:sz w:val="24"/>
        </w:rPr>
        <w:t>(Gray et al., 2009; Nazir et al., 2012)</w:t>
      </w:r>
      <w:r w:rsidRPr="1646E0A0">
        <w:rPr>
          <w:sz w:val="24"/>
          <w:szCs w:val="24"/>
        </w:rPr>
        <w:fldChar w:fldCharType="end"/>
      </w:r>
      <w:r w:rsidRPr="1646E0A0">
        <w:rPr>
          <w:sz w:val="24"/>
          <w:szCs w:val="24"/>
        </w:rPr>
        <w:t xml:space="preserve">. Indirectly, the environment </w:t>
      </w:r>
      <w:r w:rsidR="004357CA">
        <w:rPr>
          <w:sz w:val="24"/>
          <w:szCs w:val="24"/>
        </w:rPr>
        <w:t xml:space="preserve">alters </w:t>
      </w:r>
      <w:r w:rsidRPr="1646E0A0">
        <w:rPr>
          <w:sz w:val="24"/>
          <w:szCs w:val="24"/>
        </w:rPr>
        <w:t xml:space="preserve">transmission by affecting host community composition, impacting host availability </w:t>
      </w:r>
      <w:r w:rsidRPr="1646E0A0">
        <w:rPr>
          <w:sz w:val="24"/>
          <w:szCs w:val="24"/>
        </w:rPr>
        <w:fldChar w:fldCharType="begin"/>
      </w:r>
      <w:r w:rsidR="00C86DEC">
        <w:rPr>
          <w:sz w:val="24"/>
          <w:szCs w:val="24"/>
        </w:rPr>
        <w:instrText xml:space="preserve"> ADDIN ZOTERO_ITEM CSL_CITATION {"citationID":"ic8kfPWD","properties":{"formattedCitation":"(Love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For example, temperature can affect host growth rates and population sizes, resulting in changes in the absolute abundance of susceptible hosts </w:t>
      </w:r>
      <w:r w:rsidRPr="1646E0A0">
        <w:rPr>
          <w:sz w:val="24"/>
          <w:szCs w:val="24"/>
        </w:rPr>
        <w:fldChar w:fldCharType="begin"/>
      </w:r>
      <w:r w:rsidR="00C86DEC">
        <w:rPr>
          <w:sz w:val="24"/>
          <w:szCs w:val="24"/>
        </w:rPr>
        <w:instrText xml:space="preserve"> ADDIN ZOTERO_ITEM CSL_CITATION {"citationID":"03lFHLqu","properties":{"formattedCitation":"(Savage et al., 2004; Sibly &amp; Hone, 2002)","plainCitation":"(Savage et al., 2004; Sibly &amp; Hone, 2002)","noteIndex":0},"citationItems":[{"id":402,"uris":["http://zotero.org/users/8769338/items/XQ4F4NVJ"],"itemData":{"id":402,"type":"article-journal","container-title":"The American Naturalist","DOI":"10.1086/381872","ISSN":"0003-0147, 1537-5323","issue":"3","journalAbbreviation":"The American Naturalist","language":"en","page":"429-441","source":"DOI.org (Crossref)","title":"Effects of Body Size and Temperature on Population Growth","volume":"163","author":[{"family":"Savage","given":"Van M."},{"family":"Gillooly","given":"James F."},{"family":"Brown","given":"James H."},{"family":"West","given":"Geoffrey B."},{"family":"Charnov","given":"Eric L."}],"issued":{"date-parts":[["2004",3]]}}},{"id":403,"uris":["http://zotero.org/users/8769338/items/N2HTWIZJ"],"itemData":{"id":403,"type":"article-journal","abstract":"We argue that population growth rate is the key unifying variable linking the various facets of population ecology. The importance of population growth rate lies partly in its central role in forecasting future population trends; indeed if the form of density dependence were constant and known, then the future population dynamics could to some degree be predicted. We argue that population growth rate is also central to our understanding of environmental stress: environmental stressors should be defined as factors which when first applied to a population reduce population growth rate. The joint action of such stressors determines an organism's ecological niche, which should be defined as the set of environmental conditions where population growth rate is greater than zero (where population growth rate =\n              r\n              = log\n              e\n              (\n              N\n              \n                t\n                +1\n              \n              /\n              N\n              \n                t\n              \n              )). While environmental stressors have negative effects on population growth rate, the same is true of population density, the case of negative linear effects corresponding to the well–known logistic equation. Following Sinclair, we recognize population regulation as occurring when population growth rate is negatively density dependent. Surprisingly, given its fundamental importance in population ecology, only 25 studies were discovered in the literature in which population growth rate has been plotted against population density. In 12 of these the effects of density were linear; in all but two of the remainder the relationship was concave viewed from above.\n            \n            \n              Alternative approaches to establishing the determinants of population growth rate are reviewed, paying special attention to the demographic and mechanistic approaches. The effects of population density on population growth rate may act through their effects on food availability and associated effects on somatic growth, fecundity and survival, according to a 'numerical response', the evidence for which is briefly reviewed. Alternatively, there may be effects on population growth rate of population density in addition to those that arise through the partitioning of food between competitors; this is 'interference competition'. The distinction is illustrated using a replicated laboratory experiment on a marine copepod,\n              Tisbe battagliae\n              . Application of these approaches in conservation biology, ecotoxicology and human demography is briefly considered. We conclude that population regulation, density dependence, resource and interference competition, the effects of environmental stress and the form of the ecological niche, are all best defined and analysed in terms of population growth rate.","container-title":"Philosophical Transactions of the Royal Society of London. Series B: Biological Sciences","DOI":"10.1098/rstb.2002.1117","ISSN":"0962-8436, 1471-2970","issue":"1425","journalAbbreviation":"Phil. Trans. R. Soc. Lond. B","language":"en","page":"1153-1170","source":"DOI.org (Crossref)","title":"Population growth rate and its determinants: an overview","title-short":"Population growth rate and its determinants","volume":"357","editor":[{"family":"Sibly","given":"R. M."},{"family":"Hone","given":"J."},{"family":"Clutton–Brock","given":"T. H."}],"author":[{"family":"Sibly","given":"Richard M."},{"family":"Hone","given":"Jim"}],"issued":{"date-parts":[["2002",9,29]]}}}],"schema":"https://github.com/citation-style-language/schema/raw/master/csl-citation.json"} </w:instrText>
      </w:r>
      <w:r w:rsidRPr="1646E0A0">
        <w:rPr>
          <w:sz w:val="24"/>
          <w:szCs w:val="24"/>
        </w:rPr>
        <w:fldChar w:fldCharType="separate"/>
      </w:r>
      <w:r w:rsidR="00C86DEC">
        <w:rPr>
          <w:sz w:val="24"/>
        </w:rPr>
        <w:t>(Savage et al., 2004; Sibly &amp; Hone, 2002)</w:t>
      </w:r>
      <w:r w:rsidRPr="1646E0A0">
        <w:rPr>
          <w:sz w:val="24"/>
          <w:szCs w:val="24"/>
        </w:rPr>
        <w:fldChar w:fldCharType="end"/>
      </w:r>
      <w:r w:rsidRPr="1646E0A0">
        <w:rPr>
          <w:sz w:val="24"/>
          <w:szCs w:val="24"/>
        </w:rPr>
        <w:t xml:space="preserve"> and the relative abundance of different host species in a community </w:t>
      </w:r>
      <w:r w:rsidRPr="1646E0A0">
        <w:rPr>
          <w:sz w:val="24"/>
          <w:szCs w:val="24"/>
        </w:rPr>
        <w:fldChar w:fldCharType="begin"/>
      </w:r>
      <w:r w:rsidR="00C86DEC">
        <w:rPr>
          <w:sz w:val="24"/>
          <w:szCs w:val="24"/>
        </w:rPr>
        <w:instrText xml:space="preserve"> ADDIN ZOTERO_ITEM CSL_CITATION {"citationID":"UHFEkfdp","properties":{"formattedCitation":"(Altizer et al., 2013; Blaustein et al., 2010)","plainCitation":"(Altizer et al., 2013; Blaustein et al., 2010)","noteIndex":0},"citationItems":[{"id":239,"uris":["http://zotero.org/users/8769338/items/SKKZIY8M"],"itemData":{"id":239,"type":"article-journal","abstract":"Scientists have long predicted large-scale responses of infectious diseases to climate change, giving rise to a polarizing debate, especially concerning human pathogens for which socioeconomic drivers and control measures can limit the detection of climate-mediated changes. Climate change has already increased the occurrence of diseases in some natural and agricultural systems, but in many cases, outcomes depend on the form of climate change and details of the host-pathogen system. In this review, we highlight research progress and gaps that have emerged during the past decade and develop a predictive framework that integrates knowledge from ecophysiology and community ecology with modeling approaches. Future work must continue to anticipate and monitor pathogen biodiversity and disease trends in natural ecosystems and identify opportunities to mitigate the impacts of climate-driven disease emergence.","container-title":"Science (American Association for the Advancement of Science)","DOI":"10.1126/science.1239401","issue":"6145","note":"ISBN: 1095-9203\nPMID: 23908230","page":"514-519","title":"Climate Change and Infectious Diseases: From Evidence to a Predictive Framework","volume":"341","author":[{"family":"Altizer","given":"S."},{"family":"Ostfeld","given":"R. S."},{"family":"Johnson","given":"P. T. J."},{"family":"Kutz","given":"S."},{"family":"Harvell","given":"C. D."}],"issued":{"date-parts":[["2013",8]]}}},{"id":155,"uris":["http://zotero.org/users/8769338/items/4H62JNGZ"],"itemData":{"id":155,"type":"article-journal","container-title":"Diversity","DOI":"10.3390/d2020281","ISSN":"1424-2818","issue":"2","journalAbbreviation":"Diversity","language":"en","page":"281-313","source":"DOI.org (Crossref)","title":"Direct and Indirect Effects of Climate Change on Amphibian Populations","volume":"2","author":[{"family":"Blaustein","given":"Andrew R."},{"family":"Walls","given":"Susan C."},{"family":"Bancroft","given":"Betsy A."},{"family":"Lawler","given":"Joshua J."},{"family":"Searle","given":"Catherine L."},{"family":"Gervasi","given":"Stephanie S."}],"issued":{"date-parts":[["2010",2,25]]}}}],"schema":"https://github.com/citation-style-language/schema/raw/master/csl-citation.json"} </w:instrText>
      </w:r>
      <w:r w:rsidRPr="1646E0A0">
        <w:rPr>
          <w:sz w:val="24"/>
          <w:szCs w:val="24"/>
        </w:rPr>
        <w:fldChar w:fldCharType="separate"/>
      </w:r>
      <w:r w:rsidR="00C86DEC">
        <w:rPr>
          <w:sz w:val="24"/>
        </w:rPr>
        <w:t>(Altizer et al., 2013; Blaustein et al., 2010)</w:t>
      </w:r>
      <w:r w:rsidRPr="1646E0A0">
        <w:rPr>
          <w:sz w:val="24"/>
          <w:szCs w:val="24"/>
        </w:rPr>
        <w:fldChar w:fldCharType="end"/>
      </w:r>
      <w:r w:rsidRPr="1646E0A0">
        <w:rPr>
          <w:sz w:val="24"/>
          <w:szCs w:val="24"/>
        </w:rPr>
        <w:t xml:space="preserve">. Over time and space, environmental conditions vary naturally, resulting in altered transmission potential. Despite the importance of both biotic and abiotic factors in pathogen transmission, the existing diversity-disease literature does not commonly address both together. Instead, studies at the local and regional scale typically focus on biotic factors </w:t>
      </w:r>
      <w:r w:rsidRPr="1646E0A0">
        <w:rPr>
          <w:sz w:val="24"/>
          <w:szCs w:val="24"/>
        </w:rPr>
        <w:fldChar w:fldCharType="begin"/>
      </w:r>
      <w:r w:rsidR="00A95C8B">
        <w:rPr>
          <w:sz w:val="24"/>
          <w:szCs w:val="24"/>
        </w:rPr>
        <w:instrText xml:space="preserve"> ADDIN ZOTERO_ITEM CSL_CITATION {"citationID":"kW9RQWx8","properties":{"formattedCitation":"(P. T. J. Johnson et al., 2015; Rohr et al., 2019)","plainCitation":"(P. T. J. Johnson et al., 2015; Rohr et al., 2019)","dontUpdate":true,"noteIndex":0},"citationItems":[{"id":227,"uris":["http://zotero.org/users/8769338/items/TXQUPT9T"],"itemData":{"id":227,"type":"article-journal","abstract":"© 2015 John Wiley &amp; Sons Ltd/CNRS.Global losses of biodiversity have galvanised efforts to understand how changes to communities affect ecological processes, including transmission of infectious pathogens. Here, we review recent research on diversity-disease relationships and identify future priorities. Growing evidence from experimental, observational and modelling studies indicates that biodiversity changes alter infection for a range of pathogens and through diverse mechanisms. Drawing upon lessons from the community ecology of free-living organisms, we illustrate how recent advances from biodiversity research generally can provide necessary theoretical foundations, inform experimental designs, and guide future research at the interface between infectious disease risk and changing ecological communities. Dilution effects are expected when ecological communities are nested and interactions between the pathogen and the most competent host group(s) persist or increase as biodiversity declines. To move beyond polarising debates about the generality of diversity effects and develop a predictive framework, we emphasise the need to identify how the effects of diversity vary with temporal and spatial scale, to explore how realistic patterns of community assembly affect transmission, and to use experimental studies to consider mechanisms beyond simple changes in host richness, including shifts in trophic structure, functional diversity and symbiont composition.","container-title":"Ecology Letters","DOI":"10.1111/ele.12479","ISSN":"14610248","title":"Frontiers in research on biodiversity and disease","author":[{"family":"Johnson","given":"Pieter T. J."},{"family":"Ostfeld","given":"Richard S."},{"family":"Keesing","given":"Felicia"}],"issued":{"date-parts":[["2015"]]}},"label":"page"},{"id":200,"uris":["http://zotero.org/users/8769338/items/7VTK8MIK"],"itemData":{"id":200,"type":"article-journal","abstract":"The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1646E0A0">
        <w:rPr>
          <w:sz w:val="24"/>
          <w:szCs w:val="24"/>
        </w:rPr>
        <w:fldChar w:fldCharType="separate"/>
      </w:r>
      <w:r w:rsidR="00C86DEC">
        <w:rPr>
          <w:sz w:val="24"/>
        </w:rPr>
        <w:t>(Johnson et al., 2015; Rohr et al., 2019)</w:t>
      </w:r>
      <w:r w:rsidRPr="1646E0A0">
        <w:rPr>
          <w:sz w:val="24"/>
          <w:szCs w:val="24"/>
        </w:rPr>
        <w:fldChar w:fldCharType="end"/>
      </w:r>
      <w:r w:rsidRPr="1646E0A0">
        <w:rPr>
          <w:sz w:val="24"/>
          <w:szCs w:val="24"/>
        </w:rPr>
        <w:t xml:space="preserve"> while abiotic factors are more often considered at larger spatial scales </w:t>
      </w:r>
      <w:r w:rsidRPr="1646E0A0">
        <w:rPr>
          <w:sz w:val="24"/>
          <w:szCs w:val="24"/>
        </w:rPr>
        <w:fldChar w:fldCharType="begin"/>
      </w:r>
      <w:r w:rsidR="00C86DEC">
        <w:rPr>
          <w:sz w:val="24"/>
          <w:szCs w:val="24"/>
        </w:rPr>
        <w:instrText xml:space="preserve"> ADDIN ZOTERO_ITEM CSL_CITATION {"citationID":"cDLEXQAk","properties":{"formattedCitation":"(Cohen et al., 2016)","plainCitation":"(Cohen et al., 2016)","noteIndex":0},"citationItems":[{"id":261,"uris":["http://zotero.org/users/8769338/items/6HSV7V2C"],"itemData":{"id":261,"type":"article-journal","abstract":"Humans are altering the distribution of species by changing the climate and disrupting biotic interactions and dispersal. A fundamental hypothesis in spatial ecology suggests that these effects are scale dependent; biotic interactions should shape distributions at local scales, whereas climate should dominate at regional scales. If so, common single-scale analyses might misestimate the impacts of anthropogenic modifications on biodiversity and the environment. However, large-scale datasets necessary to test these hypotheses have not been available until recently. Here we conduct a cross-continental, cross-scale (almost five orders of magnitude) analysis of the influence of biotic and abiotic processes and human population density on the distribution of three emerging pathogens: the amphibian chytrid fungus implicated in worldwide amphibian declines and West Nile virus and the bacterium that causes Lyme disease (\n              Borrelia burgdorferi\n              ), which are responsible for ongoing human health crises. In all three systems, we show that biotic factors were significant predictors of pathogen distributions in multiple regression models only at local scales (</w:instrText>
      </w:r>
      <w:r w:rsidR="00C86DEC">
        <w:rPr>
          <w:rFonts w:ascii="Cambria Math" w:hAnsi="Cambria Math" w:cs="Cambria Math"/>
          <w:sz w:val="24"/>
          <w:szCs w:val="24"/>
        </w:rPr>
        <w:instrText>∼</w:instrText>
      </w:r>
      <w:r w:rsidR="00C86DEC">
        <w:rPr>
          <w:sz w:val="24"/>
          <w:szCs w:val="24"/>
        </w:rPr>
        <w:instrText xml:space="preserve">10\n              2\n              –10\n              3\n              km\n              2\n              ), whereas climate and human population density always were significant only at relatively larger, regional scales (usually &gt;10\n              4\n              km\n              2\n              ). Spatial autocorrelation analyses revealed that biotic factors were more variable at smaller scales, whereas climatic factors were more variable at larger scales, as is consistent with the prediction that factors should be important at the scales at which they vary the most. Finally, no single scale could detect the importance of all three categories of processes. These results highlight that common single-scale analyses can misrepresent the true impact of anthropogenic modifications on biodiversity and the environment.","container-title":"Proceedings of the National Academy of Sciences","DOI":"10.1073/pnas.1521657113","ISSN":"0027-8424, 1091-6490","issue":"24","journalAbbreviation":"Proc Natl Acad Sci USA","language":"en","page":"E3359-E3364","source":"DOI.org (Crossref)","title":"Spatial scale modulates the strength of ecological processes driving disease distributions","volume":"113","author":[{"family":"Cohen","given":"Jeremy M."},{"family":"Civitello","given":"David J."},{"family":"Brace","given":"Amber J."},{"family":"Feichtinger","given":"Erin M."},{"family":"Ortega","given":"C. Nicole"},{"family":"Richardson","given":"Jason C."},{"family":"Sauer","given":"Erin L."},{"family":"Liu","given":"Xuan"},{"family":"Rohr","given":"Jason R."}],"issued":{"date-parts":[["2016",6,14]]}}}],"schema":"https://github.com/citation-style-language/schema/raw/master/csl-citation.json"} </w:instrText>
      </w:r>
      <w:r w:rsidRPr="1646E0A0">
        <w:rPr>
          <w:sz w:val="24"/>
          <w:szCs w:val="24"/>
        </w:rPr>
        <w:fldChar w:fldCharType="separate"/>
      </w:r>
      <w:r w:rsidR="00C86DEC">
        <w:rPr>
          <w:sz w:val="24"/>
        </w:rPr>
        <w:t>(Cohen et al., 2016)</w:t>
      </w:r>
      <w:r w:rsidRPr="1646E0A0">
        <w:rPr>
          <w:sz w:val="24"/>
          <w:szCs w:val="24"/>
        </w:rPr>
        <w:fldChar w:fldCharType="end"/>
      </w:r>
      <w:r w:rsidRPr="1646E0A0">
        <w:rPr>
          <w:sz w:val="24"/>
          <w:szCs w:val="24"/>
        </w:rPr>
        <w:t xml:space="preserve">. </w:t>
      </w:r>
    </w:p>
    <w:p w14:paraId="15940E3A" w14:textId="3A456EB5" w:rsidR="002E6E0F" w:rsidRPr="00DB2F80" w:rsidRDefault="0069435B" w:rsidP="0040206D">
      <w:pPr>
        <w:spacing w:line="360" w:lineRule="auto"/>
        <w:ind w:firstLine="720"/>
        <w:rPr>
          <w:sz w:val="24"/>
          <w:szCs w:val="24"/>
        </w:rPr>
      </w:pPr>
      <w:r w:rsidRPr="31DB22D1">
        <w:rPr>
          <w:sz w:val="24"/>
          <w:szCs w:val="24"/>
        </w:rPr>
        <w:t xml:space="preserve">Separate lines of evidence suggest that the abundance of hosts, the composition of host communities, and direct effects of environmental conditions influence pathogen transmission. Pathogens with density-dependent transmission rely on host species abundance to invade and persist within a host population </w:t>
      </w:r>
      <w:r w:rsidRPr="31DB22D1">
        <w:rPr>
          <w:sz w:val="24"/>
          <w:szCs w:val="24"/>
        </w:rPr>
        <w:fldChar w:fldCharType="begin"/>
      </w:r>
      <w:r w:rsidR="00C86DEC">
        <w:rPr>
          <w:sz w:val="24"/>
          <w:szCs w:val="24"/>
        </w:rPr>
        <w:instrText xml:space="preserve"> ADDIN ZOTERO_ITEM CSL_CITATION {"citationID":"bSLdSv4w","properties":{"formattedCitation":"(Fenton et al., 2002; Hopkins et al., 2020; Patterson &amp; Ruckstuhl, 2013)","plainCitation":"(Fenton et al., 2002; Hopkins et al., 2020; Patterson &amp; Ruckstuhl, 2013)","noteIndex":0},"citationItems":[{"id":392,"uris":["http://zotero.org/users/8769338/items/RP82I9BX"],"itemData":{"id":392,"type":"article-journal","abstract":"1 Arguably the most important and elusive component of host–parasite models is the transmission function. Considerable empirical and theoretical work has focused on determining the correct formulation of this function although, to date, there has been little attempt to combine these studies to develop general insights into how observed transmission rates affect host–parasite dynamics. 2 Here, estimates of transmission rates from a range of host–parasite systems in the literature are described using a phenomenological function which takes into account how transmission varies with host and parasite densities. This function is placed in the appropriate model framework to determine the consequences of the observed transmission rates for each system. 3 All of the parasites had decreasing per capita transmission rates with increasing parasite densities suggesting that parasites tend to saturate at high densities, either as hosts become limiting or due to heterogeneities amongst the host population. In terms of the responses to host density, the parasites fell into two groups: those with increasing or decreasing transmission rates. This dichotomy was due to the biology of the organisms; the former group infect through cannibalism, which increased at high densities as the individuals became stressed, whereas the latter group infected through free-living stages, resulting in a form of spatial structuring reducing the number of hosts available for infection. 4 A metapopulation model was developed where hosts and parasites interacted in discrete patches according to the appropriate transmission function, with neighbouring patches linked by dispersal. The model suggested that small-scale, localized transmission events can drive large-scale epizootics at the metapopulation level. This emphasizes the importance of correctly describing and quantifying the transmission function at the individual level. 5 Traditionally, the formulation of the transmission function has depended on the scale of observation. This work shows that transmission should be considered from the viewpoint of the organisms concerned. Observed transmission rates are a consequence of the biology of the individuals meaning it should be possible to develop a priori hypotheses concerning the nature of the transmission function from a basic understanding of the life history of the organisms concerned.","container-title":"Journal of Animal Ecology","DOI":"10.1046/j.1365-2656.2002.00656.x","ISSN":"1365-2656","issue":"5","language":"en","note":"_eprint: https://onlinelibrary.wiley.com/doi/pdf/10.1046/j.1365-2656.2002.00656.x","page":"893-905","source":"Wiley Online Library","title":"Parasite transmission: reconciling theory and reality","title-short":"Parasite transmission","volume":"71","author":[{"family":"Fenton","given":"A."},{"family":"Fairbairn","given":"J. P."},{"family":"Norman","given":"R."},{"family":"Hudson","given":"P. J."}],"issued":{"date-parts":[["2002"]]}}},{"id":310,"uris":["http://zotero.org/users/8769338/items/P7XSV87I"],"itemData":{"id":310,"type":"article-journal","abstract":"Host–parasite dynamics are impacted by the relationship between host density and parasite transmission, and thus, all epidemiological models contain a central transmission–density function. Recent theoretical work demonstrates that this central parasite transmission function might be best represented by a nonlinear continuum from one linear extreme to another: density</w:instrText>
      </w:r>
      <w:r w:rsidR="00C86DEC">
        <w:rPr>
          <w:rFonts w:ascii="Cambria Math" w:hAnsi="Cambria Math" w:cs="Cambria Math"/>
          <w:sz w:val="24"/>
          <w:szCs w:val="24"/>
        </w:rPr>
        <w:instrText>‐</w:instrText>
      </w:r>
      <w:r w:rsidR="00C86DEC">
        <w:rPr>
          <w:sz w:val="24"/>
          <w:szCs w:val="24"/>
        </w:rPr>
        <w:instrText>dependent transmission at low host densities to density</w:instrText>
      </w:r>
      <w:r w:rsidR="00C86DEC">
        <w:rPr>
          <w:rFonts w:ascii="Cambria Math" w:hAnsi="Cambria Math" w:cs="Cambria Math"/>
          <w:sz w:val="24"/>
          <w:szCs w:val="24"/>
        </w:rPr>
        <w:instrText>‐</w:instrText>
      </w:r>
      <w:r w:rsidR="00C86DEC">
        <w:rPr>
          <w:sz w:val="24"/>
          <w:szCs w:val="24"/>
        </w:rPr>
        <w:instrText>independent transmission at high host densities. But how often are nonlinear transmission functions used, and when are they better at describing transmission in real host–parasite systems? To quantify existing modelling practices, we systematically reviewed seven representative ecology journals, finding 262 studies containing host–parasite models that contained linear and/or nonlinear transmission functions. We also reviewed the literature to find 28 experimental and observational studies that compared multiple transmission functions in real host–parasite systems, and tallied which functions were best supported in those systems. Finally, we created a flexible model simulation tool to explore and quantify the bias in model parameter estimates that is created when using an inaccurate transmission function. We found that most experimental and observational studies reported that nonlinear transmission–density functions outperformed simple linear transmission–density functions, supporting recent theoretical work. In contrast, most studies containing host–parasite models assumed that host density was constant and/or used a single, linear transmission function to explain how transmission rates changed with density. Using the wrong linear function and/or using a linear function when the underlying transmission–density relationship is even slightly nonlinear can substantially bias model parameter estimates, as demonstrated by our simulations over a broad parameter space. Some modelling studies may be using linear functions in host–parasite systems where nonlinear functions are more appropriate. If true, these models would yield substantially biased parameter estimates. To avoid such biases that compromise ecological understanding and prediction, we recommend that future studies compare multiple transmission functions, including nonlinear options, whenever possible.","container-title":"Methods in ecology and evolution","DOI":"10.1111/2041-210X.13361","issue":"4","note":"ISBN: 2041-210X","page":"476-486","title":"Systematic review of modelling assumptions and empirical evidence: Does parasite transmission increase nonlinearly with host density?","volume":"11","author":[{"family":"Hopkins","given":"Skylar R."},{"family":"Fleming</w:instrText>
      </w:r>
      <w:r w:rsidR="00C86DEC">
        <w:rPr>
          <w:rFonts w:ascii="Cambria Math" w:hAnsi="Cambria Math" w:cs="Cambria Math"/>
          <w:sz w:val="24"/>
          <w:szCs w:val="24"/>
        </w:rPr>
        <w:instrText>‐</w:instrText>
      </w:r>
      <w:r w:rsidR="00C86DEC">
        <w:rPr>
          <w:sz w:val="24"/>
          <w:szCs w:val="24"/>
        </w:rPr>
        <w:instrText xml:space="preserve">Davies","given":"Arietta E."},{"family":"Belden","given":"Lisa K."},{"family":"Wojdak","given":"Jeremy M."},{"family":"Golding","given":"Nick"}],"issued":{"date-parts":[["2020",4]]}}},{"id":221,"uris":["http://zotero.org/users/8769338/items/AB6HDYT8"],"itemData":{"id":221,"type":"article-journal","container-title":"Parasitology","issue":"7","page":"803-813","title":"Parasite infection and host group size: a meta-analytical review","volume":"140","author":[{"family":"Patterson","given":"Jesse E. H."},{"family":"Ruckstuhl","given":"Kathreen E."}],"issued":{"date-parts":[["2013"]]}}}],"schema":"https://github.com/citation-style-language/schema/raw/master/csl-citation.json"} </w:instrText>
      </w:r>
      <w:r w:rsidRPr="31DB22D1">
        <w:rPr>
          <w:sz w:val="24"/>
          <w:szCs w:val="24"/>
        </w:rPr>
        <w:fldChar w:fldCharType="separate"/>
      </w:r>
      <w:r w:rsidR="00C86DEC">
        <w:rPr>
          <w:sz w:val="24"/>
        </w:rPr>
        <w:t>(Fenton et al., 2002; Hopkins et al., 2020; Patterson &amp; Ruckstuhl, 2013)</w:t>
      </w:r>
      <w:r w:rsidRPr="31DB22D1">
        <w:rPr>
          <w:sz w:val="24"/>
          <w:szCs w:val="24"/>
        </w:rPr>
        <w:fldChar w:fldCharType="end"/>
      </w:r>
      <w:r w:rsidRPr="31DB22D1">
        <w:rPr>
          <w:sz w:val="24"/>
          <w:szCs w:val="24"/>
        </w:rPr>
        <w:t xml:space="preserve">. For generalist pathogens, variation in host competence, the ability of a host to acquire and transmit a pathogen, across species </w:t>
      </w:r>
      <w:r w:rsidR="004357CA">
        <w:rPr>
          <w:sz w:val="24"/>
          <w:szCs w:val="24"/>
        </w:rPr>
        <w:t xml:space="preserve">determines </w:t>
      </w:r>
      <w:r w:rsidRPr="31DB22D1">
        <w:rPr>
          <w:sz w:val="24"/>
          <w:szCs w:val="24"/>
        </w:rPr>
        <w:t xml:space="preserve">transmission potential and can be assessed at the community scale via community competence </w:t>
      </w:r>
      <w:r w:rsidRPr="31DB22D1">
        <w:rPr>
          <w:sz w:val="24"/>
          <w:szCs w:val="24"/>
        </w:rPr>
        <w:fldChar w:fldCharType="begin"/>
      </w:r>
      <w:r w:rsidR="00A95C8B">
        <w:rPr>
          <w:sz w:val="24"/>
          <w:szCs w:val="24"/>
        </w:rPr>
        <w:instrText xml:space="preserve"> ADDIN ZOTERO_ITEM CSL_CITATION {"citationID":"dX6nPyjZ","properties":{"formattedCitation":"(Downs et al., 2019; P. T. J. Johnson et al., 2013; Martin et al., 2016)","plainCitation":"(Downs et al., 2019; P. T. J. Johnson et al., 2013; Martin et al., 2016)","dontUpdate":true,"noteIndex":0},"citationItems":[{"id":76,"uris":["http://zotero.org/users/8769338/items/FIBQ5UJC"],"itemData":{"id":76,"type":"article-journal","abstract":"Body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S."}],"issued":{"date-parts":[["2016",12]]}}}],"schema":"https://github.com/citation-style-language/schema/raw/master/csl-citation.json"} </w:instrText>
      </w:r>
      <w:r w:rsidRPr="31DB22D1">
        <w:rPr>
          <w:sz w:val="24"/>
          <w:szCs w:val="24"/>
        </w:rPr>
        <w:fldChar w:fldCharType="separate"/>
      </w:r>
      <w:r w:rsidR="00C86DEC">
        <w:rPr>
          <w:sz w:val="24"/>
        </w:rPr>
        <w:t>(Downs et al., 2019; Johnson et al., 2013; Martin et al., 2016)</w:t>
      </w:r>
      <w:r w:rsidRPr="31DB22D1">
        <w:rPr>
          <w:sz w:val="24"/>
          <w:szCs w:val="24"/>
        </w:rPr>
        <w:fldChar w:fldCharType="end"/>
      </w:r>
      <w:r w:rsidRPr="31DB22D1">
        <w:rPr>
          <w:sz w:val="24"/>
          <w:szCs w:val="24"/>
        </w:rPr>
        <w:t>. Further, pathogens with the capacity for environmental transmission are subject to their surrounding environmental conditions. For example, the</w:t>
      </w:r>
      <w:r w:rsidR="001D596F">
        <w:rPr>
          <w:sz w:val="24"/>
          <w:szCs w:val="24"/>
        </w:rPr>
        <w:t xml:space="preserve"> persistence of influenza virus in the environment</w:t>
      </w:r>
      <w:r w:rsidRPr="31DB22D1">
        <w:rPr>
          <w:sz w:val="24"/>
          <w:szCs w:val="24"/>
        </w:rPr>
        <w:t xml:space="preserve"> can enhance transmissibility</w:t>
      </w:r>
      <w:r w:rsidR="007575DD">
        <w:rPr>
          <w:sz w:val="24"/>
          <w:szCs w:val="24"/>
        </w:rPr>
        <w:t>,</w:t>
      </w:r>
      <w:r w:rsidRPr="31DB22D1">
        <w:rPr>
          <w:sz w:val="24"/>
          <w:szCs w:val="24"/>
        </w:rPr>
        <w:t xml:space="preserve"> and </w:t>
      </w:r>
      <w:r w:rsidR="00634A51" w:rsidRPr="31DB22D1">
        <w:rPr>
          <w:sz w:val="24"/>
          <w:szCs w:val="24"/>
        </w:rPr>
        <w:t>persistence times are reduced under acidic conditions, warmer temperatures, and high salinity</w:t>
      </w:r>
      <w:r w:rsidRPr="31DB22D1">
        <w:rPr>
          <w:sz w:val="24"/>
          <w:szCs w:val="24"/>
        </w:rPr>
        <w:t xml:space="preserve"> </w:t>
      </w:r>
      <w:r w:rsidRPr="31DB22D1">
        <w:rPr>
          <w:sz w:val="24"/>
          <w:szCs w:val="24"/>
        </w:rPr>
        <w:fldChar w:fldCharType="begin"/>
      </w:r>
      <w:r w:rsidR="00C86DEC">
        <w:rPr>
          <w:sz w:val="24"/>
          <w:szCs w:val="24"/>
        </w:rPr>
        <w:instrText xml:space="preserve"> ADDIN ZOTERO_ITEM CSL_CITATION {"citationID":"kLmnlf4j","properties":{"formattedCitation":"(Brown et al., 2009; Rohani et al., 2009; Sooryanarain &amp; Elankumaran, 2015)","plainCitation":"(Brown et al., 2009; Rohani et al., 2009; Sooryanarain &amp; Elankumaran, 2015)","noteIndex":0},"citationItems":[{"id":454,"uris":["http://zotero.org/users/8769338/items/Q9Q57KA5"],"itemData":{"id":454,"type":"article-journal","container-title":"Veterinary Microbiology","DOI":"10.1016/j.vetmic.2008.10.027","ISSN":"03781135","issue":"1-2","journalAbbreviation":"Veterinary Microbiology","language":"en","page":"20-26","source":"DOI.org (Crossref)","title":"Avian influenza virus in water: Infectivity is dependent on pH, salinity and temperature","title-short":"Avian influenza virus in water","volume":"136","author":[{"family":"Brown","given":"Justin D."},{"family":"Goekjian","given":"Ginger"},{"family":"Poulson","given":"Rebecca"},{"family":"Valeika","given":"Steve"},{"family":"Stallknecht","given":"David E."}],"issued":{"date-parts":[["2009",4]]}}},{"id":230,"uris":["http://zotero.org/users/8769338/items/LZURAKIQ"],"itemData":{"id":230,"type":"article-journal","abstract":"Understanding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M."}],"issued":{"date-parts":[["2009"]]}}},{"id":412,"uris":["http://zotero.org/users/8769338/items/C5I7RULH"],"itemData":{"id":412,"type":"article-journal","abstract":"The environmental drivers of influenza outbreaks are largely unknown. Despite more than 50 years of research, there are conflicting lines of evidence on the role of the environment in influenza A virus (IAV) survival, stability, and transmissibility. With the increasing and looming threat of pandemic influenza, it is important to understand these factors for early intervention and long-term control strategies. The factors that dictate the severity and spread of influenza would include the virus, natural and acquired hosts, virus-host interactions, environmental persistence, virus stability and transmissibility, and anthropogenic interventions. Virus persistence in different environments is subject to minor variations in temperature, humidity, pH, salinity, air pollution, and solar radiations. Seasonality of influenza is largely dictated by temperature and humidity, with cool-dry conditions enhancing IAV survival and transmissibility in temperate climates in high latitudes, whereas humid-rainy conditions favor outbreaks in low latitudes, as seen in tropical and subtropical zones. In mid-latitudes, semiannual outbreaks result from alternating cool-dry and humid-rainy conditions. The mechanism of virus survival in the cool-dry or humid-rainy conditions is largely determined by the presence of salts and proteins in the respiratory droplets. Social determinants of heath, including health equity, vaccine acceptance, and age-related illness, may play a role in influenza occurrence and spread.","container-title":"Annual Review of Animal Biosciences","DOI":"10.1146/annurev-animal-022114-111017","ISSN":"2165-8102, 2165-8110","issue":"1","journalAbbreviation":"Annu. Rev. Anim. Biosci.","language":"en","page":"347-373","source":"DOI.org (Crossref)","title":"Environmental Role in Influenza Virus Outbreaks","volume":"3","author":[{"family":"Sooryanarain","given":"Harini"},{"family":"Elankumaran","given":"Subbiah"}],"issued":{"date-parts":[["2015",2,16]]}}}],"schema":"https://github.com/citation-style-language/schema/raw/master/csl-citation.json"} </w:instrText>
      </w:r>
      <w:r w:rsidRPr="31DB22D1">
        <w:rPr>
          <w:sz w:val="24"/>
          <w:szCs w:val="24"/>
        </w:rPr>
        <w:fldChar w:fldCharType="separate"/>
      </w:r>
      <w:r w:rsidR="00C86DEC">
        <w:rPr>
          <w:sz w:val="24"/>
        </w:rPr>
        <w:t>(Brown et al., 2009; Rohani et al., 2009; Sooryanarain &amp; Elankumaran, 2015)</w:t>
      </w:r>
      <w:r w:rsidRPr="31DB22D1">
        <w:rPr>
          <w:sz w:val="24"/>
          <w:szCs w:val="24"/>
        </w:rPr>
        <w:fldChar w:fldCharType="end"/>
      </w:r>
      <w:r w:rsidRPr="31DB22D1">
        <w:rPr>
          <w:sz w:val="24"/>
          <w:szCs w:val="24"/>
        </w:rPr>
        <w:t xml:space="preserve">. However, while studies tend to focus on either host abundance, community composition, or environmental conditions, these factors jointly influence transmission and are non-independent. Host abundance and community structure often fluctuate in response to environmental conditions </w:t>
      </w:r>
      <w:r w:rsidRPr="31DB22D1">
        <w:rPr>
          <w:sz w:val="24"/>
          <w:szCs w:val="24"/>
        </w:rPr>
        <w:fldChar w:fldCharType="begin"/>
      </w:r>
      <w:r w:rsidR="00C86DEC">
        <w:rPr>
          <w:sz w:val="24"/>
          <w:szCs w:val="24"/>
        </w:rPr>
        <w:instrText xml:space="preserve"> ADDIN ZOTERO_ITEM CSL_CITATION {"citationID":"kQyWtiYc","properties":{"formattedCitation":"(Werner et al., 2007)","plainCitation":"(Werner et al., 2007)","noteIndex":0},"citationItems":[{"id":400,"uris":["http://zotero.org/users/8769338/items/K5JYWBG5"],"itemData":{"id":400,"type":"article-journal","container-title":"Oikos","DOI":"10.1111/j.0030-1299.2007.15935.x","ISSN":"0030-1299, 1600-0706","issue":"10","journalAbbreviation":"Oikos","language":"en","page":"1697-1712","source":"DOI.org (Crossref)","title":"Amphibian species richness across environmental gradients","volume":"116","author":[{"family":"Werner","given":"Earl E."},{"family":"Skelly","given":"David K."},{"family":"Relyea","given":"Rick A."},{"family":"Yurewicz","given":"Kerry L."}],"issued":{"date-parts":[["2007",10]]}}}],"schema":"https://github.com/citation-style-language/schema/raw/master/csl-citation.json"} </w:instrText>
      </w:r>
      <w:r w:rsidRPr="31DB22D1">
        <w:rPr>
          <w:sz w:val="24"/>
          <w:szCs w:val="24"/>
        </w:rPr>
        <w:fldChar w:fldCharType="separate"/>
      </w:r>
      <w:r w:rsidR="00C86DEC">
        <w:rPr>
          <w:sz w:val="24"/>
        </w:rPr>
        <w:t xml:space="preserve">(Werner et </w:t>
      </w:r>
      <w:r w:rsidR="00C86DEC">
        <w:rPr>
          <w:sz w:val="24"/>
        </w:rPr>
        <w:lastRenderedPageBreak/>
        <w:t>al., 2007)</w:t>
      </w:r>
      <w:r w:rsidRPr="31DB22D1">
        <w:rPr>
          <w:sz w:val="24"/>
          <w:szCs w:val="24"/>
        </w:rPr>
        <w:fldChar w:fldCharType="end"/>
      </w:r>
      <w:r w:rsidRPr="31DB22D1">
        <w:rPr>
          <w:sz w:val="24"/>
          <w:szCs w:val="24"/>
        </w:rPr>
        <w:t xml:space="preserve">, and these changes in community structure can result in dramatic shifts in community competence </w:t>
      </w:r>
      <w:r w:rsidRPr="31DB22D1">
        <w:rPr>
          <w:sz w:val="24"/>
          <w:szCs w:val="24"/>
        </w:rPr>
        <w:fldChar w:fldCharType="begin"/>
      </w:r>
      <w:r w:rsidR="00C86DEC">
        <w:rPr>
          <w:sz w:val="24"/>
          <w:szCs w:val="24"/>
        </w:rPr>
        <w:instrText xml:space="preserve"> ADDIN ZOTERO_ITEM CSL_CITATION {"citationID":"yRzfkZoi","properties":{"formattedCitation":"(Streicker et al., 2013)","plainCitation":"(Streicker et al., 2013)","noteIndex":0},"citationItems":[{"id":423,"uris":["http://zotero.org/users/8769338/items/WGDMJUMC"],"itemData":{"id":423,"type":"article-journal","container-title":"Ecology Letters","DOI":"10.1111/ele.12122","ISSN":"1461-023X, 1461-0248","issue":"8","journalAbbreviation":"Ecol Lett","language":"en","page":"975-984","source":"DOI.org (Crossref)","title":"Differential sources of host species heterogeneity influence the transmission and control of multihost parasites","volume":"16","author":[{"family":"Streicker","given":"Daniel G."},{"family":"Fenton","given":"Andy"},{"family":"Pedersen","given":"Amy B."}],"editor":[{"family":"Ostfeld","given":"Richard"}],"issued":{"date-parts":[["2013",8]]}}}],"schema":"https://github.com/citation-style-language/schema/raw/master/csl-citation.json"} </w:instrText>
      </w:r>
      <w:r w:rsidRPr="31DB22D1">
        <w:rPr>
          <w:sz w:val="24"/>
          <w:szCs w:val="24"/>
        </w:rPr>
        <w:fldChar w:fldCharType="separate"/>
      </w:r>
      <w:r w:rsidR="00C86DEC">
        <w:rPr>
          <w:sz w:val="24"/>
        </w:rPr>
        <w:t>(Streicker et al., 2013)</w:t>
      </w:r>
      <w:r w:rsidRPr="31DB22D1">
        <w:rPr>
          <w:sz w:val="24"/>
          <w:szCs w:val="24"/>
        </w:rPr>
        <w:fldChar w:fldCharType="end"/>
      </w:r>
      <w:r w:rsidRPr="31DB22D1">
        <w:rPr>
          <w:sz w:val="24"/>
          <w:szCs w:val="24"/>
        </w:rPr>
        <w:t xml:space="preserve">. Over seasonal timescales, species exhibit distinct </w:t>
      </w:r>
      <w:commentRangeStart w:id="1"/>
      <w:commentRangeStart w:id="2"/>
      <w:proofErr w:type="spellStart"/>
      <w:r w:rsidRPr="31DB22D1">
        <w:rPr>
          <w:sz w:val="24"/>
          <w:szCs w:val="24"/>
        </w:rPr>
        <w:t>phenolog</w:t>
      </w:r>
      <w:r w:rsidR="00255C97">
        <w:rPr>
          <w:sz w:val="24"/>
          <w:szCs w:val="24"/>
        </w:rPr>
        <w:t>ies</w:t>
      </w:r>
      <w:commentRangeEnd w:id="1"/>
      <w:proofErr w:type="spellEnd"/>
      <w:r>
        <w:rPr>
          <w:rStyle w:val="CommentReference"/>
        </w:rPr>
        <w:commentReference w:id="1"/>
      </w:r>
      <w:commentRangeEnd w:id="2"/>
      <w:r>
        <w:rPr>
          <w:rStyle w:val="CommentReference"/>
        </w:rPr>
        <w:commentReference w:id="2"/>
      </w:r>
      <w:r w:rsidRPr="31DB22D1">
        <w:rPr>
          <w:sz w:val="24"/>
          <w:szCs w:val="24"/>
        </w:rPr>
        <w:t xml:space="preserve"> and experience dynamic strengths of competition </w:t>
      </w:r>
      <w:r w:rsidRPr="31DB22D1">
        <w:rPr>
          <w:sz w:val="24"/>
          <w:szCs w:val="24"/>
        </w:rPr>
        <w:fldChar w:fldCharType="begin"/>
      </w:r>
      <w:r w:rsidR="007B5C24">
        <w:rPr>
          <w:sz w:val="24"/>
          <w:szCs w:val="24"/>
        </w:rPr>
        <w:instrText xml:space="preserve"> ADDIN ZOTERO_ITEM CSL_CITATION {"citationID":"YNM91GsQ","properties":{"formattedCitation":"(Rudolf, 2019)","plainCitation":"(Rudolf, 2019)","noteIndex":0},"citationItems":[{"id":422,"uris":["http://zotero.org/users/8769338/items/BYLRUK6D"],"itemData":{"id":422,"type":"article-journal","container-title":"Ecology Letters","DOI":"10.1111/ele.13277","ISSN":"1461-023X, 1461-0248","journalAbbreviation":"Ecol Lett","language":"en","page":"ele.13277","source":"DOI.org (Crossref)","title":"The role of seasonal timing and phenological shifts for species coexistence","author":[{"family":"Rudolf","given":"Volker H. W."}],"editor":[{"family":"Levine","given":"Jonathan"}],"issued":{"date-parts":[["2019",5,24]]}}}],"schema":"https://github.com/citation-style-language/schema/raw/master/csl-citation.json"} </w:instrText>
      </w:r>
      <w:r w:rsidRPr="31DB22D1">
        <w:rPr>
          <w:sz w:val="24"/>
          <w:szCs w:val="24"/>
        </w:rPr>
        <w:fldChar w:fldCharType="separate"/>
      </w:r>
      <w:r w:rsidR="00C86DEC">
        <w:rPr>
          <w:sz w:val="24"/>
        </w:rPr>
        <w:t>(Rudolf, 2019)</w:t>
      </w:r>
      <w:r w:rsidRPr="31DB22D1">
        <w:rPr>
          <w:sz w:val="24"/>
          <w:szCs w:val="24"/>
        </w:rPr>
        <w:fldChar w:fldCharType="end"/>
      </w:r>
      <w:r w:rsidRPr="31DB22D1">
        <w:rPr>
          <w:sz w:val="24"/>
          <w:szCs w:val="24"/>
        </w:rPr>
        <w:t xml:space="preserve">, which generates a relationship between community structure and size. Consequently, the separate and combined effects of </w:t>
      </w:r>
      <w:r w:rsidR="001D596F">
        <w:rPr>
          <w:sz w:val="24"/>
          <w:szCs w:val="24"/>
        </w:rPr>
        <w:t>host community composition, host abundance, and environmental conditions</w:t>
      </w:r>
      <w:r w:rsidRPr="31DB22D1">
        <w:rPr>
          <w:sz w:val="24"/>
          <w:szCs w:val="24"/>
        </w:rPr>
        <w:t xml:space="preserve"> can improve our understanding of how generalist pathogens invade and persist within variable </w:t>
      </w:r>
      <w:r w:rsidRPr="004357CA">
        <w:rPr>
          <w:sz w:val="24"/>
          <w:szCs w:val="24"/>
        </w:rPr>
        <w:t xml:space="preserve">host communities </w:t>
      </w:r>
      <w:r w:rsidRPr="004357CA">
        <w:rPr>
          <w:sz w:val="24"/>
          <w:szCs w:val="24"/>
        </w:rPr>
        <w:fldChar w:fldCharType="begin"/>
      </w:r>
      <w:r w:rsidR="00A95C8B">
        <w:rPr>
          <w:sz w:val="24"/>
          <w:szCs w:val="24"/>
        </w:rPr>
        <w:instrText xml:space="preserve"> ADDIN ZOTERO_ITEM CSL_CITATION {"citationID":"F3jdCtC0","properties":{"formattedCitation":"(Becker et al., 2012; A. F. Johnson &amp; Brunner, 2014; Nazir et al., 2012)","plainCitation":"(Becker et al., 2012; A. F. Johnson &amp; Brunner, 2014; Nazir et al., 2012)","dontUpdate":true,"noteIndex":0},"citationItems":[{"id":69,"uris":["http://zotero.org/users/8769338/items/DUN5C8BI"],"itemData":{"id":69,"type":"article-journal","abstract":"Habitat loss and chytridiomycosis (a disease caused by the chytrid fungus Batrachochytrium dendrobatidis - Bd) are major drivers of amphibian declines worldwide. Habitat loss regulates host-pathogen interactions by altering biotic and abiotic factors directly linked to both host and pathogen fitness. Therefore, studies investigating the links between natural vegetation and chytridiomycosis require integrative approaches to control for the multitude of possible interactions of biological and environmental variables in spatial epidemiology. In this study, we quantified Bd infection dynamics across a gradient of natural vegetation and microclimates, looking for causal associations between vegetation cover, multiple microclimatic variables, and pathogen prevalence and infection intensity. To minimize the effects of host diversity in our analyses, we sampled amphibian populations in the Adirondack Mountains of New York State, a region with relatively high single-host dominance. We sampled permanent ponds for anurans, focusing on populations of the habitat generalist frog Lithobates clamitans, and recorded various biotic and abiotic factors that potentially affect host-pathogen interactions: natural vegetation, canopy density, water temperature, and host population and community attributes. We screened for important explanatory variables of Bd infections and used path analyses to statistically test for the strength of cascading effects linking vegetation cover, microclimate, and Bd parameters. We found that canopy density, natural vegetation, and daily average water temperature were the best predictors of Bd. High canopy density resulted in lower water temperature, which in turn predicted higher Bd prevalence and infection intensity. Our results confirm that microclimatic shifts arising from changes in natural vegetation play an important role in Bd spatial epidemiology, with areas of closed canopy favoring Bd. Given increasing rates of anthropogenic habitat modification and the resulting declines in temperate and tropical frogs, understanding how vegetation cover and disease interact is critical for predicting Bd spread and developing appropriate management tools for wild populations.","container-title":"PloS one","DOI":"10.1371/journal.pone.0048205","issue":"10","note":"ISBN: 1932-6203\nPMID: 23118953","page":"e48205","title":"Disease Risk in Temperate Amphibian Populations Is Higher at Closed-Canopy Sites","volume":"7","author":[{"family":"Becker","given":"C. Guilherme"},{"family":"Rodriguez","given":"David"},{"family":"Longo","given":"Ana V."},{"family":"Talaba","given":"Amanda L."},{"family":"Zamudio","given":"Kelly R."}],"issued":{"date-parts":[["2012"]]}}},{"id":286,"uris":["http://zotero.org/users/8769338/items/R763B2HW"],"itemData":{"id":286,"type":"article-journal","abstract":"Host-parasite dynamics can be strongly influenced by interactions with other members of the biotic community, particularly when the parasite spends some fraction of its life in the environment unprotected by its host. Ranaviruses-often lethal viruses of cold-blooded vertebrate hosts transmitted by direct contact, and via water and fomites-offer an interesting system for understanding these community influences. Previous laboratory studies have shown that ranaviruses can persist for anywhere from days to years, depending on the conditions, with much longer times under sterile conditions. To address the role of the biotic community and particulate matter on ranavirus persistence, we experimentally inoculated filter-sterilized, UV-treated, and unmanipulated pond water with a Frog virus 3 (FV3)-like Ranavirus and took samples over 78 d, quantifying viral titers with real-time quantitative PCR and plaque assays. Viral counts dropped quickly in all treatments, by an order of magnitude in under a day in unmanipulated pond water and in 8 d in filter-sterilized pond water. In a second experiment, we measured viral titers over 24 h in virus-spiked spring water with Daphnia pulex. Presence of D. pulex reduced the concentration of infectious ranavirus, but not viral DNA, by an order of magnitude in 24 h. D. pulex themselves did not accumulate the virus. We conclude that both microbial and zooplanktonic communities can play an important role in ranavirus epidemiology, rapidly inactivating ranavirus in the water and thereby minimizing environmental transmission. We suspect that interactions with the biotic community will be important for most pathogens with environmental resting or transmission stages.","container-title":"Diseases of aquatic organisms","DOI":"10.3354/dao02774","issue":"2","note":"ISBN: 0177-5103\nPMID: 25266900","page":"129-138","title":"Persistence of an amphibian ranavirus in aquatic communities","volume":"111","author":[{"family":"Johnson","given":"A. F."},{"family":"Brunner","given":"J. L."}],"issued":{"date-parts":[["2014",9]]}}},{"id":298,"uris":["http://zotero.org/users/8769338/items/L3D9W62Y"],"itemData":{"id":298,"type":"article-journal","abstract":"Ranaviruses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004357CA">
        <w:rPr>
          <w:sz w:val="24"/>
          <w:szCs w:val="24"/>
        </w:rPr>
        <w:fldChar w:fldCharType="separate"/>
      </w:r>
      <w:r w:rsidR="00C86DEC" w:rsidRPr="004357CA">
        <w:rPr>
          <w:sz w:val="24"/>
          <w:szCs w:val="24"/>
        </w:rPr>
        <w:t>(Becker et al., 2012; Johnson &amp; Brunner, 2014; Nazir et al., 2012)</w:t>
      </w:r>
      <w:r w:rsidRPr="004357CA">
        <w:rPr>
          <w:sz w:val="24"/>
          <w:szCs w:val="24"/>
        </w:rPr>
        <w:fldChar w:fldCharType="end"/>
      </w:r>
      <w:r w:rsidR="001D596F">
        <w:rPr>
          <w:sz w:val="24"/>
          <w:szCs w:val="24"/>
        </w:rPr>
        <w:t>. Our findings</w:t>
      </w:r>
      <w:r w:rsidRPr="004357CA">
        <w:rPr>
          <w:sz w:val="24"/>
          <w:szCs w:val="24"/>
        </w:rPr>
        <w:t xml:space="preserve"> promise to generate mechanistic insight into diversity-disease studies that frequently</w:t>
      </w:r>
      <w:r w:rsidRPr="31DB22D1">
        <w:rPr>
          <w:sz w:val="24"/>
          <w:szCs w:val="24"/>
        </w:rPr>
        <w:t xml:space="preserve"> rely only on patterns of host species richness and infection prevalence in communities </w:t>
      </w:r>
      <w:r w:rsidRPr="31DB22D1">
        <w:rPr>
          <w:sz w:val="24"/>
          <w:szCs w:val="24"/>
        </w:rPr>
        <w:fldChar w:fldCharType="begin"/>
      </w:r>
      <w:r w:rsidR="00C86DEC">
        <w:rPr>
          <w:sz w:val="24"/>
          <w:szCs w:val="24"/>
        </w:rPr>
        <w:instrText xml:space="preserve"> ADDIN ZOTERO_ITEM CSL_CITATION {"citationID":"mAMGS0ed","properties":{"formattedCitation":"(Rohr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w:t>
      </w:r>
    </w:p>
    <w:p w14:paraId="0231CAC0" w14:textId="33A8B8C5" w:rsidR="00246465" w:rsidRDefault="0069435B" w:rsidP="76C48BCC">
      <w:pPr>
        <w:spacing w:line="360" w:lineRule="auto"/>
        <w:ind w:firstLine="720"/>
        <w:rPr>
          <w:sz w:val="24"/>
          <w:szCs w:val="24"/>
        </w:rPr>
      </w:pPr>
      <w:r w:rsidRPr="76C48BCC">
        <w:rPr>
          <w:sz w:val="24"/>
          <w:szCs w:val="24"/>
        </w:rPr>
        <w:t>We use ranavirus infection data in larval amphibian communities to illustrate that the joint influence of biotic and abiotic promoters</w:t>
      </w:r>
      <w:r w:rsidR="000D4B9A" w:rsidRPr="76C48BCC">
        <w:rPr>
          <w:sz w:val="24"/>
          <w:szCs w:val="24"/>
        </w:rPr>
        <w:t xml:space="preserve"> </w:t>
      </w:r>
      <w:commentRangeStart w:id="3"/>
      <w:commentRangeStart w:id="4"/>
      <w:r w:rsidR="000D4B9A" w:rsidRPr="76C48BCC">
        <w:rPr>
          <w:sz w:val="24"/>
          <w:szCs w:val="24"/>
        </w:rPr>
        <w:t>is</w:t>
      </w:r>
      <w:r w:rsidRPr="76C48BCC">
        <w:rPr>
          <w:sz w:val="24"/>
          <w:szCs w:val="24"/>
        </w:rPr>
        <w:t xml:space="preserve"> likely to be relevant in many disease systems</w:t>
      </w:r>
      <w:commentRangeEnd w:id="3"/>
      <w:r>
        <w:rPr>
          <w:rStyle w:val="CommentReference"/>
        </w:rPr>
        <w:commentReference w:id="3"/>
      </w:r>
      <w:commentRangeEnd w:id="4"/>
      <w:r>
        <w:rPr>
          <w:rStyle w:val="CommentReference"/>
        </w:rPr>
        <w:commentReference w:id="4"/>
      </w:r>
      <w:r w:rsidRPr="76C48BCC">
        <w:rPr>
          <w:sz w:val="24"/>
          <w:szCs w:val="24"/>
        </w:rPr>
        <w:t>.</w:t>
      </w:r>
      <w:r w:rsidR="00C86DEC" w:rsidRPr="76C48BCC">
        <w:rPr>
          <w:sz w:val="24"/>
          <w:szCs w:val="24"/>
        </w:rPr>
        <w:t xml:space="preserve"> Many pathogens utilize multiple host species and are capable of environmental transmission.</w:t>
      </w:r>
      <w:ins w:id="5" w:author="Daniel Suh" w:date="2023-12-05T15:44:00Z">
        <w:r w:rsidR="00F93811" w:rsidRPr="76C48BCC">
          <w:rPr>
            <w:sz w:val="24"/>
            <w:szCs w:val="24"/>
          </w:rPr>
          <w:t xml:space="preserve"> For example, many pathogens that infect wildlife and livestock populations</w:t>
        </w:r>
      </w:ins>
      <w:ins w:id="6" w:author="Daniel Suh" w:date="2023-12-05T15:45:00Z">
        <w:r w:rsidR="00F93811" w:rsidRPr="76C48BCC">
          <w:rPr>
            <w:sz w:val="24"/>
            <w:szCs w:val="24"/>
          </w:rPr>
          <w:t>, such as foot-and-mouth disease virus (FMDV) and rotaviruses, exhibit these characteristics</w:t>
        </w:r>
      </w:ins>
      <w:ins w:id="7" w:author="Daniel Suh" w:date="2023-12-05T15:57:00Z">
        <w:r w:rsidR="00413992" w:rsidRPr="76C48BCC">
          <w:rPr>
            <w:sz w:val="24"/>
            <w:szCs w:val="24"/>
          </w:rPr>
          <w:t xml:space="preserve"> </w:t>
        </w:r>
      </w:ins>
      <w:r w:rsidRPr="76C48BCC">
        <w:rPr>
          <w:sz w:val="24"/>
          <w:szCs w:val="24"/>
        </w:rPr>
        <w:fldChar w:fldCharType="begin"/>
      </w:r>
      <w:r w:rsidRPr="76C48BCC">
        <w:rPr>
          <w:sz w:val="24"/>
          <w:szCs w:val="24"/>
        </w:rPr>
        <w:instrText xml:space="preserve"> ADDIN ZOTERO_ITEM CSL_CITATION {"citationID":"F9Bj8RGH","properties":{"formattedCitation":"(Kraay et al., 2018; Miguel et al., 2013)","plainCitation":"(Kraay et al., 2018; Miguel et al., 2013)","noteIndex":0},"citationItems":[{"id":461,"uris":["http://zotero.org/users/8769338/items/DXTDJANM"],"itemData":{"id":461,"type":"article-journal","abstract":"Significance\n            Although rotavirus persists in water and its incidence varies with temperature, the potential role of waterborne transmission in explaining the observed seasonal pattern in low-income countries in the tropics has thus far been neglected. Our analysis suggests that water can affect incidence for larger communities that draw water from slow-moving or stagnant sources and is likely most important in cooler seasons. Water can also spread outbreaks between communities, even when environmental transmission cannot sustain outbreaks. Our model may help explain temperature–incidence associations found in prior meta-analyses in the tropics, where humidity is high year-round, and shows that the effect of temperature on risk depends on local hydrologic conditions. These findings help explain why the effect of temperature might be context specific.\n          , \n            \n              Rotavirus is considered a directly transmitted disease due to its high infectivity. Environmental pathways have, therefore, largely been ignored. Rotavirus, however, persists in water sources, and both its surface water concentrations and infection incidence vary with temperature. Here, we examine the potential for waterborne rotavirus transmission. We use a mechanistic model that incorporates both direct and waterborne transmission pathways, coupled with a hydrological model, and we simulate rotavirus transmission between two communities with interconnected water sources. To parameterize temperature dependency, we estimated temperature-dependent decay rates in water through a meta-analysis. Our meta-analysis suggests that rotavirus decay rates are positively associated with temperature (\n              n\n              = 39,\n              P\n              \n                \n                  &lt;\n                \n              \n              0.001). This association is stronger at higher temperatures (over 20 °C), consistent with tropical climate conditions. Our model analysis demonstrates that water could disseminate rotavirus between the two communities for all modeled temperatures. While direct transmission was important for disease amplification within communities, waterborne transmission could also amplify transmission. In standing-water systems, the modeled increase in decay led to decreased disease, with every 1 °C increase in temperature leading to up to a 2.4% decrease in incidence. These effect sizes are consistent with prior meta-analyses, suggesting that environmental transmission through water sources may partially explain the observed associations between temperature and rotavirus incidence. Waterborne rotavirus transmission is likely most important in cooler seasons and in communities that use slow-moving or stagnant water sources. Even when indirect transmission through water cannot sustain outbreaks, it can seed outbreaks that are maintained by high direct transmission rates.","container-title":"Proceedings of the National Academy of Sciences","DOI":"10.1073/pnas.1719579115","ISSN":"0027-8424, 1091-6490","issue":"12","journalAbbreviation":"Proc. Natl. Acad. Sci. U.S.A.","language":"en","source":"DOI.org (Crossref)","title":"Modeling environmentally mediated rotavirus transmission: The role of temperature and hydrologic factors","title-short":"Modeling environmentally mediated rotavirus transmission","URL":"https://pnas.org/doi/full/10.1073/pnas.1719579115","volume":"115","author":[{"family":"Kraay","given":"Alicia N. M."},{"family":"Brouwer","given":"Andrew F."},{"family":"Lin","given":"Nan"},{"family":"Collender","given":"Philip A."},{"family":"Remais","given":"Justin V."},{"family":"Eisenberg","given":"Joseph N. S."}],"accessed":{"date-parts":[["2023",12,5]]},"issued":{"date-parts":[["2018",3,20]]}}},{"id":459,"uris":["http://zotero.org/users/8769338/items/LZMCWUMV"],"itemData":{"id":459,"type":"article-journal","abstract":"Wildlife is a maintenance host for several significant livestock diseases. Interspecific pathogen transmission may occur in complex socio</w:instrText>
      </w:r>
      <w:r w:rsidRPr="76C48BCC">
        <w:rPr>
          <w:rFonts w:ascii="Cambria Math" w:hAnsi="Cambria Math" w:cs="Cambria Math"/>
          <w:sz w:val="24"/>
          <w:szCs w:val="24"/>
        </w:rPr>
        <w:instrText>‐</w:instrText>
      </w:r>
      <w:r w:rsidRPr="76C48BCC">
        <w:rPr>
          <w:sz w:val="24"/>
          <w:szCs w:val="24"/>
        </w:rPr>
        <w:instrText>ecological systems at wild</w:instrText>
      </w:r>
      <w:r w:rsidRPr="76C48BCC">
        <w:rPr>
          <w:rFonts w:ascii="Cambria Math" w:hAnsi="Cambria Math" w:cs="Cambria Math"/>
          <w:sz w:val="24"/>
          <w:szCs w:val="24"/>
        </w:rPr>
        <w:instrText>‐</w:instrText>
      </w:r>
      <w:r w:rsidRPr="76C48BCC">
        <w:rPr>
          <w:sz w:val="24"/>
          <w:szCs w:val="24"/>
        </w:rPr>
        <w:instrText>domestic interfaces that have so far been seldom studied. We investigated the relationship between the dynamics of foot and mouth disease (FMD) in vaccinated and unvaccinated cattle populations with respect to frequency of contacts with African buffalo at different buffalo</w:instrText>
      </w:r>
      <w:r w:rsidRPr="76C48BCC">
        <w:rPr>
          <w:rFonts w:ascii="Cambria Math" w:hAnsi="Cambria Math" w:cs="Cambria Math"/>
          <w:sz w:val="24"/>
          <w:szCs w:val="24"/>
        </w:rPr>
        <w:instrText>‐</w:instrText>
      </w:r>
      <w:r w:rsidRPr="76C48BCC">
        <w:rPr>
          <w:sz w:val="24"/>
          <w:szCs w:val="24"/>
        </w:rPr>
        <w:instrText>cattle interfaces.\n            \n              A total of 36 GPS collars were deployed on African buffalo (\n              Syncerus caffer\n              ) and cattle (\n              Bos taurus\n              ,\n              Bos indicus\n              ) to assess contact patterns at the periphery of 3 protected areas in Zimbabwe. Simultaneously, a longitudinal survey of 300 cattle with five repeated sampling sessions on known individuals during 16 months was undertaken. Immunological assays (ELISAs), that allowed tracking the production of antibodies following infection or vaccination, were used to assess serological transitions (i.e., incidence and reversion) in the surveyed cattle. Variation in rates of serological transitions across seasons, sites and as a function of the frequency of contact with buffalo was analyzed using generalized linear mixed models.\n            \n            The incidence in the cattle populations of FMD antibodies produced following infection varied among sites and as a function of contact rates with African buffalo. The incidence was higher for sites with higher contact rates between the two species. The serological incidence was also related to seasons, being higher during the dry or rainy seasons depending on sites. The reversion rate pattern was the opposite of this incidence rate pattern. Vaccination seemed partly efficient at the individual level, but it did not prevent the diffusion of FMD viruses from the wild reservoir host to the domestic cattle population. Furthermore, antibodies were detected in areas where cattle had not been vaccinated, suggesting that the virus may have spread without being detected in domestic populations.\n            Access to resources shared by buffalo and livestock, particularly water and grazing areas during the dry season, could partly explain the observed patterns of FMD transmission. We discuss how insights on ecological processes leading to wildlife</w:instrText>
      </w:r>
      <w:r w:rsidRPr="76C48BCC">
        <w:rPr>
          <w:rFonts w:ascii="Cambria Math" w:hAnsi="Cambria Math" w:cs="Cambria Math"/>
          <w:sz w:val="24"/>
          <w:szCs w:val="24"/>
        </w:rPr>
        <w:instrText>‐</w:instrText>
      </w:r>
      <w:r w:rsidRPr="76C48BCC">
        <w:rPr>
          <w:sz w:val="24"/>
          <w:szCs w:val="24"/>
        </w:rPr>
        <w:instrText>livestock contacts may provide some innovative solutions to improve FMD management, including surveillance, prevention or control of buffalo</w:instrText>
      </w:r>
      <w:r w:rsidRPr="76C48BCC">
        <w:rPr>
          <w:rFonts w:ascii="Cambria Math" w:hAnsi="Cambria Math" w:cs="Cambria Math"/>
          <w:sz w:val="24"/>
          <w:szCs w:val="24"/>
        </w:rPr>
        <w:instrText>‐</w:instrText>
      </w:r>
      <w:r w:rsidRPr="76C48BCC">
        <w:rPr>
          <w:sz w:val="24"/>
          <w:szCs w:val="24"/>
        </w:rPr>
        <w:instrText xml:space="preserve">borne outbreaks, by adopting strategies targeting risky areas and periods.","container-title":"Ecosphere","DOI":"10.1890/ES12-00239.1","ISSN":"2150-8925, 2150-8925","issue":"4","journalAbbreviation":"Ecosphere","language":"en","page":"1-32","source":"DOI.org (Crossref)","title":"Contacts and foot and mouth disease transmission from wild to domestic bovines in Africa","volume":"4","author":[{"family":"Miguel","given":"Eve"},{"family":"Grosbois","given":"Vladimir"},{"family":"Caron","given":"Alexandre"},{"family":"Boulinier","given":"Thierry"},{"family":"Fritz","given":"Hervé"},{"family":"Cornélis","given":"Daniel"},{"family":"Foggin","given":"Chris"},{"family":"Makaya","given":"Pious V."},{"family":"Tshabalala","given":"Priscillia T."},{"family":"De Garine-Wichatitsky","given":"Michel"}],"issued":{"date-parts":[["2013",4]]}}}],"schema":"https://github.com/citation-style-language/schema/raw/master/csl-citation.json"} </w:instrText>
      </w:r>
      <w:r w:rsidRPr="76C48BCC">
        <w:rPr>
          <w:sz w:val="24"/>
          <w:szCs w:val="24"/>
        </w:rPr>
        <w:fldChar w:fldCharType="separate"/>
      </w:r>
      <w:r w:rsidR="00327EFB" w:rsidRPr="76C48BCC">
        <w:rPr>
          <w:noProof/>
          <w:sz w:val="24"/>
          <w:szCs w:val="24"/>
        </w:rPr>
        <w:t>(Kraay et al., 2018; Miguel et al., 2013)</w:t>
      </w:r>
      <w:r w:rsidRPr="76C48BCC">
        <w:rPr>
          <w:sz w:val="24"/>
          <w:szCs w:val="24"/>
        </w:rPr>
        <w:fldChar w:fldCharType="end"/>
      </w:r>
      <w:ins w:id="8" w:author="Daniel Suh" w:date="2023-12-05T15:45:00Z">
        <w:r w:rsidR="00F93811" w:rsidRPr="76C48BCC">
          <w:rPr>
            <w:sz w:val="24"/>
            <w:szCs w:val="24"/>
          </w:rPr>
          <w:t>.</w:t>
        </w:r>
      </w:ins>
      <w:ins w:id="9" w:author="Daniel Suh" w:date="2023-12-05T15:46:00Z">
        <w:r w:rsidR="00F93811" w:rsidRPr="76C48BCC">
          <w:rPr>
            <w:sz w:val="24"/>
            <w:szCs w:val="24"/>
          </w:rPr>
          <w:t xml:space="preserve"> In some cases, these pathogens are also capable of zoonotic transmission</w:t>
        </w:r>
      </w:ins>
      <w:ins w:id="10" w:author="Daniel Suh" w:date="2023-12-05T15:47:00Z">
        <w:r w:rsidR="00F93811" w:rsidRPr="76C48BCC">
          <w:rPr>
            <w:sz w:val="24"/>
            <w:szCs w:val="24"/>
          </w:rPr>
          <w:t xml:space="preserve"> with direct implications for human health</w:t>
        </w:r>
      </w:ins>
      <w:ins w:id="11" w:author="Daniel Suh" w:date="2023-12-05T16:07:00Z">
        <w:r w:rsidR="00327EFB" w:rsidRPr="76C48BCC">
          <w:rPr>
            <w:sz w:val="24"/>
            <w:szCs w:val="24"/>
          </w:rPr>
          <w:t xml:space="preserve"> </w:t>
        </w:r>
      </w:ins>
      <w:r w:rsidRPr="76C48BCC">
        <w:rPr>
          <w:sz w:val="24"/>
          <w:szCs w:val="24"/>
        </w:rPr>
        <w:fldChar w:fldCharType="begin"/>
      </w:r>
      <w:r w:rsidRPr="76C48BCC">
        <w:rPr>
          <w:sz w:val="24"/>
          <w:szCs w:val="24"/>
        </w:rPr>
        <w:instrText xml:space="preserve"> ADDIN ZOTERO_ITEM CSL_CITATION {"citationID":"yT1AnsTi","properties":{"formattedCitation":"(Cook, 2004; Martella et al., 2010)","plainCitation":"(Cook, 2004; Martella et al., 2010)","noteIndex":0},"citationItems":[{"id":463,"uris":["http://zotero.org/users/8769338/items/XXFNCMMV"],"itemData":{"id":463,"type":"article-journal","container-title":"Journal of Infection","DOI":"10.1016/j.jinf.2004.01.018","ISSN":"01634453","issue":"4","journalAbbreviation":"Journal of Infection","language":"en","page":"289-302","source":"DOI.org (Crossref)","title":"The zoonotic potential of rotavirus","volume":"48","author":[{"family":"Cook","given":"N"}],"issued":{"date-parts":[["2004",5]]}}},{"id":465,"uris":["http://zotero.org/users/8769338/items/KML2JGPS"],"itemData":{"id":465,"type":"article-journal","container-title":"Veterinary Microbiology","DOI":"10.1016/j.vetmic.2009.08.028","ISSN":"03781135","issue":"3-4","journalAbbreviation":"Veterinary Microbiology","language":"en","page":"246-255","source":"DOI.org (Crossref)","title":"Zoonotic aspects of rotaviruses","volume":"140","author":[{"family":"Martella","given":"V."},{"family":"Bányai","given":"Krisztián"},{"family":"Matthijnssens","given":"Jelle"},{"family":"Buonavoglia","given":"Canio"},{"family":"Ciarlet","given":"Max"}],"issued":{"date-parts":[["2010",1]]}}}],"schema":"https://github.com/citation-style-language/schema/raw/master/csl-citation.json"} </w:instrText>
      </w:r>
      <w:r w:rsidRPr="76C48BCC">
        <w:rPr>
          <w:sz w:val="24"/>
          <w:szCs w:val="24"/>
        </w:rPr>
        <w:fldChar w:fldCharType="separate"/>
      </w:r>
      <w:r w:rsidR="00327EFB" w:rsidRPr="76C48BCC">
        <w:rPr>
          <w:noProof/>
          <w:sz w:val="24"/>
          <w:szCs w:val="24"/>
        </w:rPr>
        <w:t>(Cook, 2004; Martella et al., 2010)</w:t>
      </w:r>
      <w:r w:rsidRPr="76C48BCC">
        <w:rPr>
          <w:sz w:val="24"/>
          <w:szCs w:val="24"/>
        </w:rPr>
        <w:fldChar w:fldCharType="end"/>
      </w:r>
      <w:ins w:id="12" w:author="Daniel Suh" w:date="2023-12-05T15:47:00Z">
        <w:r w:rsidR="00F93811" w:rsidRPr="76C48BCC">
          <w:rPr>
            <w:sz w:val="24"/>
            <w:szCs w:val="24"/>
          </w:rPr>
          <w:t>.</w:t>
        </w:r>
      </w:ins>
      <w:r w:rsidR="2A2F1431" w:rsidRPr="76C48BCC">
        <w:rPr>
          <w:sz w:val="24"/>
          <w:szCs w:val="24"/>
        </w:rPr>
        <w:t xml:space="preserve"> </w:t>
      </w:r>
      <w:commentRangeStart w:id="13"/>
      <w:ins w:id="14" w:author="Daniel Suh" w:date="2023-12-06T21:22:00Z">
        <w:r w:rsidR="2A2F1431" w:rsidRPr="76C48BCC">
          <w:rPr>
            <w:sz w:val="24"/>
            <w:szCs w:val="24"/>
          </w:rPr>
          <w:t xml:space="preserve">In avian influenza, recent reports of transmission in mammals highlight the need for understanding the transmission of pathogens that can utilize multiple host species and transmit through the environment </w:t>
        </w:r>
      </w:ins>
      <w:r w:rsidRPr="76C48BCC">
        <w:rPr>
          <w:sz w:val="24"/>
          <w:szCs w:val="24"/>
        </w:rPr>
        <w:fldChar w:fldCharType="begin"/>
      </w:r>
      <w:r w:rsidRPr="76C48BCC">
        <w:rPr>
          <w:sz w:val="24"/>
          <w:szCs w:val="24"/>
        </w:rPr>
        <w:instrText xml:space="preserve"> ADDIN ZOTERO_ITEM CSL_CITATION {"citationID":"5oKFiZlY","properties":{"formattedCitation":"(Ag\\uc0\\u252{}ero et al., 2023; Puryear et al., 2022; Rohani et al., 2009)","plainCitation":"(Agüero et al., 2023; Puryear et al., 2022; Rohani et al., 2009)","noteIndex":0},"citationItems":[{"id":455,"uris":["http://zotero.org/users/8769338/items/GNKV47BH"],"itemData":{"id":455,"type":"article-journal","abstract":"In October 2022, an outbreak in Europe of highly pathogenic avian influenza (HPAI) A(H5N1) in intensively farmed minks occurred in northwest Spain. A single mink farm hosting more than 50,000 minks was involved. The identified viruses belong to clade 2.3.4.4b, which is responsible of the ongoing epizootic in Europe. An uncommon mutation (T271A) in the PB2 gene with potential public health implications was found. Our investigations indicate onward mink transmission of the virus may have occurred in the affected farm.","container-title":"Eurosurveillance","DOI":"10.2807/1560-7917.ES.2023.28.3.2300001","ISSN":"1560-7917","issue":"3","language":"en","source":"DOI.org (Crossref)","title":"Highly pathogenic avian influenza A(H5N1) virus infection in farmed minks, Spain, October 2022","URL":"https://www.eurosurveillance.org/content/10.2807/1560-7917.ES.2023.28.3.2300001","volume":"28","author":[{"family":"Agüero","given":"Montserrat"},{"family":"Monne","given":"Isabella"},{"family":"Sánchez","given":"Azucena"},{"family":"Zecchin","given":"Bianca"},{"family":"Fusaro","given":"Alice"},{"family":"Ruano","given":"María José"},{"family":"Del Valle Arrojo","given":"Manuel"},{"family":"Fernández-Antonio","given":"Ricardo"},{"family":"Souto","given":"Antonio Manuel"},{"family":"Tordable","given":"Pedro"},{"family":"Cañás","given":"Julio"},{"family":"Bonfante","given":"Francesco"},{"family":"Giussani","given":"Edoardo"},{"family":"Terregino","given":"Calogero"},{"family":"Orejas","given":"Jesús Javier"}],"accessed":{"date-parts":[["2023",11,8]]},"issued":{"date-parts":[["2023",1,19]]}}},{"id":457,"uris":["http://zotero.org/users/8769338/items/A8L284I2"],"itemData":{"id":457,"type":"report","abstract":"Abstract\n          The recent incursion of Highly Pathogenic Avian Influenza A (H5N1) virus into North America and subsequent dissemination of virus across the continent, has had significant adverse impacts on domestic poultry, and has led to widespread mortality in many wild bird species. Here we report the recent spillover of H5N1 into marine mammals in the northeastern United States, with associated mortality on a regional scale. This spillover is coincident with a second wave of H5N1 in sympatric wild birds also experiencing regional mortality events. Viral sequences derived from both seal and avian hosts reveal distinct viral genetic differences between the two waves of infection. Spillover into seals was closely related to virus from the second wave, and one of eight seal-derived sequences had the mammalian adaptation PB2 E627K.\n          \n            One-Sentence Summary\n            An outbreak of H5N1 in New England seals is the first known population-scale mammalian mortality event associated with the emerging highly pathogenic avian influenza clade 2.3.4.4b.","genre":"preprint","language":"en","note":"DOI: 10.1101/2022.07.29.501155","publisher":"Molecular Biology","source":"DOI.org (Crossref)","title":"Outbreak of Highly Pathogenic Avian Influenza H5N1 in New England Seals","URL":"http://biorxiv.org/lookup/doi/10.1101/2022.07.29.501155","author":[{"family":"Puryear","given":"Wendy"},{"family":"Sawatzki","given":"Kaitlin"},{"family":"Hill","given":"Nichola"},{"family":"Foss","given":"Alexa"},{"family":"Stone","given":"Jonathon J."},{"family":"Doughty","given":"Lynda"},{"family":"Walk","given":"Dominique"},{"family":"Gilbert","given":"Katie"},{"family":"Murray","given":"Maureen"},{"family":"Cox","given":"Elena"},{"family":"Patel","given":"Priya"},{"family":"Mertz","given":"Zak"},{"family":"Ellis","given":"Stephanie"},{"family":"Taylor","given":"Jennifer"},{"family":"Fauquier","given":"Deborah"},{"family":"Smith","given":"Ainsley"},{"family":"DiGiovanni","given":"Robert A."},{"family":"Van De Guchte","given":"Adriana"},{"family":"Gonzalez-Reiche","given":"Ana Silvia"},{"family":"Khalil","given":"Zain"},{"family":"Van Bakel","given":"Harm"},{"family":"Torchetti","given":"Mia K."},{"family":"Lenoch","given":"Julianna B."},{"family":"Lantz","given":"Kristina"},{"family":"Runstadler","given":"Jonathan"}],"accessed":{"date-parts":[["2023",11,8]]},"issued":{"date-parts":[["2022",7,30]]}}},{"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76C48BCC">
        <w:rPr>
          <w:sz w:val="24"/>
          <w:szCs w:val="24"/>
        </w:rPr>
        <w:fldChar w:fldCharType="separate"/>
      </w:r>
      <w:ins w:id="15" w:author="Daniel Suh" w:date="2023-12-06T21:22:00Z">
        <w:r w:rsidR="2A2F1431" w:rsidRPr="76C48BCC">
          <w:rPr>
            <w:sz w:val="24"/>
            <w:szCs w:val="24"/>
          </w:rPr>
          <w:t>(Agüero et al., 2023; Puryear et al., 2022; Rohani et al., 2009)</w:t>
        </w:r>
      </w:ins>
      <w:r w:rsidRPr="76C48BCC">
        <w:rPr>
          <w:sz w:val="24"/>
          <w:szCs w:val="24"/>
        </w:rPr>
        <w:fldChar w:fldCharType="end"/>
      </w:r>
      <w:ins w:id="16" w:author="Daniel Suh" w:date="2023-12-06T21:22:00Z">
        <w:r w:rsidR="2A2F1431" w:rsidRPr="76C48BCC">
          <w:rPr>
            <w:sz w:val="24"/>
            <w:szCs w:val="24"/>
          </w:rPr>
          <w:t>.</w:t>
        </w:r>
      </w:ins>
      <w:commentRangeEnd w:id="13"/>
      <w:r>
        <w:rPr>
          <w:rStyle w:val="CommentReference"/>
        </w:rPr>
        <w:commentReference w:id="13"/>
      </w:r>
      <w:r w:rsidR="00C86DEC" w:rsidRPr="76C48BCC">
        <w:rPr>
          <w:sz w:val="24"/>
          <w:szCs w:val="24"/>
        </w:rPr>
        <w:t xml:space="preserve"> In these systems, the availability of hosts and environmental conditions will influence pathogen transmission.</w:t>
      </w:r>
      <w:ins w:id="17" w:author="Daniel Suh" w:date="2023-12-05T15:49:00Z">
        <w:r w:rsidR="00F93811" w:rsidRPr="76C48BCC">
          <w:rPr>
            <w:sz w:val="24"/>
            <w:szCs w:val="24"/>
          </w:rPr>
          <w:t xml:space="preserve"> However, many </w:t>
        </w:r>
      </w:ins>
      <w:ins w:id="18" w:author="Daniel Suh" w:date="2023-12-05T15:52:00Z">
        <w:r w:rsidR="00F93811" w:rsidRPr="76C48BCC">
          <w:rPr>
            <w:sz w:val="24"/>
            <w:szCs w:val="24"/>
          </w:rPr>
          <w:t>of these studies are limited to</w:t>
        </w:r>
      </w:ins>
      <w:ins w:id="19" w:author="Daniel Suh" w:date="2023-12-05T15:50:00Z">
        <w:r w:rsidR="00F93811" w:rsidRPr="76C48BCC">
          <w:rPr>
            <w:sz w:val="24"/>
            <w:szCs w:val="24"/>
          </w:rPr>
          <w:t xml:space="preserve"> an anthropocentric scope and rarely consider </w:t>
        </w:r>
      </w:ins>
      <w:ins w:id="20" w:author="Daniel Suh" w:date="2023-12-05T15:52:00Z">
        <w:r w:rsidR="00F93811" w:rsidRPr="76C48BCC">
          <w:rPr>
            <w:sz w:val="24"/>
            <w:szCs w:val="24"/>
          </w:rPr>
          <w:t>the diversity</w:t>
        </w:r>
      </w:ins>
      <w:ins w:id="21" w:author="Daniel Suh" w:date="2023-12-05T15:53:00Z">
        <w:r w:rsidR="00F93811" w:rsidRPr="76C48BCC">
          <w:rPr>
            <w:sz w:val="24"/>
            <w:szCs w:val="24"/>
          </w:rPr>
          <w:t xml:space="preserve">-disease dynamics </w:t>
        </w:r>
      </w:ins>
      <w:ins w:id="22" w:author="Daniel Suh" w:date="2023-12-05T15:50:00Z">
        <w:r w:rsidR="00F93811" w:rsidRPr="76C48BCC">
          <w:rPr>
            <w:sz w:val="24"/>
            <w:szCs w:val="24"/>
          </w:rPr>
          <w:t>in wildlife populations</w:t>
        </w:r>
      </w:ins>
      <w:ins w:id="23" w:author="Daniel Suh" w:date="2023-12-05T15:53:00Z">
        <w:r w:rsidR="00F93811" w:rsidRPr="76C48BCC">
          <w:rPr>
            <w:sz w:val="24"/>
            <w:szCs w:val="24"/>
          </w:rPr>
          <w:t>,</w:t>
        </w:r>
      </w:ins>
      <w:ins w:id="24" w:author="Daniel Suh" w:date="2023-12-05T16:02:00Z">
        <w:r w:rsidR="00413992" w:rsidRPr="76C48BCC">
          <w:rPr>
            <w:sz w:val="24"/>
            <w:szCs w:val="24"/>
          </w:rPr>
          <w:t xml:space="preserve"> potentially overlooking</w:t>
        </w:r>
      </w:ins>
      <w:ins w:id="25" w:author="Daniel Suh" w:date="2023-12-05T16:03:00Z">
        <w:r w:rsidR="00413992" w:rsidRPr="76C48BCC">
          <w:rPr>
            <w:sz w:val="24"/>
            <w:szCs w:val="24"/>
          </w:rPr>
          <w:t xml:space="preserve"> consequential promoters of transmission</w:t>
        </w:r>
      </w:ins>
      <w:ins w:id="26" w:author="Daniel Suh" w:date="2023-12-05T16:08:00Z">
        <w:r w:rsidR="00327EFB" w:rsidRPr="76C48BCC">
          <w:rPr>
            <w:sz w:val="24"/>
            <w:szCs w:val="24"/>
          </w:rPr>
          <w:t xml:space="preserve"> </w:t>
        </w:r>
      </w:ins>
      <w:r w:rsidRPr="76C48BCC">
        <w:rPr>
          <w:sz w:val="24"/>
          <w:szCs w:val="24"/>
        </w:rPr>
        <w:fldChar w:fldCharType="begin"/>
      </w:r>
      <w:r w:rsidRPr="76C48BCC">
        <w:rPr>
          <w:sz w:val="24"/>
          <w:szCs w:val="24"/>
        </w:rPr>
        <w:instrText xml:space="preserve"> ADDIN ZOTERO_ITEM CSL_CITATION {"citationID":"X7RlCZpP","properties":{"formattedCitation":"(Brni\\uc0\\u263{} et al., 2022; Miguel et al., 2013)","plainCitation":"(Brnić et al., 2022; Miguel et al., 2013)","noteIndex":0},"citationItems":[{"id":466,"uris":["http://zotero.org/users/8769338/items/65I8LD8Q"],"itemData":{"id":466,"type":"article-journal","abstract":"Rotavirus A (RVA) is an important pathogen for porcine health. In comparison to humans, RVA in domestic animals and especially in wildlife is under researched. Therefore, the aim of the present study was to investigate the prevalence, genetic diversity, molecular epidemiology and interspecies transmission of RVA in domestic pigs and wild boars. During the three consecutive RVA seasons (2018–2021) we collected 445 and 441 samples from domestic pigs and wild boars, respectively. Samples were tested by real-time RT-PCR, and RVA-positive samples were genotyped in VP7 and VP4 segments. Our results report an RVA prevalence of 49.9% in domestic pigs and 9.3% in wild boars. Outstanding RVA genetic diversity was observed in VP7 and VP4 segments, especially in domestic pigs exhibiting a striking 23 different RVA combinations (G5P[13] and G9P[23] prevailed). Interspecies transmission events were numerous between domestic pigs and wild boars, sharing G3, G5, G6, G9, G11 and P[13] genotypes. Furthermore, our data indicate that such transmission events involved even bovines (G6, P[11]) and, intriguingly, humans (G1P[8]). This study contributes to the basic knowledge that may be considered important for vaccine development and introduction, as a valuable and currently missing tool for efficient pig health management in the EU.","container-title":"Viruses","DOI":"10.3390/v14092028","ISSN":"1999-4915","issue":"9","journalAbbreviation":"Viruses","language":"en","page":"2028","source":"DOI.org (Crossref)","title":"Rotavirus A in Domestic Pigs and Wild Boars: High Genetic Diversity and Interspecies Transmission","title-short":"Rotavirus A in Domestic Pigs and Wild Boars","volume":"14","author":[{"family":"Brnić","given":"Dragan"},{"family":"Čolić","given":"Daniel"},{"family":"Kunić","given":"Valentina"},{"family":"Maltar-Strmečki","given":"Nadica"},{"family":"Krešić","given":"Nina"},{"family":"Konjević","given":"Dean"},{"family":"Bujanić","given":"Miljenko"},{"family":"Bačani","given":"Ivica"},{"family":"Hižman","given":"Dražen"},{"family":"Jemeršić","given":"Lorena"}],"issued":{"date-parts":[["2022",9,13]]}}},{"id":459,"uris":["http://zotero.org/users/8769338/items/LZMCWUMV"],"itemData":{"id":459,"type":"article-journal","abstract":"Wildlife is a maintenance host for several significant livestock diseases. Interspecific pathogen transmission may occur in complex socio</w:instrText>
      </w:r>
      <w:r w:rsidRPr="76C48BCC">
        <w:rPr>
          <w:rFonts w:ascii="Cambria Math" w:hAnsi="Cambria Math" w:cs="Cambria Math"/>
          <w:sz w:val="24"/>
          <w:szCs w:val="24"/>
        </w:rPr>
        <w:instrText>‐</w:instrText>
      </w:r>
      <w:r w:rsidRPr="76C48BCC">
        <w:rPr>
          <w:sz w:val="24"/>
          <w:szCs w:val="24"/>
        </w:rPr>
        <w:instrText>ecological systems at wild</w:instrText>
      </w:r>
      <w:r w:rsidRPr="76C48BCC">
        <w:rPr>
          <w:rFonts w:ascii="Cambria Math" w:hAnsi="Cambria Math" w:cs="Cambria Math"/>
          <w:sz w:val="24"/>
          <w:szCs w:val="24"/>
        </w:rPr>
        <w:instrText>‐</w:instrText>
      </w:r>
      <w:r w:rsidRPr="76C48BCC">
        <w:rPr>
          <w:sz w:val="24"/>
          <w:szCs w:val="24"/>
        </w:rPr>
        <w:instrText>domestic interfaces that have so far been seldom studied. We investigated the relationship between the dynamics of foot and mouth disease (FMD) in vaccinated and unvaccinated cattle populations with respect to frequency of contacts with African buffalo at different buffalo</w:instrText>
      </w:r>
      <w:r w:rsidRPr="76C48BCC">
        <w:rPr>
          <w:rFonts w:ascii="Cambria Math" w:hAnsi="Cambria Math" w:cs="Cambria Math"/>
          <w:sz w:val="24"/>
          <w:szCs w:val="24"/>
        </w:rPr>
        <w:instrText>‐</w:instrText>
      </w:r>
      <w:r w:rsidRPr="76C48BCC">
        <w:rPr>
          <w:sz w:val="24"/>
          <w:szCs w:val="24"/>
        </w:rPr>
        <w:instrText>cattle interfaces.\n            \n              A total of 36 GPS collars were deployed on African buffalo (\n              Syncerus caffer\n              ) and cattle (\n              Bos taurus\n              ,\n              Bos indicus\n              ) to assess contact patterns at the periphery of 3 protected areas in Zimbabwe. Simultaneously, a longitudinal survey of 300 cattle with five repeated sampling sessions on known individuals during 16 months was undertaken. Immunological assays (ELISAs), that allowed tracking the production of antibodies following infection or vaccination, were used to assess serological transitions (i.e., incidence and reversion) in the surveyed cattle. Variation in rates of serological transitions across seasons, sites and as a function of the frequency of contact with buffalo was analyzed using generalized linear mixed models.\n            \n            The incidence in the cattle populations of FMD antibodies produced following infection varied among sites and as a function of contact rates with African buffalo. The incidence was higher for sites with higher contact rates between the two species. The serological incidence was also related to seasons, being higher during the dry or rainy seasons depending on sites. The reversion rate pattern was the opposite of this incidence rate pattern. Vaccination seemed partly efficient at the individual level, but it did not prevent the diffusion of FMD viruses from the wild reservoir host to the domestic cattle population. Furthermore, antibodies were detected in areas where cattle had not been vaccinated, suggesting that the virus may have spread without being detected in domestic populations.\n            Access to resources shared by buffalo and livestock, particularly water and grazing areas during the dry season, could partly explain the observed patterns of FMD transmission. We discuss how insights on ecological processes leading to wildlife</w:instrText>
      </w:r>
      <w:r w:rsidRPr="76C48BCC">
        <w:rPr>
          <w:rFonts w:ascii="Cambria Math" w:hAnsi="Cambria Math" w:cs="Cambria Math"/>
          <w:sz w:val="24"/>
          <w:szCs w:val="24"/>
        </w:rPr>
        <w:instrText>‐</w:instrText>
      </w:r>
      <w:r w:rsidRPr="76C48BCC">
        <w:rPr>
          <w:sz w:val="24"/>
          <w:szCs w:val="24"/>
        </w:rPr>
        <w:instrText>livestock contacts may provide some innovative solutions to improve FMD management, including surveillance, prevention or control of buffalo</w:instrText>
      </w:r>
      <w:r w:rsidRPr="76C48BCC">
        <w:rPr>
          <w:rFonts w:ascii="Cambria Math" w:hAnsi="Cambria Math" w:cs="Cambria Math"/>
          <w:sz w:val="24"/>
          <w:szCs w:val="24"/>
        </w:rPr>
        <w:instrText>‐</w:instrText>
      </w:r>
      <w:r w:rsidRPr="76C48BCC">
        <w:rPr>
          <w:sz w:val="24"/>
          <w:szCs w:val="24"/>
        </w:rPr>
        <w:instrText xml:space="preserve">borne outbreaks, by adopting strategies targeting risky areas and periods.","container-title":"Ecosphere","DOI":"10.1890/ES12-00239.1","ISSN":"2150-8925, 2150-8925","issue":"4","journalAbbreviation":"Ecosphere","language":"en","page":"1-32","source":"DOI.org (Crossref)","title":"Contacts and foot and mouth disease transmission from wild to domestic bovines in Africa","volume":"4","author":[{"family":"Miguel","given":"Eve"},{"family":"Grosbois","given":"Vladimir"},{"family":"Caron","given":"Alexandre"},{"family":"Boulinier","given":"Thierry"},{"family":"Fritz","given":"Hervé"},{"family":"Cornélis","given":"Daniel"},{"family":"Foggin","given":"Chris"},{"family":"Makaya","given":"Pious V."},{"family":"Tshabalala","given":"Priscillia T."},{"family":"De Garine-Wichatitsky","given":"Michel"}],"issued":{"date-parts":[["2013",4]]}}}],"schema":"https://github.com/citation-style-language/schema/raw/master/csl-citation.json"} </w:instrText>
      </w:r>
      <w:r w:rsidRPr="76C48BCC">
        <w:rPr>
          <w:sz w:val="24"/>
          <w:szCs w:val="24"/>
        </w:rPr>
        <w:fldChar w:fldCharType="separate"/>
      </w:r>
      <w:r w:rsidR="00327EFB" w:rsidRPr="76C48BCC">
        <w:rPr>
          <w:sz w:val="24"/>
          <w:szCs w:val="24"/>
        </w:rPr>
        <w:t>(Brnić et al., 2022; Miguel et al., 2013)</w:t>
      </w:r>
      <w:r w:rsidRPr="76C48BCC">
        <w:rPr>
          <w:sz w:val="24"/>
          <w:szCs w:val="24"/>
        </w:rPr>
        <w:fldChar w:fldCharType="end"/>
      </w:r>
      <w:ins w:id="27" w:author="Daniel Suh" w:date="2023-12-05T15:50:00Z">
        <w:r w:rsidR="00F93811" w:rsidRPr="76C48BCC">
          <w:rPr>
            <w:sz w:val="24"/>
            <w:szCs w:val="24"/>
          </w:rPr>
          <w:t>.</w:t>
        </w:r>
      </w:ins>
      <w:ins w:id="28" w:author="Daniel Suh" w:date="2023-12-05T15:56:00Z">
        <w:r w:rsidR="00413992" w:rsidRPr="76C48BCC">
          <w:rPr>
            <w:sz w:val="24"/>
            <w:szCs w:val="24"/>
          </w:rPr>
          <w:t xml:space="preserve"> Conversely,</w:t>
        </w:r>
      </w:ins>
      <w:ins w:id="29" w:author="Daniel Suh" w:date="2023-12-06T21:18:00Z">
        <w:r w:rsidR="7A895F42" w:rsidRPr="76C48BCC">
          <w:rPr>
            <w:sz w:val="24"/>
            <w:szCs w:val="24"/>
          </w:rPr>
          <w:t xml:space="preserve"> studies of</w:t>
        </w:r>
      </w:ins>
      <w:ins w:id="30" w:author="Daniel Suh" w:date="2023-12-05T15:56:00Z">
        <w:r w:rsidR="00413992" w:rsidRPr="76C48BCC">
          <w:rPr>
            <w:sz w:val="24"/>
            <w:szCs w:val="24"/>
          </w:rPr>
          <w:t xml:space="preserve"> </w:t>
        </w:r>
      </w:ins>
      <w:ins w:id="31" w:author="Daniel Suh" w:date="2023-12-06T21:18:00Z">
        <w:r w:rsidR="772DE39A" w:rsidRPr="76C48BCC">
          <w:rPr>
            <w:sz w:val="24"/>
            <w:szCs w:val="24"/>
          </w:rPr>
          <w:t xml:space="preserve">wildlife </w:t>
        </w:r>
      </w:ins>
      <w:ins w:id="32" w:author="Daniel Suh" w:date="2023-12-05T15:56:00Z">
        <w:r w:rsidR="00413992" w:rsidRPr="76C48BCC">
          <w:rPr>
            <w:sz w:val="24"/>
            <w:szCs w:val="24"/>
          </w:rPr>
          <w:t>pathogens</w:t>
        </w:r>
      </w:ins>
      <w:ins w:id="33" w:author="Daniel Suh" w:date="2023-12-06T21:18:00Z">
        <w:r w:rsidR="3500E1E9" w:rsidRPr="76C48BCC">
          <w:rPr>
            <w:sz w:val="24"/>
            <w:szCs w:val="24"/>
          </w:rPr>
          <w:t>,</w:t>
        </w:r>
      </w:ins>
      <w:ins w:id="34" w:author="Daniel Suh" w:date="2023-12-05T15:56:00Z">
        <w:r w:rsidR="00413992" w:rsidRPr="76C48BCC">
          <w:rPr>
            <w:sz w:val="24"/>
            <w:szCs w:val="24"/>
          </w:rPr>
          <w:t xml:space="preserve"> such as </w:t>
        </w:r>
        <w:proofErr w:type="spellStart"/>
        <w:r w:rsidR="00413992" w:rsidRPr="76C48BCC">
          <w:rPr>
            <w:sz w:val="24"/>
            <w:szCs w:val="24"/>
          </w:rPr>
          <w:t>ranaviruses</w:t>
        </w:r>
        <w:proofErr w:type="spellEnd"/>
        <w:r w:rsidR="00413992" w:rsidRPr="76C48BCC">
          <w:rPr>
            <w:sz w:val="24"/>
            <w:szCs w:val="24"/>
          </w:rPr>
          <w:t xml:space="preserve">, </w:t>
        </w:r>
      </w:ins>
      <w:ins w:id="35" w:author="Daniel Suh" w:date="2023-12-06T21:19:00Z">
        <w:r w:rsidR="05D12603" w:rsidRPr="76C48BCC">
          <w:rPr>
            <w:sz w:val="24"/>
            <w:szCs w:val="24"/>
          </w:rPr>
          <w:t xml:space="preserve">often include </w:t>
        </w:r>
      </w:ins>
      <w:ins w:id="36" w:author="Daniel Suh" w:date="2023-12-05T15:56:00Z">
        <w:r w:rsidR="00413992" w:rsidRPr="76C48BCC">
          <w:rPr>
            <w:sz w:val="24"/>
            <w:szCs w:val="24"/>
          </w:rPr>
          <w:t>explicit consideration of the community of host species available.</w:t>
        </w:r>
      </w:ins>
      <w:ins w:id="37" w:author="Daniel Suh" w:date="2023-12-06T21:17:00Z">
        <w:r w:rsidR="112725DD" w:rsidRPr="76C48BCC">
          <w:rPr>
            <w:sz w:val="24"/>
            <w:szCs w:val="24"/>
          </w:rPr>
          <w:t xml:space="preserve"> </w:t>
        </w:r>
        <w:proofErr w:type="gramStart"/>
        <w:r w:rsidR="112725DD" w:rsidRPr="76C48BCC">
          <w:rPr>
            <w:sz w:val="24"/>
            <w:szCs w:val="24"/>
          </w:rPr>
          <w:t>All of</w:t>
        </w:r>
        <w:proofErr w:type="gramEnd"/>
        <w:r w:rsidR="112725DD" w:rsidRPr="76C48BCC">
          <w:rPr>
            <w:sz w:val="24"/>
            <w:szCs w:val="24"/>
          </w:rPr>
          <w:t xml:space="preserve"> these systems can benefit from a deeper understanding of the joint biotic and abiotic factors involved</w:t>
        </w:r>
      </w:ins>
      <w:ins w:id="38" w:author="Daniel Suh" w:date="2023-12-06T21:20:00Z">
        <w:r w:rsidR="2702E58C" w:rsidRPr="76C48BCC">
          <w:rPr>
            <w:sz w:val="24"/>
            <w:szCs w:val="24"/>
          </w:rPr>
          <w:t xml:space="preserve"> and </w:t>
        </w:r>
      </w:ins>
      <w:ins w:id="39" w:author="Daniel Suh" w:date="2023-12-06T21:17:00Z">
        <w:r w:rsidR="112725DD" w:rsidRPr="76C48BCC">
          <w:rPr>
            <w:sz w:val="24"/>
            <w:szCs w:val="24"/>
          </w:rPr>
          <w:t xml:space="preserve">how different modes of transmission can be favored under changing </w:t>
        </w:r>
      </w:ins>
      <w:ins w:id="40" w:author="Daniel Suh" w:date="2023-12-06T21:20:00Z">
        <w:r w:rsidR="7C045318" w:rsidRPr="76C48BCC">
          <w:rPr>
            <w:sz w:val="24"/>
            <w:szCs w:val="24"/>
          </w:rPr>
          <w:t xml:space="preserve">environmental or host </w:t>
        </w:r>
      </w:ins>
      <w:ins w:id="41" w:author="Daniel Suh" w:date="2023-12-06T21:17:00Z">
        <w:r w:rsidR="112725DD" w:rsidRPr="76C48BCC">
          <w:rPr>
            <w:sz w:val="24"/>
            <w:szCs w:val="24"/>
          </w:rPr>
          <w:t>conditions.</w:t>
        </w:r>
      </w:ins>
      <w:r w:rsidRPr="76C48BCC">
        <w:rPr>
          <w:sz w:val="24"/>
          <w:szCs w:val="24"/>
        </w:rPr>
        <w:t xml:space="preserve"> </w:t>
      </w:r>
      <w:proofErr w:type="spellStart"/>
      <w:r w:rsidRPr="76C48BCC">
        <w:rPr>
          <w:sz w:val="24"/>
          <w:szCs w:val="24"/>
        </w:rPr>
        <w:t>Ranaviruses</w:t>
      </w:r>
      <w:proofErr w:type="spellEnd"/>
      <w:r w:rsidRPr="76C48BCC">
        <w:rPr>
          <w:sz w:val="24"/>
          <w:szCs w:val="24"/>
        </w:rPr>
        <w:t xml:space="preserve"> represent a genus of viruses known to be associated with global amphibian declines and exhibit both contact and environmental transmission </w:t>
      </w:r>
      <w:r w:rsidRPr="76C48BCC">
        <w:rPr>
          <w:sz w:val="24"/>
          <w:szCs w:val="24"/>
        </w:rPr>
        <w:lastRenderedPageBreak/>
        <w:fldChar w:fldCharType="begin"/>
      </w:r>
      <w:r w:rsidRPr="76C48BCC">
        <w:rPr>
          <w:sz w:val="24"/>
          <w:szCs w:val="24"/>
        </w:rPr>
        <w:instrText xml:space="preserve"> ADDIN ZOTERO_ITEM CSL_CITATION {"citationID":"NGYZ5Jw5","properties":{"formattedCitation":"(Brunner et al., 2017; Sage et al., 2019)","plainCitation":"(Brunner et al., 2017; Sage et al., 2019)","noteIndex":0},"citationItems":[{"id":292,"uris":["http://zotero.org/users/8769338/items/UWND46XD"],"itemData":{"id":292,"type":"article-journal","abstract":"Transmission is central to our understanding and efforts to control the spread of infectious diseases. Because transmission generally requires close contact, host movements and behaviors can shape transmission dynamics: random and complete mixing leads to the classic density-dependent model, but if hosts primarily interact locally (e.g., aggregate) or within groups, transmission may saturate. Manipulating host behavior may thus change both the rate and functional form of transmission. We used the ranavirus–wood frog (Lithobates sylvaticus) tadpole system to test whether transmission rates reflect contacts, and whether the functional form of transmission can be influenced by the distribution of food in mesocosms (widely dispersed, promoting random movement and mixing vs. a central pile, promoting aggregations). Contact rates increased with density, as expected, but transmission rapidly saturated. Observed rates of transmission were not explained by observed contact rates or the density-dependent model, but instead transmission in both treatments followed models allowing for heterogeneities in the transmission process. We argue that contacts were not generally limiting, but instead that our results are better explained by heterogeneities in host susceptibility. Moreover, manipulating host behavior to manage the spread of infectious disease may prove difficult to implement.","container-title":"Ecology","DOI":"10.1002/ecy.1644","issue":"2","note":"ISBN: 0012-9658\nPMID: 27859036","page":"576-582","title":"Heterogeneities in the infection process drive ranavirus transmission","volume":"98","author":[{"family":"Brunner","given":"Jesse L."},{"family":"Beaty","given":"Lynne"},{"family":"Guitard","given":"Alexandra"},{"family":"Russell","given":"Deanna"}],"issued":{"date-parts":[["2017",2]]}}},{"id":301,"uris":["http://zotero.org/users/8769338/items/JAYWI4C9"],"itemData":{"id":301,"type":"article-journal","abstract":"Host–parasite interactions are shaped by the broader web of community interactions, from interspecific competition to predator–prey dynamics. Heterospecific scavengers might also affect parasite transmission from infectious carcasses, which can be an important source of infections for some wildlife diseases. A robust scavenger community can quickly remove carcasses and tissue and thus prevent secondary transmission by necrophagy or contact with infectious carcasses. Alternatively, by spreading infectious particles and tissues throughout the environment, scavengers may increase rates of casual contact with pathogens and thus overall transmission. However, there has been little empirical consideration of the contrasting roles that scavengers might play in infectious disease dynamics. We carried out a series of studies to determine the efficiency with which scavenging invertebrates remove carcasses of Long</w:instrText>
      </w:r>
      <w:r w:rsidRPr="76C48BCC">
        <w:rPr>
          <w:rFonts w:ascii="Cambria Math" w:hAnsi="Cambria Math" w:cs="Cambria Math"/>
          <w:sz w:val="24"/>
          <w:szCs w:val="24"/>
        </w:rPr>
        <w:instrText>‐</w:instrText>
      </w:r>
      <w:r w:rsidRPr="76C48BCC">
        <w:rPr>
          <w:sz w:val="24"/>
          <w:szCs w:val="24"/>
        </w:rPr>
        <w:instrText xml:space="preserve">toed Salamander (Ambystoma macrodactylum) larvae and their role in the transmission of frog virus 3 (Genus: Ranavirus, Family: Iridoviridae) from carcasses. We then estimated the functional response of one efficient invertebrate scavenger (Family: Dytiscidae) to increasing carcass densities in field conditions in order to determine the capacity of scavenging invertebrates to consume large amounts of carcass tissue, as may be present at high prevalence sites. We found that removal of infectious carcasses by scavengers strongly reduced transmission to naïve larvae. Scavengers were as effective at reducing transmission from a carcass as a physical barrier preventing contact with the carcass. There was little evidence that scavenging released sufficient infectious tissues into the water column to rival direct contact as a route of infection. Moreover, while scavenging rates saturated at increasing carcass densities, consistent with a type II functional response, there were sufficient densities of dytiscid larvae, not to mention other scavenging invertebrates, in a surveyed pond to theoretically prevent transmission from carcasses. Our results suggest that at least in systems in which conspecific necrophagy is common, the scavenger community can play an important role in reducing transmission. A plain language summary is available for this article. Plain Language Summary","container-title":"Functional Ecology","DOI":"10.1111/1365-2435.13335","issue":"7","note":"ISBN: 0269-8463","page":"1342-1350","title":"Do scavengers prevent or promote disease transmission? The effect of invertebrate scavenging on Ranavirus transmission","volume":"33","author":[{"family":"Sage","given":"Mitchell J. Le"},{"family":"Towey","given":"Bailey D."},{"family":"Brunner","given":"Jesse L."},{"family":"Hawley","given":"Dana"}],"issued":{"date-parts":[["2019",7]]}}}],"schema":"https://github.com/citation-style-language/schema/raw/master/csl-citation.json"} </w:instrText>
      </w:r>
      <w:r w:rsidRPr="76C48BCC">
        <w:rPr>
          <w:sz w:val="24"/>
          <w:szCs w:val="24"/>
        </w:rPr>
        <w:fldChar w:fldCharType="separate"/>
      </w:r>
      <w:r w:rsidR="00C86DEC" w:rsidRPr="76C48BCC">
        <w:rPr>
          <w:sz w:val="24"/>
          <w:szCs w:val="24"/>
        </w:rPr>
        <w:t>(Brunner et al., 2017; Sage et al., 2019)</w:t>
      </w:r>
      <w:r w:rsidRPr="76C48BCC">
        <w:rPr>
          <w:sz w:val="24"/>
          <w:szCs w:val="24"/>
        </w:rPr>
        <w:fldChar w:fldCharType="end"/>
      </w:r>
      <w:r w:rsidR="00CA6527" w:rsidRPr="76C48BCC">
        <w:rPr>
          <w:sz w:val="24"/>
          <w:szCs w:val="24"/>
        </w:rPr>
        <w:t>.</w:t>
      </w:r>
      <w:r w:rsidR="001D596F" w:rsidRPr="76C48BCC">
        <w:rPr>
          <w:sz w:val="24"/>
          <w:szCs w:val="24"/>
        </w:rPr>
        <w:t xml:space="preserve"> </w:t>
      </w:r>
      <w:proofErr w:type="spellStart"/>
      <w:r w:rsidR="001F7D11" w:rsidRPr="76C48BCC">
        <w:rPr>
          <w:sz w:val="24"/>
          <w:szCs w:val="24"/>
        </w:rPr>
        <w:t>Ranaviruses</w:t>
      </w:r>
      <w:proofErr w:type="spellEnd"/>
      <w:r w:rsidR="001D596F" w:rsidRPr="76C48BCC">
        <w:rPr>
          <w:sz w:val="24"/>
          <w:szCs w:val="24"/>
        </w:rPr>
        <w:t xml:space="preserve"> in larval amphibian communities </w:t>
      </w:r>
      <w:r w:rsidR="001F7D11" w:rsidRPr="76C48BCC">
        <w:rPr>
          <w:sz w:val="24"/>
          <w:szCs w:val="24"/>
        </w:rPr>
        <w:t>are</w:t>
      </w:r>
      <w:r w:rsidR="001D596F" w:rsidRPr="76C48BCC">
        <w:rPr>
          <w:sz w:val="24"/>
          <w:szCs w:val="24"/>
        </w:rPr>
        <w:t xml:space="preserve"> useful for </w:t>
      </w:r>
      <w:r w:rsidR="001F7D11" w:rsidRPr="76C48BCC">
        <w:rPr>
          <w:sz w:val="24"/>
          <w:szCs w:val="24"/>
        </w:rPr>
        <w:t>study</w:t>
      </w:r>
      <w:r w:rsidR="001D596F" w:rsidRPr="76C48BCC">
        <w:rPr>
          <w:sz w:val="24"/>
          <w:szCs w:val="24"/>
        </w:rPr>
        <w:t>ing the effects of host community composition on transmission potential beca</w:t>
      </w:r>
      <w:r w:rsidR="001F7D11" w:rsidRPr="76C48BCC">
        <w:rPr>
          <w:sz w:val="24"/>
          <w:szCs w:val="24"/>
        </w:rPr>
        <w:t>u</w:t>
      </w:r>
      <w:r w:rsidR="001D596F" w:rsidRPr="76C48BCC">
        <w:rPr>
          <w:sz w:val="24"/>
          <w:szCs w:val="24"/>
        </w:rPr>
        <w:t>se</w:t>
      </w:r>
      <w:r w:rsidRPr="76C48BCC">
        <w:rPr>
          <w:sz w:val="24"/>
          <w:szCs w:val="24"/>
        </w:rPr>
        <w:t xml:space="preserve"> there is large variation in </w:t>
      </w:r>
      <w:r w:rsidR="001F7D11" w:rsidRPr="76C48BCC">
        <w:rPr>
          <w:sz w:val="24"/>
          <w:szCs w:val="24"/>
        </w:rPr>
        <w:t>competence across host species</w:t>
      </w:r>
      <w:r w:rsidRPr="76C48BCC">
        <w:rPr>
          <w:sz w:val="24"/>
          <w:szCs w:val="24"/>
        </w:rPr>
        <w:t xml:space="preserve">, and the composition and abundance of host communities changes over space and time </w:t>
      </w:r>
      <w:r w:rsidRPr="76C48BCC">
        <w:rPr>
          <w:sz w:val="24"/>
          <w:szCs w:val="24"/>
        </w:rPr>
        <w:fldChar w:fldCharType="begin"/>
      </w:r>
      <w:r w:rsidRPr="76C48BCC">
        <w:rPr>
          <w:sz w:val="24"/>
          <w:szCs w:val="24"/>
        </w:rPr>
        <w:instrText xml:space="preserve"> ADDIN ZOTERO_ITEM CSL_CITATION {"citationID":"2QvNby1u","properties":{"formattedCitation":"(Love et al., 2016; Snyder et al., 2023)","plainCitation":"(Love et al., 2016; Snyder et al., 2023)","noteIndex":0},"citationItems":[{"id":404,"uris":["http://zotero.org/users/8769338/items/PSBRVQ6H"],"itemData":{"id":404,"type":"article-journal","container-title":"Diseases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id":401,"uris":["http://zotero.org/users/8769338/items/QU5WQ9Z2"],"itemData":{"id":401,"type":"article-journal","container-title":"Ecology","DOI":"10.1002/ecy.3885","ISSN":"0012-9658, 1939-9170","issue":"2","journalAbbreviation":"Ecology","language":"en","source":"DOI.org (Crossref)","title":"Experimental evidence that host species composition alters host–pathogen dynamics in a ranavirus–amphibian assemblage","URL":"https://onlinelibrary.wiley.com/doi/10.1002/ecy.3885","volume":"104","author":[{"family":"Snyder","given":"Paul W."},{"family":"Ramsay","given":"Chloe T."},{"family":"Harjoe","given":"Carmen C."},{"family":"Khazan","given":"Emily S."},{"family":"Briggs","given":"Cheryl J."},{"family":"Hoverman","given":"Jason Todd"},{"family":"Johnson","given":"Pieter T. J."},{"family":"Preston","given":"Daniel"},{"family":"Rohr","given":"Jason R."},{"family":"Blaustein","given":"Andrew R."}],"accessed":{"date-parts":[["2023",4,25]]},"issued":{"date-parts":[["2023",2]]}}}],"schema":"https://github.com/citation-style-language/schema/raw/master/csl-citation.json"} </w:instrText>
      </w:r>
      <w:r w:rsidRPr="76C48BCC">
        <w:rPr>
          <w:sz w:val="24"/>
          <w:szCs w:val="24"/>
        </w:rPr>
        <w:fldChar w:fldCharType="separate"/>
      </w:r>
      <w:r w:rsidR="00C86DEC" w:rsidRPr="76C48BCC">
        <w:rPr>
          <w:sz w:val="24"/>
          <w:szCs w:val="24"/>
        </w:rPr>
        <w:t>(Love et al., 2016; Snyder et al., 2023)</w:t>
      </w:r>
      <w:r w:rsidRPr="76C48BCC">
        <w:rPr>
          <w:sz w:val="24"/>
          <w:szCs w:val="24"/>
        </w:rPr>
        <w:fldChar w:fldCharType="end"/>
      </w:r>
      <w:r w:rsidRPr="76C48BCC">
        <w:rPr>
          <w:sz w:val="24"/>
          <w:szCs w:val="24"/>
        </w:rPr>
        <w:t xml:space="preserve">. </w:t>
      </w:r>
      <w:r w:rsidR="00CA6527" w:rsidRPr="76C48BCC">
        <w:rPr>
          <w:sz w:val="24"/>
          <w:szCs w:val="24"/>
        </w:rPr>
        <w:t>Abiotic factors, namely temperature, influence community composition and directly influence environmental transmission rates. Environmental persistence of the virus is sensitive to abiotic factors</w:t>
      </w:r>
      <w:r w:rsidR="001F7D11" w:rsidRPr="76C48BCC">
        <w:rPr>
          <w:sz w:val="24"/>
          <w:szCs w:val="24"/>
        </w:rPr>
        <w:t>,</w:t>
      </w:r>
      <w:r w:rsidR="00CA6527" w:rsidRPr="76C48BCC">
        <w:rPr>
          <w:sz w:val="24"/>
          <w:szCs w:val="24"/>
        </w:rPr>
        <w:t xml:space="preserve"> and degradation rates </w:t>
      </w:r>
      <w:r w:rsidR="00F8115D" w:rsidRPr="76C48BCC">
        <w:rPr>
          <w:sz w:val="24"/>
          <w:szCs w:val="24"/>
        </w:rPr>
        <w:t>are highest</w:t>
      </w:r>
      <w:r w:rsidR="00CA6527" w:rsidRPr="76C48BCC">
        <w:rPr>
          <w:sz w:val="24"/>
          <w:szCs w:val="24"/>
        </w:rPr>
        <w:t xml:space="preserve"> under warmer </w:t>
      </w:r>
      <w:r w:rsidR="00F8115D" w:rsidRPr="76C48BCC">
        <w:rPr>
          <w:sz w:val="24"/>
          <w:szCs w:val="24"/>
        </w:rPr>
        <w:t xml:space="preserve">water </w:t>
      </w:r>
      <w:r w:rsidR="00CA6527" w:rsidRPr="76C48BCC">
        <w:rPr>
          <w:sz w:val="24"/>
          <w:szCs w:val="24"/>
        </w:rPr>
        <w:t xml:space="preserve">temperatures </w:t>
      </w:r>
      <w:r w:rsidRPr="76C48BCC">
        <w:rPr>
          <w:sz w:val="24"/>
          <w:szCs w:val="24"/>
        </w:rPr>
        <w:fldChar w:fldCharType="begin"/>
      </w:r>
      <w:r w:rsidRPr="76C48BCC">
        <w:rPr>
          <w:sz w:val="24"/>
          <w:szCs w:val="24"/>
        </w:rPr>
        <w:instrText xml:space="preserve"> ADDIN ZOTERO_ITEM CSL_CITATION {"citationID":"NnyDSA2H","properties":{"formattedCitation":"(Brunner &amp; Yarber, 2018; Nazir et al., 2012)","plainCitation":"(Brunner &amp; Yarber, 2018; Nazir et al., 2012)","noteIndex":0},"citationItems":[{"id":178,"uris":["http://zotero.org/users/8769338/items/I78ID3PM"],"itemData":{"id":178,"type":"chapter","abstract":"Viruses persist outside their hosts in a variety of forms, from naked virions to virus protected in sloughed tissues or carcasses, and for a range of times, all of which affect the likelihood and importance of transmission from the environment. This review synthesizes the literature on environmental persistence of viruses in the genus Ranavirus (family Iridoviridae), which are large double-stranded DNA viruses of ectothermic, often aquatic or semiaquatic vertebrates. Ranaviruses have been associated with mass mortality events in natural and captive settings around the world, and with population and community-wide declines in Europe. Early work suggested ranaviruses are environmentally robust and transmission from the environment should be common. More recent work has shown a large effect of temperature and microbial action on persistence times, although other aspects of the environment (e.g., water chemistry) and aquatic communities (e.g., zooplankton) may also be important. Ranaviruses may persist in the carcasses of animals that have died of infection, and so decomposing organisms and invertebrate scavengers may reduce these persistence times. The question is, do persistence times vary enough to promote or preclude substantial transmission from the environment. We built an epidemiological model with transmission from contacts, free virus in water, and carcasses, to explore the conditions in which environmental persistence could be important for ranavirus epidemiology. Based on prior work, we expected a substantial amount of transmission from the water and that longer persistence times would make this route of transmission dominant. However, neither water-borne nor transmission from carcasses played an important role in the simulated epidemics except under fairly restrictive conditions, such as when there were high rates of virus shedding or high rates of scavenging on highly infectious carcasses. While many aspects of environmental persistence of ranaviruses are being resolved by experiments, key parameters such as viral shedding rates are virtually unknown and will need to be empirically constrained if we are to determine whether environmental persistence and transmission from the environment are essential or insignificant features of Ranavirus epidemiology. We conclude by emphasizing the need to place environmental persistence research in an epidemiological framework.","container-title":"Advances in virus research","note":"PMID: 29908588","page":"129-148","title":"Evaluating the Importance of Environmental Persistence for Ranavirus Transmission and Epidemiology","URL":"https://www.ncbi.nlm.nih.gov/pubmed/29908588","volume":"101","author":[{"family":"Brunner","given":"Jesse L."},{"family":"Yarber","given":"Christian M."}],"issued":{"date-parts":[["2018"]]}}},{"id":298,"uris":["http://zotero.org/users/8769338/items/L3D9W62Y"],"itemData":{"id":298,"type":"article-journal","abstract":"Ranaviruses infect fish, amphibians, and reptiles. The present study was conducted to compare the persistence of amphibian and reptilian ranaviruses in a pond habitat. The 4 viruses used in this study included 2 amphibian ranaviruses, Frog virus 3 (FV3, the type species of the genus Ranavirus) and an isolate from a frog, and 2 ranaviruses of reptilian origin (from a tortoise and from a gecko). A sandwich germ-carrier technique was used to study the persistence of these viruses in sterile and unsterile pond water (PW) and soil obtained from the bank of a pond. For each virus, virus-loaded carriers were placed in each of the 3 substrates, incubated at 4 and 20°C, and titrated at regular intervals. Serial data were analyzed using a linear regression model to calculate T-90 values (time required for 90% reduction in the virus titer). Resistance of the viruses to drying was also studied. All 4 viruses were resistant to drying. At 20°C, T-90 values of the viruses were 22 to 31 d in sterile PW and 22 to 34 d in unsterile PW. Inactivation of all 4 viruses in soil at this temperature appeared to be non-linear. T-90 values at 4°C were 102 to 182 d in sterile PW, 58 to 72 d in unsterile PW, and 30 to 48 d in soil. Viral persistence was highest in the sterile PW, followed by the unsterile PW, and was lowest in soil. There were no significant differences in the survival times between the amphibian and reptilian viruses. The results of the present study suggest that ranaviruses can survive for long periods of time in pond habitats at low temperatures.","container-title":"Diseases of aquatic organisms","DOI":"10.3354/dao02443","issue":"3","note":"ISBN: 0177-5103\nPMID: 22535867","page":"177-184","title":"Environmental persistence of amphibian and reptilian ranaviruses","volume":"98","author":[{"family":"Nazir","given":"J."},{"family":"Spengler","given":"M."},{"family":"Marschang","given":"R. E."}],"issued":{"date-parts":[["2012",4]]}}}],"schema":"https://github.com/citation-style-language/schema/raw/master/csl-citation.json"} </w:instrText>
      </w:r>
      <w:r w:rsidRPr="76C48BCC">
        <w:rPr>
          <w:sz w:val="24"/>
          <w:szCs w:val="24"/>
        </w:rPr>
        <w:fldChar w:fldCharType="separate"/>
      </w:r>
      <w:r w:rsidR="00C86DEC" w:rsidRPr="76C48BCC">
        <w:rPr>
          <w:sz w:val="24"/>
          <w:szCs w:val="24"/>
        </w:rPr>
        <w:t>(Brunner &amp; Yarber, 2018; Nazir et al., 2012)</w:t>
      </w:r>
      <w:r w:rsidRPr="76C48BCC">
        <w:rPr>
          <w:sz w:val="24"/>
          <w:szCs w:val="24"/>
        </w:rPr>
        <w:fldChar w:fldCharType="end"/>
      </w:r>
      <w:r w:rsidR="00CA6527" w:rsidRPr="76C48BCC">
        <w:rPr>
          <w:sz w:val="24"/>
          <w:szCs w:val="24"/>
        </w:rPr>
        <w:t>.</w:t>
      </w:r>
      <w:r w:rsidR="00F8115D" w:rsidRPr="76C48BCC">
        <w:rPr>
          <w:sz w:val="24"/>
          <w:szCs w:val="24"/>
        </w:rPr>
        <w:t xml:space="preserve"> </w:t>
      </w:r>
    </w:p>
    <w:p w14:paraId="05848CDB" w14:textId="0F671F8B" w:rsidR="00270109" w:rsidRDefault="0069435B" w:rsidP="00246465">
      <w:pPr>
        <w:spacing w:line="360" w:lineRule="auto"/>
        <w:ind w:firstLine="720"/>
        <w:rPr>
          <w:sz w:val="24"/>
          <w:szCs w:val="24"/>
        </w:rPr>
      </w:pPr>
      <w:r w:rsidRPr="1646E0A0">
        <w:rPr>
          <w:sz w:val="24"/>
          <w:szCs w:val="24"/>
        </w:rPr>
        <w:t xml:space="preserve">To establish how biotic and abiotic factors jointly influence transmission, we developed a mechanistic model that incorporates direct effects of the environment on the pathogen, specifically the environmental persistence time, as well as changes in both </w:t>
      </w:r>
      <w:r w:rsidR="000D4B9A" w:rsidRPr="1646E0A0">
        <w:rPr>
          <w:sz w:val="24"/>
          <w:szCs w:val="24"/>
        </w:rPr>
        <w:t xml:space="preserve">host </w:t>
      </w:r>
      <w:r w:rsidRPr="1646E0A0">
        <w:rPr>
          <w:sz w:val="24"/>
          <w:szCs w:val="24"/>
        </w:rPr>
        <w:t>abundance and community composition. While important theoretical developments have described transmission in multi-host communities</w:t>
      </w:r>
      <w:r w:rsidRPr="00C86DEC">
        <w:rPr>
          <w:sz w:val="24"/>
          <w:szCs w:val="24"/>
        </w:rPr>
        <w:t xml:space="preserve"> </w:t>
      </w:r>
      <w:r w:rsidRPr="00C86DEC">
        <w:rPr>
          <w:sz w:val="24"/>
          <w:szCs w:val="24"/>
        </w:rPr>
        <w:fldChar w:fldCharType="begin"/>
      </w:r>
      <w:r w:rsidR="00C86DEC" w:rsidRPr="00C86DEC">
        <w:rPr>
          <w:sz w:val="24"/>
          <w:szCs w:val="24"/>
        </w:rPr>
        <w:instrText xml:space="preserve"> ADDIN ZOTERO_ITEM CSL_CITATION {"citationID":"Un92OqXE","properties":{"formattedCitation":"(Dobson, 2004; Fountain\\uc0\\u8208{}Jones et al., 2018; Holt et al., 2003; Roche et al., 2012)","plainCitation":"(Dobson, 2004; Fountain</w:instrText>
      </w:r>
      <w:r w:rsidR="00C86DEC" w:rsidRPr="00C86DEC">
        <w:rPr>
          <w:rFonts w:ascii="Cambria Math" w:hAnsi="Cambria Math" w:cs="Cambria Math"/>
          <w:sz w:val="24"/>
          <w:szCs w:val="24"/>
        </w:rPr>
        <w:instrText>‐</w:instrText>
      </w:r>
      <w:r w:rsidR="00C86DEC" w:rsidRPr="00C86DEC">
        <w:rPr>
          <w:sz w:val="24"/>
          <w:szCs w:val="24"/>
        </w:rPr>
        <w:instrText>Jones et al., 2018; Holt et al., 2003; Roche et al., 2012)","noteIndex":0},"citationItems":[{"id":26,"uris":["http://zotero.org/users/8769338/items/I7I62SNC"],"itemData":{"id":26,"type":"article-journal","abstract":"Pathogens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C86DEC" w:rsidRPr="00C86DEC">
        <w:rPr>
          <w:rFonts w:ascii="Cambria Math" w:hAnsi="Cambria Math" w:cs="Cambria Math"/>
          <w:sz w:val="24"/>
          <w:szCs w:val="24"/>
        </w:rPr>
        <w:instrText>‐</w:instrText>
      </w:r>
      <w:r w:rsidR="00C86DEC" w:rsidRPr="00C86DEC">
        <w:rPr>
          <w:sz w:val="24"/>
          <w:szCs w:val="24"/>
        </w:rPr>
        <w:instrText>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Species","volume":"164","author":[{"family":"Dobson","given":"Andrew"}],"issued":{"date-parts":[["2004",11]]}}},{"id":415,"uris":["http://zotero.org/users/8769338/items/RE58GAII"],"itemData":{"id":415,"type":"article-journal","container-title":"Biological Reviews","DOI":"10.1111/brv.12380","ISSN":"1464-7931, 1469-185X","issue":"2","journalAbbreviation":"Biol Rev","language":"en","page":"950-970","source":"DOI.org (Crossref)","title":"Towards an eco</w:instrText>
      </w:r>
      <w:r w:rsidR="00C86DEC" w:rsidRPr="00C86DEC">
        <w:rPr>
          <w:rFonts w:ascii="Cambria Math" w:hAnsi="Cambria Math" w:cs="Cambria Math"/>
          <w:sz w:val="24"/>
          <w:szCs w:val="24"/>
        </w:rPr>
        <w:instrText>‐</w:instrText>
      </w:r>
      <w:r w:rsidR="00C86DEC" w:rsidRPr="00C86DEC">
        <w:rPr>
          <w:sz w:val="24"/>
          <w:szCs w:val="24"/>
        </w:rPr>
        <w:instrText>phylogenetic framework for infectious disease ecology","volume":"93","author":[{"family":"Fountain</w:instrText>
      </w:r>
      <w:r w:rsidR="00C86DEC" w:rsidRPr="00C86DEC">
        <w:rPr>
          <w:rFonts w:ascii="Cambria Math" w:hAnsi="Cambria Math" w:cs="Cambria Math"/>
          <w:sz w:val="24"/>
          <w:szCs w:val="24"/>
        </w:rPr>
        <w:instrText>‐</w:instrText>
      </w:r>
      <w:r w:rsidR="00C86DEC" w:rsidRPr="00C86DEC">
        <w:rPr>
          <w:sz w:val="24"/>
          <w:szCs w:val="24"/>
        </w:rPr>
        <w:instrText>Jones","given":"Nicholas M."},{"family":"Pearse","given":"William D."},{"family":"Escobar","given":"Luis E."},{"family":"Alba</w:instrText>
      </w:r>
      <w:r w:rsidR="00C86DEC" w:rsidRPr="00C86DEC">
        <w:rPr>
          <w:rFonts w:ascii="Cambria Math" w:hAnsi="Cambria Math" w:cs="Cambria Math"/>
          <w:sz w:val="24"/>
          <w:szCs w:val="24"/>
        </w:rPr>
        <w:instrText>‐</w:instrText>
      </w:r>
      <w:r w:rsidR="00C86DEC" w:rsidRPr="00C86DEC">
        <w:rPr>
          <w:sz w:val="24"/>
          <w:szCs w:val="24"/>
        </w:rPr>
        <w:instrText>Casals","given":"Ana"},{"family":"Carver","given":"Scott"},{"family":"Davies","given":"T. Jonathan"},{"family":"Kraberger","given":"Simona"},{"family":"Papeş","given":"Monica"},{"family":"Vandegrift","given":"Kurt"},{"family":"Worsley</w:instrText>
      </w:r>
      <w:r w:rsidR="00C86DEC" w:rsidRPr="00C86DEC">
        <w:rPr>
          <w:rFonts w:ascii="Cambria Math" w:hAnsi="Cambria Math" w:cs="Cambria Math"/>
          <w:sz w:val="24"/>
          <w:szCs w:val="24"/>
        </w:rPr>
        <w:instrText>‐</w:instrText>
      </w:r>
      <w:r w:rsidR="00C86DEC" w:rsidRPr="00C86DEC">
        <w:rPr>
          <w:sz w:val="24"/>
          <w:szCs w:val="24"/>
        </w:rPr>
        <w:instrText>Tonks","given":"Katherine"},{"family":"Craft","given":"Meggan E."}],"issued":{"date-parts":[["2018",5]]}}},{"id":291,"uris":["http://zotero.org/users/8769338/items/FMD5KSG4"],"itemData":{"id":291,"type":"article-journal","abstract":"Many pathogens and parasites attack multiple host species, so their ability to invade a host community can depend on host community composition. We present a graphical isocline framework for studying disease establishment in systems with two host species, based on treating host species as resources. The isocline approach provides a natural generalization to multi</w:instrText>
      </w:r>
      <w:r w:rsidR="00C86DEC" w:rsidRPr="00C86DEC">
        <w:rPr>
          <w:rFonts w:ascii="Cambria Math" w:hAnsi="Cambria Math" w:cs="Cambria Math"/>
          <w:sz w:val="24"/>
          <w:szCs w:val="24"/>
        </w:rPr>
        <w:instrText>‐</w:instrText>
      </w:r>
      <w:r w:rsidR="00C86DEC" w:rsidRPr="00C86DEC">
        <w:rPr>
          <w:sz w:val="24"/>
          <w:szCs w:val="24"/>
        </w:rPr>
        <w:instrText>host systems of two related concepts in disease ecology – the basic reproductive rate of a parasite, and threshold host density. Qualitative isocline shape characterizes the threshold community configurations that permit parasite establishment. In general, isocline shape reflects the relative forces of inter</w:instrText>
      </w:r>
      <w:r w:rsidR="00C86DEC" w:rsidRPr="00C86DEC">
        <w:rPr>
          <w:rFonts w:ascii="Cambria Math" w:hAnsi="Cambria Math" w:cs="Cambria Math"/>
          <w:sz w:val="24"/>
          <w:szCs w:val="24"/>
        </w:rPr>
        <w:instrText>‐</w:instrText>
      </w:r>
      <w:r w:rsidR="00C86DEC" w:rsidRPr="00C86DEC">
        <w:rPr>
          <w:sz w:val="24"/>
          <w:szCs w:val="24"/>
        </w:rPr>
        <w:instrText xml:space="preserve"> and intraspecific transmission of shared parasites. We discuss the qualitative implications of parasite isocline shape for issues of mounting concern in conservation ecology.","container-title":"Ecology Letters","DOI":"10.1046/j.1461-0248.2003.00501.x","issue":"9","note":"ISBN: 1461-023X","page":"837-842","title":"Parasite establishment in host communities","volume":"6","author":[{"family":"Holt","given":"Robert D."},{"family":"Dobson","given":"Andrew P."},{"family":"Begon","given":"Michael"},{"family":"Bowers","given":"Roger G."},{"family":"Schauber","given":"Eric M."}],"issued":{"date-parts":[["2003",9]]}}},{"id":413,"uris":["http://zotero.org/users/8769338/items/UWZK46FT"],"itemData":{"id":413,"type":"article-journal","abstract":"The increasing number of zoonotic diseases spilling over from a range of wild animal species represents a particular concern for public health, especially in light of the current dramatic trend of biodiversity loss. To understand the ecology of these multi-host pathogens and their response to environmental degradation and species extinctions, it is necessary to develop a theoretical framework that takes into account realistic community assemblages. Here, we present a multi-host species epidemiological model that includes empirically determined patterns of diversity and composition derived from community ecology studies. We use this framework to study the interaction between wildlife diversity and directly transmitted pathogen dynamics. First, we demonstrate that variability in community composition does not affect significantly the intensity of pathogen transmission. We also show that the consequences of community diversity can differentially impact the\n              prevalence\n              of pathogens and the\n              number\n              of infectious individuals. Finally, we show that ecological interactions among host species have a weaker influence on pathogen circulation than inter-species transmission rates. We conclude that integration of a community perspective to study wildlife pathogens is crucial, especially in the context of understanding and predicting infectious disease emergence events.","container-title":"Philosophical Transactions of the Royal Society B: Biological Sciences","DOI":"10.1098/rstb.2011.0364","ISSN":"0962-8436, 1471-2970","issue":"1604","journalAbbreviation":"Phil. Trans. R. Soc. B","language":"en","page":"2807-2813","source":"DOI.org (Crossref)","title":"Linking community and disease ecology: the impact of biodiversity on pathogen transmission","title-short":"Linking community and disease ecology","volume":"367","author":[{"family":"Roche","given":"Benjamin"},{"family":"Dobson","given":"Andrew P."},{"family":"Guégan","given":"Jean-François"},{"family":"Rohani","given":"Pejman"}],"issued":{"date-parts":[["2012",10,19]]}}}],"schema":"https://github.com/citation-style-language/schema/raw/master/csl-citation.json"} </w:instrText>
      </w:r>
      <w:r w:rsidRPr="00C86DEC">
        <w:rPr>
          <w:sz w:val="24"/>
          <w:szCs w:val="24"/>
        </w:rPr>
        <w:fldChar w:fldCharType="separate"/>
      </w:r>
      <w:r w:rsidR="00C86DEC" w:rsidRPr="00C86DEC">
        <w:rPr>
          <w:sz w:val="24"/>
        </w:rPr>
        <w:t>(Dobson, 2004; Fountain</w:t>
      </w:r>
      <w:r w:rsidR="00C86DEC" w:rsidRPr="00C86DEC">
        <w:rPr>
          <w:rFonts w:ascii="Cambria Math" w:hAnsi="Cambria Math" w:cs="Cambria Math"/>
          <w:sz w:val="24"/>
        </w:rPr>
        <w:t>‐</w:t>
      </w:r>
      <w:r w:rsidR="00C86DEC" w:rsidRPr="00C86DEC">
        <w:rPr>
          <w:sz w:val="24"/>
        </w:rPr>
        <w:t>Jones et al., 2018; Holt et al., 2003; Roche et al., 2012)</w:t>
      </w:r>
      <w:r w:rsidRPr="00C86DEC">
        <w:rPr>
          <w:sz w:val="24"/>
          <w:szCs w:val="24"/>
        </w:rPr>
        <w:fldChar w:fldCharType="end"/>
      </w:r>
      <w:r w:rsidRPr="00C86DEC">
        <w:rPr>
          <w:sz w:val="24"/>
          <w:szCs w:val="24"/>
        </w:rPr>
        <w:t xml:space="preserve">, </w:t>
      </w:r>
      <w:r w:rsidRPr="1646E0A0">
        <w:rPr>
          <w:sz w:val="24"/>
          <w:szCs w:val="24"/>
        </w:rPr>
        <w:t xml:space="preserve">and via multiple transmission modes </w:t>
      </w:r>
      <w:r w:rsidRPr="1646E0A0">
        <w:rPr>
          <w:sz w:val="24"/>
          <w:szCs w:val="24"/>
        </w:rPr>
        <w:fldChar w:fldCharType="begin"/>
      </w:r>
      <w:r w:rsidR="00C86DEC">
        <w:rPr>
          <w:sz w:val="24"/>
          <w:szCs w:val="24"/>
        </w:rPr>
        <w:instrText xml:space="preserve"> ADDIN ZOTERO_ITEM CSL_CITATION {"citationID":"qgz7YuQo","properties":{"formattedCitation":"(Eisenberg et al., 2013; Majewska et al., 2019; Rohani et al., 2009)","plainCitation":"(Eisenberg et al., 2013; Majewska et al., 2019; Rohani et al., 2009)","noteIndex":0},"citationItems":[{"id":398,"uris":["http://zotero.org/users/8769338/items/93XA2A42"],"itemData":{"id":398,"type":"article-journal","container-title":"Journal of Theoretical Biology","DOI":"10.1016/j.jtbi.2012.12.021","ISSN":"00225193","journalAbbreviation":"Journal of Theoretical Biology","language":"en","page":"84-102","source":"DOI.org (Crossref)","title":"Identifiability and estimation of multiple transmission pathways in cholera and waterborne disease","volume":"324","author":[{"family":"Eisenberg","given":"Marisa C."},{"family":"Robertson","given":"Suzanne L."},{"family":"Tien","given":"Joseph H."}],"issued":{"date-parts":[["2013",5]]}}},{"id":417,"uris":["http://zotero.org/users/8769338/items/PUXLJVFP"],"itemData":{"id":417,"type":"article-journal","abstract":"Understanding factors that allow highly virulent parasites to reach high infection prevalence in host populations is important for managing infection risks to human and wildlife health. Multiple transmission routes have been proposed as one mechanism by which virulent pathogens can achieve high prevalence, underscoring the need to investigate this hypothesis through an integrated modelling-empirical framework. Here, we examine a harmful specialist protozoan infecting monarch butterflies that commonly reaches high prevalence (50–100%) in resident populations. We integrate field and modelling work to show that a combination of three empirically-supported transmission routes (vertical, adult transfer and environmental transmission) can produce and sustain high infection prevalence in this system. Although horizontal transmission is necessary for parasite invasion, most new infections post-establishment arise from vertical transmission. Our study predicts that multiple transmission routes, coupled with high parasite virulence, can reduce resident host abundance by up to 50%, suggesting that the protozoan could contribute to declines of North American monarchs.","container-title":"Proceedings of the Royal Society B: Biological Sciences","DOI":"10.1098/rspb.2019.1630","ISSN":"0962-8452, 1471-2954","issue":"1910","journalAbbreviation":"Proc. R. Soc. B.","language":"en","page":"20191630","source":"DOI.org (Crossref)","title":"Multiple transmission routes sustain high prevalence of a virulent parasite in a butterfly host","volume":"286","author":[{"family":"Majewska","given":"Ania A."},{"family":"Sims","given":"Stuart"},{"family":"Schneider","given":"Anna"},{"family":"Altizer","given":"Sonia"},{"family":"Hall","given":"Richard J."}],"issued":{"date-parts":[["2019",9,11]]}}},{"id":230,"uris":["http://zotero.org/users/8769338/items/LZURAKIQ"],"itemData":{"id":230,"type":"article-journal","abstract":"Understanding the transmission dynamics and persistence of avian influenza viruses (AIVs) in the wild is an important scientific and public health challenge because this system represents both a reservoir for recombination and a source of novel, potentially human-pathogenic strains. The current paradigm locates all important transmission events on the nearly direct fecal/oral bird-to-bird pathway. In this article, on the basis of overlooked evidence, we propose that an environmental virus reservoir gives rise to indirect transmission. This transmission mode could play an important epidemiological role. Using a stochastic model, we demonstrate how neglecting environmentally generated transmission chains could underestimate the explosiveness and duration of AIV epidemics. We show the important pathogen invasion implications of this phenomenon: the nonnegligible probability of outbreak even when direct transmission is absent, the long-term infectivity of locations of prior outbreaks, and the role of environmental heterogeneity in risk.","container-title":"Proceedings of the National Academy of Sciences of the United States of America","DOI":"10.1073/pnas.0809026106","ISSN":"00278424","note":"PMID: 19497868","title":"Environmental transmission of low pathogenicity avian influenza viruses and its implications for pathogen invasion","author":[{"family":"Rohani","given":"Pejman"},{"family":"Breban","given":"Romulus"},{"family":"Stallknecht","given":"David E."},{"family":"Drake","given":"John M."}],"issued":{"date-parts":[["2009"]]}}}],"schema":"https://github.com/citation-style-language/schema/raw/master/csl-citation.json"} </w:instrText>
      </w:r>
      <w:r w:rsidRPr="1646E0A0">
        <w:rPr>
          <w:sz w:val="24"/>
          <w:szCs w:val="24"/>
        </w:rPr>
        <w:fldChar w:fldCharType="separate"/>
      </w:r>
      <w:r w:rsidR="00C86DEC">
        <w:rPr>
          <w:sz w:val="24"/>
        </w:rPr>
        <w:t>(Eisenberg et al., 2013; Majewska et al., 2019; Rohani et al., 2009)</w:t>
      </w:r>
      <w:r w:rsidRPr="1646E0A0">
        <w:rPr>
          <w:sz w:val="24"/>
          <w:szCs w:val="24"/>
        </w:rPr>
        <w:fldChar w:fldCharType="end"/>
      </w:r>
      <w:r w:rsidRPr="1646E0A0">
        <w:rPr>
          <w:sz w:val="24"/>
          <w:szCs w:val="24"/>
        </w:rPr>
        <w:t>, their joint consideration in models is</w:t>
      </w:r>
      <w:r w:rsidR="00255C97">
        <w:rPr>
          <w:sz w:val="24"/>
          <w:szCs w:val="24"/>
        </w:rPr>
        <w:t xml:space="preserve"> lacking</w:t>
      </w:r>
      <w:r w:rsidRPr="1646E0A0">
        <w:rPr>
          <w:sz w:val="24"/>
          <w:szCs w:val="24"/>
        </w:rPr>
        <w:t xml:space="preserve">. Accordingly, we develop such a model and assess the effects of host abundance, community composition, and environmental persistence on </w:t>
      </w:r>
      <w:r w:rsidRPr="1646E0A0">
        <w:rPr>
          <w:i/>
          <w:iCs/>
          <w:sz w:val="24"/>
          <w:szCs w:val="24"/>
        </w:rPr>
        <w:t>R</w:t>
      </w:r>
      <w:r w:rsidRPr="1646E0A0">
        <w:rPr>
          <w:sz w:val="24"/>
          <w:szCs w:val="24"/>
          <w:vertAlign w:val="subscript"/>
        </w:rPr>
        <w:t>0</w:t>
      </w:r>
      <w:r w:rsidRPr="1646E0A0">
        <w:rPr>
          <w:sz w:val="24"/>
          <w:szCs w:val="24"/>
        </w:rPr>
        <w:t xml:space="preserve">, the basic reproductive number for the pathogen, under a range of plausible conditions. We compare findings from the model to the empirical data to demonstrate that each factor </w:t>
      </w:r>
      <w:r w:rsidR="001F7D11">
        <w:rPr>
          <w:sz w:val="24"/>
          <w:szCs w:val="24"/>
        </w:rPr>
        <w:t>can</w:t>
      </w:r>
      <w:r w:rsidRPr="1646E0A0">
        <w:rPr>
          <w:sz w:val="24"/>
          <w:szCs w:val="24"/>
        </w:rPr>
        <w:t xml:space="preserve"> contribute substantially to transmission and </w:t>
      </w:r>
      <w:r w:rsidR="001F7D11">
        <w:rPr>
          <w:sz w:val="24"/>
          <w:szCs w:val="24"/>
        </w:rPr>
        <w:t>can do so simultaneously</w:t>
      </w:r>
      <w:r w:rsidRPr="1646E0A0">
        <w:rPr>
          <w:sz w:val="24"/>
          <w:szCs w:val="24"/>
        </w:rPr>
        <w:t xml:space="preserve">. </w:t>
      </w:r>
    </w:p>
    <w:p w14:paraId="5361FB5B" w14:textId="6EF4BEB3" w:rsidR="002E6E0F" w:rsidRPr="00DB2F80" w:rsidRDefault="0069435B">
      <w:pPr>
        <w:spacing w:line="360" w:lineRule="auto"/>
        <w:ind w:firstLine="720"/>
        <w:rPr>
          <w:sz w:val="24"/>
          <w:szCs w:val="24"/>
        </w:rPr>
      </w:pPr>
      <w:r w:rsidRPr="1646E0A0">
        <w:rPr>
          <w:sz w:val="24"/>
          <w:szCs w:val="24"/>
        </w:rPr>
        <w:t xml:space="preserve">We contend that studying both biotic and abiotic factors, including their influence on each other, </w:t>
      </w:r>
      <w:r w:rsidR="00C86DEC">
        <w:rPr>
          <w:sz w:val="24"/>
          <w:szCs w:val="24"/>
        </w:rPr>
        <w:t xml:space="preserve">can </w:t>
      </w:r>
      <w:r w:rsidR="6F1DC867" w:rsidRPr="1646E0A0">
        <w:rPr>
          <w:sz w:val="24"/>
          <w:szCs w:val="24"/>
        </w:rPr>
        <w:t xml:space="preserve">aid in </w:t>
      </w:r>
      <w:r w:rsidRPr="1646E0A0">
        <w:rPr>
          <w:sz w:val="24"/>
          <w:szCs w:val="24"/>
        </w:rPr>
        <w:t>predict</w:t>
      </w:r>
      <w:r w:rsidR="4DB03B03" w:rsidRPr="1646E0A0">
        <w:rPr>
          <w:sz w:val="24"/>
          <w:szCs w:val="24"/>
        </w:rPr>
        <w:t>ing</w:t>
      </w:r>
      <w:r w:rsidRPr="1646E0A0">
        <w:rPr>
          <w:sz w:val="24"/>
          <w:szCs w:val="24"/>
        </w:rPr>
        <w:t xml:space="preserve"> the location and timing of outbreaks of generalist pathogens that employ multiple transmission modes. Our study is well poised to illustrate this phenomenon because larval amphibians occupy discrete wetlands, linked via adult movement, to form a metacommunity occurring at an intermediate spatial scale, which potentially renders biotic and abiotic factors of equal importance. Further, by developing a theoretical model for understanding these joint effects, we present mechanistic insights to explain empirical patterns in our study, </w:t>
      </w:r>
      <w:commentRangeStart w:id="42"/>
      <w:r w:rsidRPr="1646E0A0">
        <w:rPr>
          <w:sz w:val="24"/>
          <w:szCs w:val="24"/>
        </w:rPr>
        <w:t>which are likely to apply</w:t>
      </w:r>
      <w:commentRangeEnd w:id="42"/>
      <w:r>
        <w:rPr>
          <w:rStyle w:val="CommentReference"/>
        </w:rPr>
        <w:commentReference w:id="42"/>
      </w:r>
      <w:r w:rsidRPr="1646E0A0">
        <w:rPr>
          <w:sz w:val="24"/>
          <w:szCs w:val="24"/>
        </w:rPr>
        <w:t xml:space="preserve"> </w:t>
      </w:r>
      <w:r w:rsidRPr="1646E0A0">
        <w:rPr>
          <w:sz w:val="24"/>
          <w:szCs w:val="24"/>
        </w:rPr>
        <w:lastRenderedPageBreak/>
        <w:t xml:space="preserve">to other studies as well </w:t>
      </w:r>
      <w:r w:rsidRPr="1646E0A0">
        <w:rPr>
          <w:sz w:val="24"/>
          <w:szCs w:val="24"/>
        </w:rPr>
        <w:fldChar w:fldCharType="begin"/>
      </w:r>
      <w:r w:rsidR="00C86DEC">
        <w:rPr>
          <w:sz w:val="24"/>
          <w:szCs w:val="24"/>
        </w:rPr>
        <w:instrText xml:space="preserve"> ADDIN ZOTERO_ITEM CSL_CITATION {"citationID":"BD1cdyDb","properties":{"formattedCitation":"(Bienentreu &amp; Lesbarr\\uc0\\u232{}res, 2020; Dillon &amp; Meentemeyer, 2019; Youker-Smith et al., 2018)","plainCitation":"(Bienentreu &amp; Lesbarrères, 2020; Dillon &amp; Meentemeyer, 2019; Youker-Smith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314,"uris":["http://zotero.org/users/8769338/items/9U8NAW9H"],"itemData":{"id":314,"type":"article-journal","abstract":"Disease dynamics are governed by variation of individuals, species, and environmental conditions across space and time. In some cases, an alternate reservoir host amplifies pathogen loads and drives disease transmission to less competent hosts in a process called pathogen spillover. Spillover is frequently associated with multi</w:instrText>
      </w:r>
      <w:r w:rsidR="00C86DEC">
        <w:rPr>
          <w:rFonts w:ascii="Cambria Math" w:hAnsi="Cambria Math" w:cs="Cambria Math"/>
          <w:sz w:val="24"/>
          <w:szCs w:val="24"/>
        </w:rPr>
        <w:instrText>‐</w:instrText>
      </w:r>
      <w:r w:rsidR="00C86DEC">
        <w:rPr>
          <w:sz w:val="24"/>
          <w:szCs w:val="24"/>
        </w:rPr>
        <w:instrText>host disease systems where a single species is more tolerant of infection and more competent in pathogen transmission compared to other hosts. Pathogen spillover must be driven by biotic factors, including host and community characteristics, yet biotic factors interact with the abiotic environment (e.g., temperature) to create disease. Despite its fundamental role in disease dynamics, the influence of the abiotic environment on pathogen spillover has seldom been examined. Improving our understanding of disease processes such as pathogen spillover hinges on disentangling the effects of interrelated biotic and abiotic factors over space and time. We applied 10 yr of fine</w:instrText>
      </w:r>
      <w:r w:rsidR="00C86DEC">
        <w:rPr>
          <w:rFonts w:ascii="Cambria Math" w:hAnsi="Cambria Math" w:cs="Cambria Math"/>
          <w:sz w:val="24"/>
          <w:szCs w:val="24"/>
        </w:rPr>
        <w:instrText>‐</w:instrText>
      </w:r>
      <w:r w:rsidR="00C86DEC">
        <w:rPr>
          <w:sz w:val="24"/>
          <w:szCs w:val="24"/>
        </w:rPr>
        <w:instrText xml:space="preserve">scale microclimate, disease, and tree community data in a path analysis to investigate the relative influence of biotic and abiotic factors on pathogen spillover for the emerging infectious forest disease sudden oak death (SOD). Disease transmission in SOD is primarily driven by the reservoir host California bay laurel, which supports high foliar pathogen loads that spillover onto neighboring oak trees and create lethal canker infections. The foliar pathogen load and susceptibility of oaks is expected to be sensitive to forest microclimate conditions. We found that biotic factors of pathogen load and tree diversity had relatively stronger effects on pathogen spillover compared to abiotic microclimate factors, with pathogen load increasing oak infection and tree diversity reducing oak infection. Abiotic factors still had significant effects, with greater heat exposure during summer months reducing pathogen loads and optimal pathogen conditions during the wet season increasing oak infection. Our results offer clues to possible disease dynamics under future climate change where hotter and drier or warmer and wetter conditions could have opposing effects on pathogen spillover in the SOD system. Disentangling direct and indirect effects of biotic and abiotic factors affecting disease processes can provide key insights into disease dynamics including potential avenues for reducing disease spread and predicting future epidemics.","container-title":"Ecology (Durham)","DOI":"10.1002/ecy.2686","issue":"5","note":"ISBN: 1939-9170\nPMID: 30854627","page":"e02686-n/a","title":"Direct and indirect effects of forest microclimate on pathogen spillover","volume":"100","author":[{"family":"Dillon","given":"Whalen W."},{"family":"Meentemeyer","given":"Ross K."}],"issued":{"date-parts":[["2019",4]]}}},{"id":61,"uris":["http://zotero.org/users/8769338/items/P4Z8HY7F"],"itemData":{"id":61,"type":"article-journal","abstract":"Amphibian ranaviruses occur globally, but we are only beginning to understand mechanisms for emergence. Ranaviruses are aquatic pathogens which can cause &gt; 90% mortality in larvae of many aquatic-breeding amphibians, making them important focal host taxa. Host susceptibilities and virulence of ranaviruses have been studied extensively in controlled laboratory settings, but research is needed to identify drivers of infection in natural environments. Constructed ponds, essential components of wetland restoration, have been associated with higher ranavirus prevalence than natural ponds, posing a conundrum for conservation efforts, and emphasizing the need to understand potential drivers. In this study, we analyzed 4 years of Frog virus 3 prevalence and associated environmental parameters in populations of wood frogs (Lithobates sylvaticus) and green frogs (Lithobates clamitans) in a constructed pond system. High prevalence was best predicted by low temperature, high host density, low zooplankton concentrations, and Gosner stages approaching metamorphosis. This study identified important variables to measure in assessments of ranaviral infection risk in newly constructed ponds, including effects of zooplankton, which have not been previously quantified in natural settings. Examining factors mediating diseases in natural environments, particularly in managed conservation settings, is important to both validate laboratory findings in situ, and to inform future conservation planning, particularly in the context of adaptive management.","container-title":"EcoHealth","DOI":"10.1007/s10393-018-1350-5","issue":"3","note":"ISBN: 1612-9202\nPMID: 30094775","page":"608-618","title":"Environmental Drivers of Ranavirus in Free-Living Amphibians in Constructed Ponds","volume":"15","author":[{"family":"Youker-Smith","given":"Tess"},{"family":"Boersch-Supan","given":"Philipp"},{"family":"Whipps","given":"Christopher"},{"family":"Ryan","given":"Sadie"}],"issued":{"date-parts":[["2018",9]]}}}],"schema":"https://github.com/citation-style-language/schema/raw/master/csl-citation.json"} </w:instrText>
      </w:r>
      <w:r w:rsidRPr="1646E0A0">
        <w:rPr>
          <w:sz w:val="24"/>
          <w:szCs w:val="24"/>
        </w:rPr>
        <w:fldChar w:fldCharType="separate"/>
      </w:r>
      <w:r w:rsidR="00C86DEC" w:rsidRPr="00C86DEC">
        <w:rPr>
          <w:sz w:val="24"/>
        </w:rPr>
        <w:t>(Bienentreu &amp; Lesbarrères, 2020; Dillon &amp; Meentemeyer, 2019; Youker-Smith et al., 2018)</w:t>
      </w:r>
      <w:r w:rsidRPr="1646E0A0">
        <w:rPr>
          <w:sz w:val="24"/>
          <w:szCs w:val="24"/>
        </w:rPr>
        <w:fldChar w:fldCharType="end"/>
      </w:r>
      <w:r w:rsidRPr="1646E0A0">
        <w:rPr>
          <w:sz w:val="24"/>
          <w:szCs w:val="24"/>
        </w:rPr>
        <w:t>.</w:t>
      </w:r>
    </w:p>
    <w:p w14:paraId="70F4A30E" w14:textId="77777777" w:rsidR="002E6E0F" w:rsidRPr="00DB2F80" w:rsidRDefault="0069435B" w:rsidP="0040206D">
      <w:pPr>
        <w:pStyle w:val="Heading1"/>
        <w:spacing w:line="360" w:lineRule="auto"/>
        <w:rPr>
          <w:b/>
          <w:bCs/>
          <w:sz w:val="28"/>
          <w:szCs w:val="28"/>
        </w:rPr>
      </w:pPr>
      <w:bookmarkStart w:id="43" w:name="_q6ewyiq839bw" w:colFirst="0" w:colLast="0"/>
      <w:bookmarkEnd w:id="43"/>
      <w:r w:rsidRPr="00DB2F80">
        <w:rPr>
          <w:b/>
          <w:bCs/>
          <w:sz w:val="28"/>
          <w:szCs w:val="28"/>
        </w:rPr>
        <w:t>Methods</w:t>
      </w:r>
    </w:p>
    <w:p w14:paraId="7420377C" w14:textId="77777777" w:rsidR="002E6E0F" w:rsidRPr="00DB2F80" w:rsidRDefault="0069435B" w:rsidP="0040206D">
      <w:pPr>
        <w:pStyle w:val="Heading2"/>
        <w:keepNext w:val="0"/>
        <w:keepLines w:val="0"/>
        <w:spacing w:line="360" w:lineRule="auto"/>
        <w:rPr>
          <w:b/>
          <w:bCs/>
          <w:sz w:val="24"/>
          <w:szCs w:val="24"/>
        </w:rPr>
      </w:pPr>
      <w:bookmarkStart w:id="44" w:name="_10hhj36k5piz" w:colFirst="0" w:colLast="0"/>
      <w:bookmarkEnd w:id="44"/>
      <w:commentRangeStart w:id="45"/>
      <w:r w:rsidRPr="00DB2F80">
        <w:rPr>
          <w:b/>
          <w:bCs/>
          <w:sz w:val="24"/>
          <w:szCs w:val="24"/>
        </w:rPr>
        <w:t>Data Collection</w:t>
      </w:r>
      <w:commentRangeEnd w:id="45"/>
      <w:r w:rsidR="00FE67A3">
        <w:rPr>
          <w:rStyle w:val="CommentReference"/>
        </w:rPr>
        <w:commentReference w:id="45"/>
      </w:r>
    </w:p>
    <w:p w14:paraId="71E563AD" w14:textId="16BE89AB" w:rsidR="007E42FC" w:rsidRPr="00DB2F80" w:rsidRDefault="0069435B" w:rsidP="00AE0249">
      <w:pPr>
        <w:spacing w:line="360" w:lineRule="auto"/>
        <w:ind w:firstLine="720"/>
        <w:rPr>
          <w:sz w:val="24"/>
          <w:szCs w:val="24"/>
        </w:rPr>
      </w:pPr>
      <w:r w:rsidRPr="1646E0A0">
        <w:rPr>
          <w:sz w:val="24"/>
          <w:szCs w:val="24"/>
        </w:rPr>
        <w:t xml:space="preserve">Data were previously collected </w:t>
      </w:r>
      <w:r w:rsidRPr="1646E0A0">
        <w:rPr>
          <w:sz w:val="24"/>
          <w:szCs w:val="24"/>
        </w:rPr>
        <w:fldChar w:fldCharType="begin"/>
      </w:r>
      <w:r w:rsidR="007B5C24">
        <w:rPr>
          <w:sz w:val="24"/>
          <w:szCs w:val="24"/>
        </w:rPr>
        <w:instrText xml:space="preserve"> ADDIN ZOTERO_ITEM CSL_CITATION {"citationID":"3p8A7XQw","properties":{"formattedCitation":"(Coleman, 2018)","plainCitation":"(Coleman, 2018)","noteIndex":0},"citationItems":[{"id":281,"uris":["http://zotero.org/users/8769338/items/MGHPRTYE"],"itemData":{"id":281,"type":"thesis","abstract":"Understanding how biodiversity influences pathogens has global implications for predicting disease outbreaks and preventing additional biodiversity loss. The dilution effect hypothesis suggests that more diverse communities constrain pathogen infection due to an increased abundance of incompetent hosts. I investigated the relationships between spatial and temporal changes in amphibian biodiversity and prevalence of ranavirus, an important pathogen implicated in amphibian declines. I gathered amphibian community data for 20 ephemeral wetlands using standardized trapping methods. For a subset of individuals (2,210), I quantified presence and load of ranavirus using quantitative PCR. Results indicate wetland canopy cover and air and water temperature values are the most informative predictors of ranavirus occurrence. Daily ambient air temperature, anuran size, emergent vegetation and canopy, and prevalence were the best predictors of viral load. These results suggest rising temperatures could be very problematic for amphibians and the importance of community interactions may be masked by environmental factors.","publisher":"University of Georgia","title":"Incorporating environmental factors into discussions of diversity-disease relationships","author":[{"family":"Coleman","given":"Austin Lee"}],"issued":{"date-parts":[["2018"]]}}}],"schema":"https://github.com/citation-style-language/schema/raw/master/csl-citation.json"} </w:instrText>
      </w:r>
      <w:r w:rsidRPr="1646E0A0">
        <w:rPr>
          <w:sz w:val="24"/>
          <w:szCs w:val="24"/>
        </w:rPr>
        <w:fldChar w:fldCharType="separate"/>
      </w:r>
      <w:r w:rsidR="00C86DEC">
        <w:rPr>
          <w:sz w:val="24"/>
        </w:rPr>
        <w:t>(Coleman, 2018)</w:t>
      </w:r>
      <w:r w:rsidRPr="1646E0A0">
        <w:rPr>
          <w:sz w:val="24"/>
          <w:szCs w:val="24"/>
        </w:rPr>
        <w:fldChar w:fldCharType="end"/>
      </w:r>
      <w:r w:rsidRPr="1646E0A0">
        <w:rPr>
          <w:sz w:val="24"/>
          <w:szCs w:val="24"/>
        </w:rPr>
        <w:t xml:space="preserve"> at the </w:t>
      </w:r>
      <w:r w:rsidR="000D4B9A" w:rsidRPr="1646E0A0">
        <w:rPr>
          <w:sz w:val="24"/>
          <w:szCs w:val="24"/>
        </w:rPr>
        <w:t xml:space="preserve">United States Department of Energy’s </w:t>
      </w:r>
      <w:r w:rsidRPr="1646E0A0">
        <w:rPr>
          <w:sz w:val="24"/>
          <w:szCs w:val="24"/>
        </w:rPr>
        <w:t xml:space="preserve">Savannah River Site (South Carolina, USA). </w:t>
      </w:r>
      <w:r w:rsidR="000D4B9A" w:rsidRPr="1646E0A0">
        <w:rPr>
          <w:sz w:val="24"/>
          <w:szCs w:val="24"/>
        </w:rPr>
        <w:t>Twenty</w:t>
      </w:r>
      <w:r w:rsidRPr="1646E0A0">
        <w:rPr>
          <w:sz w:val="24"/>
          <w:szCs w:val="24"/>
        </w:rPr>
        <w:t xml:space="preserve"> wetlands were sampled monthly for 6 months from February to July in 2016 at the Savannah River Site. Of the 120 sampling events, 96 produced data, with the others being discounted </w:t>
      </w:r>
      <w:r w:rsidR="00AE0249">
        <w:rPr>
          <w:sz w:val="24"/>
          <w:szCs w:val="24"/>
        </w:rPr>
        <w:t xml:space="preserve">because </w:t>
      </w:r>
      <w:r w:rsidRPr="1646E0A0">
        <w:rPr>
          <w:sz w:val="24"/>
          <w:szCs w:val="24"/>
        </w:rPr>
        <w:t xml:space="preserve">wetlands </w:t>
      </w:r>
      <w:r w:rsidR="00AE0249">
        <w:rPr>
          <w:sz w:val="24"/>
          <w:szCs w:val="24"/>
        </w:rPr>
        <w:t>were</w:t>
      </w:r>
      <w:r w:rsidRPr="1646E0A0">
        <w:rPr>
          <w:sz w:val="24"/>
          <w:szCs w:val="24"/>
        </w:rPr>
        <w:t xml:space="preserve"> dry at the time of sampling. Each </w:t>
      </w:r>
      <w:r w:rsidR="008D10C6" w:rsidRPr="1646E0A0">
        <w:rPr>
          <w:sz w:val="24"/>
          <w:szCs w:val="24"/>
        </w:rPr>
        <w:t xml:space="preserve">monthly </w:t>
      </w:r>
      <w:r w:rsidRPr="1646E0A0">
        <w:rPr>
          <w:sz w:val="24"/>
          <w:szCs w:val="24"/>
        </w:rPr>
        <w:t>sampling event included an estimate of larval amphibian abundance ascertained from</w:t>
      </w:r>
      <w:r w:rsidR="00AE0249">
        <w:rPr>
          <w:sz w:val="24"/>
          <w:szCs w:val="24"/>
        </w:rPr>
        <w:t xml:space="preserve"> four days of minnow trapping</w:t>
      </w:r>
      <w:r w:rsidRPr="1646E0A0">
        <w:rPr>
          <w:sz w:val="24"/>
          <w:szCs w:val="24"/>
        </w:rPr>
        <w:t xml:space="preserve"> </w:t>
      </w:r>
      <w:r w:rsidR="008D10C6" w:rsidRPr="1646E0A0">
        <w:rPr>
          <w:sz w:val="24"/>
          <w:szCs w:val="24"/>
        </w:rPr>
        <w:t>(set on day 1, checked days 2-5, closed on day 5)</w:t>
      </w:r>
      <w:r w:rsidR="00AE0249">
        <w:rPr>
          <w:sz w:val="24"/>
          <w:szCs w:val="24"/>
        </w:rPr>
        <w:t xml:space="preserve"> and </w:t>
      </w:r>
      <w:r w:rsidR="00AE0249" w:rsidRPr="1646E0A0">
        <w:rPr>
          <w:sz w:val="24"/>
          <w:szCs w:val="24"/>
        </w:rPr>
        <w:t>one day of standardized dip-net sweeps around the perimeter of the wetland</w:t>
      </w:r>
      <w:r w:rsidRPr="1646E0A0">
        <w:rPr>
          <w:sz w:val="24"/>
          <w:szCs w:val="24"/>
        </w:rPr>
        <w:t xml:space="preserve">. In addition to abundance, a single individual per species was collected per dip-net sweep or minnow trap. </w:t>
      </w:r>
      <w:r w:rsidR="00C007ED" w:rsidRPr="1646E0A0">
        <w:rPr>
          <w:sz w:val="24"/>
          <w:szCs w:val="24"/>
        </w:rPr>
        <w:t xml:space="preserve">All anuran </w:t>
      </w:r>
      <w:r w:rsidR="008D10C6" w:rsidRPr="1646E0A0">
        <w:rPr>
          <w:sz w:val="24"/>
          <w:szCs w:val="24"/>
        </w:rPr>
        <w:t xml:space="preserve">and some caudate (newts) </w:t>
      </w:r>
      <w:r w:rsidRPr="1646E0A0">
        <w:rPr>
          <w:sz w:val="24"/>
          <w:szCs w:val="24"/>
        </w:rPr>
        <w:t>individuals were tested for ranavirus load using qPCR in triplicate</w:t>
      </w:r>
      <w:r w:rsidR="00FE67A3" w:rsidRPr="1646E0A0">
        <w:rPr>
          <w:sz w:val="24"/>
          <w:szCs w:val="24"/>
        </w:rPr>
        <w:t xml:space="preserve"> following the general protocol described </w:t>
      </w:r>
      <w:r w:rsidR="00D50AAE" w:rsidRPr="1646E0A0">
        <w:rPr>
          <w:sz w:val="24"/>
          <w:szCs w:val="24"/>
        </w:rPr>
        <w:t>previously</w:t>
      </w:r>
      <w:r w:rsidR="000E235C" w:rsidRPr="1646E0A0">
        <w:rPr>
          <w:sz w:val="24"/>
          <w:szCs w:val="24"/>
        </w:rPr>
        <w:t xml:space="preserve"> </w:t>
      </w:r>
      <w:r w:rsidRPr="1646E0A0">
        <w:rPr>
          <w:sz w:val="24"/>
          <w:szCs w:val="24"/>
        </w:rPr>
        <w:fldChar w:fldCharType="begin"/>
      </w:r>
      <w:r w:rsidR="00C86DEC">
        <w:rPr>
          <w:sz w:val="24"/>
          <w:szCs w:val="24"/>
        </w:rPr>
        <w:instrText xml:space="preserve"> ADDIN ZOTERO_ITEM CSL_CITATION {"citationID":"B1QQb40K","properties":{"formattedCitation":"(Allender et al., 2013)","plainCitation":"(Allender et al., 2013)","noteIndex":0},"citationItems":[{"id":434,"uris":["http://zotero.org/users/8769338/items/8T6VWTDT"],"itemData":{"id":434,"type":"article-journal","container-title":"Journal of Virological Methods","DOI":"10.1016/j.jviromet.2012.12.012","ISSN":"01660934","issue":"1-2","journalAbbreviation":"Journal of Virological Methods","language":"en","page":"121-125","source":"DOI.org (Crossref)","title":"Development and validation of TaqMan quantitative PCR for detection of frog virus 3-like virus in eastern box turtles (Terrapene carolina carolina)","volume":"188","author":[{"family":"Allender","given":"Matthew C."},{"family":"Bunick","given":"David"},{"family":"Mitchell","given":"Mark A."}],"issued":{"date-parts":[["2013",3]]}}}],"schema":"https://github.com/citation-style-language/schema/raw/master/csl-citation.json"} </w:instrText>
      </w:r>
      <w:r w:rsidRPr="1646E0A0">
        <w:rPr>
          <w:sz w:val="24"/>
          <w:szCs w:val="24"/>
        </w:rPr>
        <w:fldChar w:fldCharType="separate"/>
      </w:r>
      <w:r w:rsidR="00C86DEC">
        <w:rPr>
          <w:sz w:val="24"/>
        </w:rPr>
        <w:t>(Allender et al., 2013)</w:t>
      </w:r>
      <w:r w:rsidRPr="1646E0A0">
        <w:rPr>
          <w:sz w:val="24"/>
          <w:szCs w:val="24"/>
        </w:rPr>
        <w:fldChar w:fldCharType="end"/>
      </w:r>
      <w:r w:rsidR="000E235C" w:rsidRPr="1646E0A0">
        <w:rPr>
          <w:sz w:val="24"/>
          <w:szCs w:val="24"/>
        </w:rPr>
        <w:t>,</w:t>
      </w:r>
      <w:r w:rsidR="00FE67A3" w:rsidRPr="1646E0A0">
        <w:rPr>
          <w:sz w:val="24"/>
          <w:szCs w:val="24"/>
        </w:rPr>
        <w:t xml:space="preserve"> </w:t>
      </w:r>
      <w:r w:rsidRPr="1646E0A0">
        <w:rPr>
          <w:sz w:val="24"/>
          <w:szCs w:val="24"/>
        </w:rPr>
        <w:t xml:space="preserve">with values averaged to determine the viral </w:t>
      </w:r>
      <w:commentRangeStart w:id="46"/>
      <w:r w:rsidRPr="1646E0A0">
        <w:rPr>
          <w:sz w:val="24"/>
          <w:szCs w:val="24"/>
        </w:rPr>
        <w:t>load for an individual</w:t>
      </w:r>
      <w:commentRangeEnd w:id="46"/>
      <w:r>
        <w:rPr>
          <w:rStyle w:val="CommentReference"/>
        </w:rPr>
        <w:commentReference w:id="46"/>
      </w:r>
      <w:r w:rsidRPr="1646E0A0">
        <w:rPr>
          <w:sz w:val="24"/>
          <w:szCs w:val="24"/>
        </w:rPr>
        <w:t xml:space="preserve">. At the species-level, all individuals that were analyzed for viral load were then averaged to provide a species level estimate of viral load, a proxy for competence. </w:t>
      </w:r>
      <w:r w:rsidR="005B46CA" w:rsidRPr="1646E0A0">
        <w:rPr>
          <w:sz w:val="24"/>
          <w:szCs w:val="24"/>
        </w:rPr>
        <w:t xml:space="preserve">Only species that had at least three individuals tested for ranavirus were included in the analysis. </w:t>
      </w:r>
      <w:r w:rsidR="008D10C6" w:rsidRPr="1646E0A0">
        <w:rPr>
          <w:sz w:val="24"/>
          <w:szCs w:val="24"/>
        </w:rPr>
        <w:t>Overall, over 31,000 individuals were captured and identified</w:t>
      </w:r>
      <w:r w:rsidR="00FE67A3" w:rsidRPr="1646E0A0">
        <w:rPr>
          <w:sz w:val="24"/>
          <w:szCs w:val="24"/>
        </w:rPr>
        <w:t xml:space="preserve">, </w:t>
      </w:r>
      <w:r w:rsidR="008D10C6" w:rsidRPr="1646E0A0">
        <w:rPr>
          <w:sz w:val="24"/>
          <w:szCs w:val="24"/>
        </w:rPr>
        <w:t>2,056 were tested for ranavirus</w:t>
      </w:r>
      <w:r w:rsidR="00FE67A3" w:rsidRPr="1646E0A0">
        <w:rPr>
          <w:sz w:val="24"/>
          <w:szCs w:val="24"/>
        </w:rPr>
        <w:t>, and 334 were positive</w:t>
      </w:r>
      <w:r w:rsidR="008D10C6" w:rsidRPr="1646E0A0">
        <w:rPr>
          <w:sz w:val="24"/>
          <w:szCs w:val="24"/>
        </w:rPr>
        <w:t>.</w:t>
      </w:r>
      <w:r w:rsidR="00FE67A3" w:rsidRPr="1646E0A0">
        <w:rPr>
          <w:sz w:val="24"/>
          <w:szCs w:val="24"/>
        </w:rPr>
        <w:t xml:space="preserve"> Numerous environmental variables were examined, including water temperature, which was measured by using </w:t>
      </w:r>
      <w:proofErr w:type="spellStart"/>
      <w:r w:rsidR="00FE67A3" w:rsidRPr="1646E0A0">
        <w:rPr>
          <w:sz w:val="24"/>
          <w:szCs w:val="24"/>
        </w:rPr>
        <w:t>iButton</w:t>
      </w:r>
      <w:proofErr w:type="spellEnd"/>
      <w:r w:rsidR="00FE67A3" w:rsidRPr="1646E0A0">
        <w:rPr>
          <w:sz w:val="24"/>
          <w:szCs w:val="24"/>
        </w:rPr>
        <w:t xml:space="preserve"> loggers (</w:t>
      </w:r>
      <w:proofErr w:type="spellStart"/>
      <w:r w:rsidR="00FE67A3">
        <w:t>iButtonLink</w:t>
      </w:r>
      <w:proofErr w:type="spellEnd"/>
      <w:r w:rsidR="00FE67A3">
        <w:t>, LLC. Whitewater, WI, USA)</w:t>
      </w:r>
      <w:r w:rsidR="00FE67A3" w:rsidRPr="1646E0A0">
        <w:rPr>
          <w:sz w:val="24"/>
          <w:szCs w:val="24"/>
        </w:rPr>
        <w:t xml:space="preserve"> placed 10 cm below the water’s surface.</w:t>
      </w:r>
      <w:r w:rsidR="00D50AAE" w:rsidRPr="1646E0A0">
        <w:rPr>
          <w:sz w:val="24"/>
          <w:szCs w:val="24"/>
        </w:rPr>
        <w:t xml:space="preserve"> </w:t>
      </w:r>
      <w:r w:rsidR="00A74023" w:rsidRPr="1646E0A0">
        <w:rPr>
          <w:sz w:val="24"/>
          <w:szCs w:val="24"/>
        </w:rPr>
        <w:t>We focus on water temperature because</w:t>
      </w:r>
      <w:r w:rsidR="008552C2" w:rsidRPr="1646E0A0">
        <w:rPr>
          <w:sz w:val="24"/>
          <w:szCs w:val="24"/>
        </w:rPr>
        <w:t xml:space="preserve"> </w:t>
      </w:r>
      <w:r w:rsidR="00A74023" w:rsidRPr="1646E0A0">
        <w:rPr>
          <w:sz w:val="24"/>
          <w:szCs w:val="24"/>
        </w:rPr>
        <w:t>host community composition</w:t>
      </w:r>
      <w:r w:rsidR="008552C2" w:rsidRPr="1646E0A0">
        <w:rPr>
          <w:sz w:val="24"/>
          <w:szCs w:val="24"/>
        </w:rPr>
        <w:t xml:space="preserve">, </w:t>
      </w:r>
      <w:proofErr w:type="spellStart"/>
      <w:r w:rsidR="008552C2" w:rsidRPr="1646E0A0">
        <w:rPr>
          <w:sz w:val="24"/>
          <w:szCs w:val="24"/>
        </w:rPr>
        <w:t>adundance</w:t>
      </w:r>
      <w:proofErr w:type="spellEnd"/>
      <w:r w:rsidR="008552C2" w:rsidRPr="1646E0A0">
        <w:rPr>
          <w:sz w:val="24"/>
          <w:szCs w:val="24"/>
        </w:rPr>
        <w:t>,</w:t>
      </w:r>
      <w:r w:rsidR="00A74023" w:rsidRPr="1646E0A0">
        <w:rPr>
          <w:sz w:val="24"/>
          <w:szCs w:val="24"/>
        </w:rPr>
        <w:t xml:space="preserve"> </w:t>
      </w:r>
      <w:r w:rsidR="008552C2" w:rsidRPr="1646E0A0">
        <w:rPr>
          <w:sz w:val="24"/>
          <w:szCs w:val="24"/>
        </w:rPr>
        <w:t xml:space="preserve">and </w:t>
      </w:r>
      <w:r w:rsidR="00A74023" w:rsidRPr="1646E0A0">
        <w:rPr>
          <w:sz w:val="24"/>
          <w:szCs w:val="24"/>
        </w:rPr>
        <w:t xml:space="preserve">environmental persistence of ranavirus </w:t>
      </w:r>
      <w:r w:rsidR="008552C2" w:rsidRPr="1646E0A0">
        <w:rPr>
          <w:sz w:val="24"/>
          <w:szCs w:val="24"/>
        </w:rPr>
        <w:t>are all</w:t>
      </w:r>
      <w:r w:rsidR="00A74023" w:rsidRPr="1646E0A0">
        <w:rPr>
          <w:sz w:val="24"/>
          <w:szCs w:val="24"/>
        </w:rPr>
        <w:t xml:space="preserve"> sensitive to</w:t>
      </w:r>
      <w:r w:rsidR="008552C2" w:rsidRPr="1646E0A0">
        <w:rPr>
          <w:sz w:val="24"/>
          <w:szCs w:val="24"/>
        </w:rPr>
        <w:t xml:space="preserve"> temperature effects. </w:t>
      </w:r>
    </w:p>
    <w:p w14:paraId="22A54F3E" w14:textId="77777777" w:rsidR="002E6E0F" w:rsidRPr="00DB2F80" w:rsidRDefault="0069435B" w:rsidP="0040206D">
      <w:pPr>
        <w:pStyle w:val="Heading2"/>
        <w:spacing w:line="360" w:lineRule="auto"/>
        <w:rPr>
          <w:b/>
          <w:bCs/>
          <w:sz w:val="24"/>
          <w:szCs w:val="24"/>
        </w:rPr>
      </w:pPr>
      <w:bookmarkStart w:id="47" w:name="_9sjte9cjuout" w:colFirst="0" w:colLast="0"/>
      <w:bookmarkEnd w:id="47"/>
      <w:r w:rsidRPr="00DB2F80">
        <w:rPr>
          <w:b/>
          <w:bCs/>
          <w:sz w:val="24"/>
          <w:szCs w:val="24"/>
        </w:rPr>
        <w:t>Calculation of community competence and prevalence ratio</w:t>
      </w:r>
    </w:p>
    <w:p w14:paraId="7038BCBC" w14:textId="17E54302" w:rsidR="00D50AAE" w:rsidRDefault="0069435B" w:rsidP="00D50AAE">
      <w:pPr>
        <w:spacing w:line="360" w:lineRule="auto"/>
        <w:ind w:firstLine="720"/>
        <w:rPr>
          <w:sz w:val="24"/>
          <w:szCs w:val="24"/>
        </w:rPr>
      </w:pPr>
      <w:r w:rsidRPr="00DB2F80">
        <w:rPr>
          <w:sz w:val="24"/>
          <w:szCs w:val="24"/>
        </w:rPr>
        <w:t xml:space="preserve">Using species-level competence, </w:t>
      </w:r>
      <w:commentRangeStart w:id="48"/>
      <w:commentRangeStart w:id="49"/>
      <w:r w:rsidRPr="00DB2F80">
        <w:rPr>
          <w:sz w:val="24"/>
          <w:szCs w:val="24"/>
        </w:rPr>
        <w:t>we calculated community competence as the weighted average of each species’ competence</w:t>
      </w:r>
      <w:commentRangeEnd w:id="48"/>
      <w:r w:rsidR="00070A53">
        <w:rPr>
          <w:rStyle w:val="CommentReference"/>
        </w:rPr>
        <w:commentReference w:id="48"/>
      </w:r>
      <w:commentRangeEnd w:id="49"/>
      <w:r w:rsidR="00E64B24">
        <w:rPr>
          <w:rStyle w:val="CommentReference"/>
        </w:rPr>
        <w:commentReference w:id="49"/>
      </w:r>
      <w:r w:rsidRPr="00DB2F80">
        <w:rPr>
          <w:sz w:val="24"/>
          <w:szCs w:val="24"/>
        </w:rPr>
        <w:t xml:space="preserve">, with weights given by the relative </w:t>
      </w:r>
      <w:r w:rsidRPr="00DB2F80">
        <w:rPr>
          <w:sz w:val="24"/>
          <w:szCs w:val="24"/>
        </w:rPr>
        <w:lastRenderedPageBreak/>
        <w:t xml:space="preserve">abundance of each species </w:t>
      </w:r>
      <w:r w:rsidRPr="00DB2F80">
        <w:rPr>
          <w:sz w:val="24"/>
          <w:szCs w:val="24"/>
        </w:rPr>
        <w:fldChar w:fldCharType="begin"/>
      </w:r>
      <w:r w:rsidR="00A95C8B">
        <w:rPr>
          <w:sz w:val="24"/>
          <w:szCs w:val="24"/>
        </w:rPr>
        <w:instrText xml:space="preserve"> ADDIN ZOTERO_ITEM CSL_CITATION {"citationID":"fdmBnCKC","properties":{"formattedCitation":"(P. T. J. Johnson et al., 2013)","plainCitation":"(P. T. J. Johnson et al., 2013)","dontUpdate":true,"noteIndex":0},"citationItems":[{"id":243,"uris":["http://zotero.org/users/8769338/items/KUXXZWR7"],"itemData":{"id":243,"type":"article-journal","abstract":"Accelerating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00DB2F80">
        <w:rPr>
          <w:sz w:val="24"/>
          <w:szCs w:val="24"/>
        </w:rPr>
        <w:fldChar w:fldCharType="separate"/>
      </w:r>
      <w:r w:rsidR="00C86DEC">
        <w:rPr>
          <w:sz w:val="24"/>
        </w:rPr>
        <w:t>(Johnson et al., 2013)</w:t>
      </w:r>
      <w:r w:rsidRPr="00DB2F80">
        <w:rPr>
          <w:sz w:val="24"/>
          <w:szCs w:val="24"/>
        </w:rPr>
        <w:fldChar w:fldCharType="end"/>
      </w:r>
      <w:r w:rsidRPr="00DB2F80">
        <w:rPr>
          <w:sz w:val="24"/>
          <w:szCs w:val="24"/>
        </w:rPr>
        <w:t>. Each site-month combination was treated as a distinct community in these calculations. We designed a metric that summarized ranavirus transmission, hereafter referred to as the prevalence ratio</w:t>
      </w:r>
      <w:r w:rsidR="00CD67AE">
        <w:rPr>
          <w:sz w:val="24"/>
          <w:szCs w:val="24"/>
        </w:rPr>
        <w:t xml:space="preserve"> (</w:t>
      </w:r>
      <w:r w:rsidR="00CD67AE" w:rsidRPr="0029426F">
        <w:rPr>
          <w:rFonts w:ascii="Symbol" w:eastAsia="Symbol" w:hAnsi="Symbol" w:cs="Symbol"/>
          <w:i/>
          <w:iCs/>
          <w:sz w:val="24"/>
          <w:szCs w:val="24"/>
        </w:rPr>
        <w:t>q</w:t>
      </w:r>
      <w:r w:rsidR="00CD67AE">
        <w:rPr>
          <w:sz w:val="24"/>
          <w:szCs w:val="24"/>
        </w:rPr>
        <w:t>)</w:t>
      </w:r>
      <w:r w:rsidRPr="00DB2F80">
        <w:rPr>
          <w:sz w:val="24"/>
          <w:szCs w:val="24"/>
        </w:rPr>
        <w:t xml:space="preserve">, to test whether community competence, host abundance, and mean water temperature at each site-month were correlated with ranavirus transmission as the epizootics unfolded between February and July. The </w:t>
      </w:r>
      <w:commentRangeStart w:id="50"/>
      <w:r w:rsidRPr="00DB2F80">
        <w:rPr>
          <w:sz w:val="24"/>
          <w:szCs w:val="24"/>
        </w:rPr>
        <w:t xml:space="preserve">prevalence ratio </w:t>
      </w:r>
      <w:r w:rsidR="00A52A81">
        <w:rPr>
          <w:sz w:val="24"/>
          <w:szCs w:val="24"/>
        </w:rPr>
        <w:t>(</w:t>
      </w:r>
      <w:r w:rsidR="00A52A81" w:rsidRPr="0029426F">
        <w:rPr>
          <w:rFonts w:ascii="Symbol" w:eastAsia="Symbol" w:hAnsi="Symbol" w:cs="Symbol"/>
          <w:i/>
          <w:iCs/>
          <w:sz w:val="24"/>
          <w:szCs w:val="24"/>
        </w:rPr>
        <w:t>q</w:t>
      </w:r>
      <w:r w:rsidR="00A52A81">
        <w:rPr>
          <w:sz w:val="24"/>
          <w:szCs w:val="24"/>
        </w:rPr>
        <w:t xml:space="preserve">) </w:t>
      </w:r>
      <w:r w:rsidRPr="00DB2F80">
        <w:rPr>
          <w:sz w:val="24"/>
          <w:szCs w:val="24"/>
        </w:rPr>
        <w:t xml:space="preserve">was calculated </w:t>
      </w:r>
      <w:commentRangeEnd w:id="50"/>
      <w:r w:rsidR="000D4B9A">
        <w:rPr>
          <w:rStyle w:val="CommentReference"/>
        </w:rPr>
        <w:commentReference w:id="50"/>
      </w:r>
      <w:r w:rsidR="00802B59">
        <w:rPr>
          <w:sz w:val="24"/>
          <w:szCs w:val="24"/>
        </w:rPr>
        <w:t xml:space="preserve">per site-month </w:t>
      </w:r>
      <w:r w:rsidRPr="00DB2F80">
        <w:rPr>
          <w:sz w:val="24"/>
          <w:szCs w:val="24"/>
        </w:rPr>
        <w:t xml:space="preserve">as the percentage increase (before peak prevalence) or decrease (after peak prevalence) in prevalence </w:t>
      </w:r>
      <w:proofErr w:type="gramStart"/>
      <w:r w:rsidR="00802B59">
        <w:rPr>
          <w:sz w:val="24"/>
          <w:szCs w:val="24"/>
        </w:rPr>
        <w:t>during</w:t>
      </w:r>
      <w:proofErr w:type="gramEnd"/>
      <w:r w:rsidR="00802B59">
        <w:rPr>
          <w:sz w:val="24"/>
          <w:szCs w:val="24"/>
        </w:rPr>
        <w:t xml:space="preserve"> one month </w:t>
      </w:r>
      <w:r w:rsidRPr="00DB2F80">
        <w:rPr>
          <w:sz w:val="24"/>
          <w:szCs w:val="24"/>
        </w:rPr>
        <w:t>relative to the potential change in prevalence</w:t>
      </w:r>
      <w:r w:rsidR="00802B59">
        <w:rPr>
          <w:sz w:val="24"/>
          <w:szCs w:val="24"/>
        </w:rPr>
        <w:t xml:space="preserve"> possible based on the observed peak prevalence (used on approach to peak)</w:t>
      </w:r>
      <w:r w:rsidRPr="00DB2F80">
        <w:rPr>
          <w:sz w:val="24"/>
          <w:szCs w:val="24"/>
        </w:rPr>
        <w:t xml:space="preserve"> </w:t>
      </w:r>
      <w:r w:rsidR="00802B59">
        <w:rPr>
          <w:sz w:val="24"/>
          <w:szCs w:val="24"/>
        </w:rPr>
        <w:t>or reduction to zero prevalence (used after peak), (</w:t>
      </w:r>
      <w:r w:rsidR="004330EA">
        <w:rPr>
          <w:sz w:val="24"/>
          <w:szCs w:val="24"/>
        </w:rPr>
        <w:t xml:space="preserve">Box </w:t>
      </w:r>
      <w:r w:rsidR="0029426F">
        <w:rPr>
          <w:sz w:val="24"/>
          <w:szCs w:val="24"/>
        </w:rPr>
        <w:t>1</w:t>
      </w:r>
      <w:r w:rsidR="00802B59">
        <w:rPr>
          <w:sz w:val="24"/>
          <w:szCs w:val="24"/>
        </w:rPr>
        <w:t>).</w:t>
      </w:r>
      <w:r w:rsidRPr="00DB2F80">
        <w:rPr>
          <w:sz w:val="24"/>
          <w:szCs w:val="24"/>
        </w:rPr>
        <w:t xml:space="preserve"> </w:t>
      </w:r>
      <w:r w:rsidR="00AE0249">
        <w:rPr>
          <w:sz w:val="24"/>
          <w:szCs w:val="24"/>
        </w:rPr>
        <w:t>T</w:t>
      </w:r>
      <w:r w:rsidRPr="00DB2F80">
        <w:rPr>
          <w:sz w:val="24"/>
          <w:szCs w:val="24"/>
        </w:rPr>
        <w:t xml:space="preserve">he prevalence ratio is </w:t>
      </w:r>
      <w:r w:rsidR="00AE0249">
        <w:rPr>
          <w:sz w:val="24"/>
          <w:szCs w:val="24"/>
        </w:rPr>
        <w:t>advantageous because</w:t>
      </w:r>
      <w:r w:rsidRPr="00DB2F80">
        <w:rPr>
          <w:sz w:val="24"/>
          <w:szCs w:val="24"/>
        </w:rPr>
        <w:t xml:space="preserve"> it allows us to detect whether conditions were favorable or unfavorable for the pathogen along the entire epizootic (both before and after the peak, which was typically in April-May). Before the peak, conditions are </w:t>
      </w:r>
      <w:r w:rsidR="00A52A81">
        <w:rPr>
          <w:sz w:val="24"/>
          <w:szCs w:val="24"/>
        </w:rPr>
        <w:t>estimated to be</w:t>
      </w:r>
      <w:r w:rsidR="00A52A81" w:rsidRPr="00DB2F80">
        <w:rPr>
          <w:sz w:val="24"/>
          <w:szCs w:val="24"/>
        </w:rPr>
        <w:t xml:space="preserve"> </w:t>
      </w:r>
      <w:r w:rsidRPr="00DB2F80">
        <w:rPr>
          <w:sz w:val="24"/>
          <w:szCs w:val="24"/>
        </w:rPr>
        <w:t xml:space="preserve">favorable for the pathogen (higher </w:t>
      </w:r>
      <w:r w:rsidR="00A52A81" w:rsidRPr="00F244D7">
        <w:rPr>
          <w:rFonts w:ascii="Symbol" w:eastAsia="Symbol" w:hAnsi="Symbol" w:cs="Symbol"/>
          <w:i/>
          <w:iCs/>
          <w:sz w:val="24"/>
          <w:szCs w:val="24"/>
        </w:rPr>
        <w:t>q</w:t>
      </w:r>
      <w:r w:rsidRPr="00DB2F80">
        <w:rPr>
          <w:sz w:val="24"/>
          <w:szCs w:val="24"/>
        </w:rPr>
        <w:t xml:space="preserve">) if prevalence increases </w:t>
      </w:r>
      <w:r w:rsidR="00D50AAE">
        <w:rPr>
          <w:sz w:val="24"/>
          <w:szCs w:val="24"/>
        </w:rPr>
        <w:t>appreciably</w:t>
      </w:r>
      <w:r w:rsidRPr="00DB2F80">
        <w:rPr>
          <w:sz w:val="24"/>
          <w:szCs w:val="24"/>
        </w:rPr>
        <w:t xml:space="preserve">. </w:t>
      </w:r>
      <w:r w:rsidR="00A52A81">
        <w:rPr>
          <w:sz w:val="24"/>
          <w:szCs w:val="24"/>
        </w:rPr>
        <w:t>Conversely, a</w:t>
      </w:r>
      <w:r w:rsidR="00A52A81" w:rsidRPr="00DB2F80">
        <w:rPr>
          <w:sz w:val="24"/>
          <w:szCs w:val="24"/>
        </w:rPr>
        <w:t xml:space="preserve">fter </w:t>
      </w:r>
      <w:r w:rsidRPr="00DB2F80">
        <w:rPr>
          <w:sz w:val="24"/>
          <w:szCs w:val="24"/>
        </w:rPr>
        <w:t xml:space="preserve">the peak, conditions </w:t>
      </w:r>
      <w:r w:rsidR="00A52A81">
        <w:rPr>
          <w:sz w:val="24"/>
          <w:szCs w:val="24"/>
        </w:rPr>
        <w:t>were estimated to be</w:t>
      </w:r>
      <w:r w:rsidRPr="00DB2F80">
        <w:rPr>
          <w:sz w:val="24"/>
          <w:szCs w:val="24"/>
        </w:rPr>
        <w:t xml:space="preserve"> </w:t>
      </w:r>
      <w:r w:rsidR="00A52A81">
        <w:rPr>
          <w:sz w:val="24"/>
          <w:szCs w:val="24"/>
        </w:rPr>
        <w:t xml:space="preserve">favorable </w:t>
      </w:r>
      <w:r w:rsidRPr="00DB2F80">
        <w:rPr>
          <w:sz w:val="24"/>
          <w:szCs w:val="24"/>
        </w:rPr>
        <w:t xml:space="preserve">for the pathogen if prevalence decreases </w:t>
      </w:r>
      <w:r w:rsidR="00D50AAE">
        <w:rPr>
          <w:sz w:val="24"/>
          <w:szCs w:val="24"/>
        </w:rPr>
        <w:t>minimally</w:t>
      </w:r>
      <w:r w:rsidR="00A52A81">
        <w:rPr>
          <w:sz w:val="24"/>
          <w:szCs w:val="24"/>
        </w:rPr>
        <w:t xml:space="preserve"> (again, higher </w:t>
      </w:r>
      <w:r w:rsidR="00A52A81" w:rsidRPr="00F244D7">
        <w:rPr>
          <w:rFonts w:ascii="Symbol" w:eastAsia="Symbol" w:hAnsi="Symbol" w:cs="Symbol"/>
          <w:i/>
          <w:iCs/>
          <w:sz w:val="24"/>
          <w:szCs w:val="24"/>
        </w:rPr>
        <w:t>q</w:t>
      </w:r>
      <w:r w:rsidR="00A52A81">
        <w:rPr>
          <w:sz w:val="24"/>
          <w:szCs w:val="24"/>
        </w:rPr>
        <w:t>)</w:t>
      </w:r>
      <w:r w:rsidRPr="00DB2F80">
        <w:rPr>
          <w:sz w:val="24"/>
          <w:szCs w:val="24"/>
        </w:rPr>
        <w:t xml:space="preserve">. </w:t>
      </w:r>
      <w:r w:rsidR="00A52A81">
        <w:rPr>
          <w:sz w:val="24"/>
          <w:szCs w:val="24"/>
        </w:rPr>
        <w:t>We tested if</w:t>
      </w:r>
      <w:r w:rsidR="00A52A81" w:rsidRPr="00DB2F80">
        <w:rPr>
          <w:sz w:val="24"/>
          <w:szCs w:val="24"/>
        </w:rPr>
        <w:t xml:space="preserve"> </w:t>
      </w:r>
      <w:r w:rsidRPr="00DB2F80">
        <w:rPr>
          <w:sz w:val="24"/>
          <w:szCs w:val="24"/>
        </w:rPr>
        <w:t xml:space="preserve">community competence, host abundance, and mean water temperature were significantly correlated with </w:t>
      </w:r>
      <w:r w:rsidR="00A52A81" w:rsidRPr="00F244D7">
        <w:rPr>
          <w:rFonts w:ascii="Symbol" w:eastAsia="Symbol" w:hAnsi="Symbol" w:cs="Symbol"/>
          <w:i/>
          <w:iCs/>
          <w:sz w:val="24"/>
          <w:szCs w:val="24"/>
        </w:rPr>
        <w:t>q</w:t>
      </w:r>
      <w:r w:rsidR="00A52A81">
        <w:rPr>
          <w:sz w:val="24"/>
          <w:szCs w:val="24"/>
        </w:rPr>
        <w:t xml:space="preserve">, using </w:t>
      </w:r>
      <w:r w:rsidRPr="00DB2F80">
        <w:rPr>
          <w:sz w:val="24"/>
          <w:szCs w:val="24"/>
        </w:rPr>
        <w:t xml:space="preserve">Spearman </w:t>
      </w:r>
      <w:r w:rsidR="00A52A81">
        <w:rPr>
          <w:sz w:val="24"/>
          <w:szCs w:val="24"/>
        </w:rPr>
        <w:t>r</w:t>
      </w:r>
      <w:r w:rsidRPr="00DB2F80">
        <w:rPr>
          <w:sz w:val="24"/>
          <w:szCs w:val="24"/>
        </w:rPr>
        <w:t xml:space="preserve">ank </w:t>
      </w:r>
      <w:r w:rsidR="000D0A3B">
        <w:rPr>
          <w:noProof/>
          <w:sz w:val="24"/>
          <w:szCs w:val="24"/>
        </w:rPr>
        <mc:AlternateContent>
          <mc:Choice Requires="wpg">
            <w:drawing>
              <wp:anchor distT="0" distB="0" distL="114300" distR="114300" simplePos="0" relativeHeight="251672574" behindDoc="0" locked="0" layoutInCell="1" allowOverlap="1" wp14:anchorId="5148576D" wp14:editId="2A43B7A5">
                <wp:simplePos x="0" y="0"/>
                <wp:positionH relativeFrom="column">
                  <wp:posOffset>-27057</wp:posOffset>
                </wp:positionH>
                <wp:positionV relativeFrom="paragraph">
                  <wp:posOffset>4115573</wp:posOffset>
                </wp:positionV>
                <wp:extent cx="6003290" cy="3164840"/>
                <wp:effectExtent l="12700" t="12700" r="16510" b="10160"/>
                <wp:wrapTight wrapText="bothSides">
                  <wp:wrapPolygon edited="0">
                    <wp:start x="-46" y="-87"/>
                    <wp:lineTo x="-46" y="21583"/>
                    <wp:lineTo x="21614" y="21583"/>
                    <wp:lineTo x="21614" y="-87"/>
                    <wp:lineTo x="-46" y="-87"/>
                  </wp:wrapPolygon>
                </wp:wrapTight>
                <wp:docPr id="2046562554" name="Group 1"/>
                <wp:cNvGraphicFramePr/>
                <a:graphic xmlns:a="http://schemas.openxmlformats.org/drawingml/2006/main">
                  <a:graphicData uri="http://schemas.microsoft.com/office/word/2010/wordprocessingGroup">
                    <wpg:wgp>
                      <wpg:cNvGrpSpPr/>
                      <wpg:grpSpPr>
                        <a:xfrm>
                          <a:off x="0" y="0"/>
                          <a:ext cx="6003290" cy="3164840"/>
                          <a:chOff x="0" y="0"/>
                          <a:chExt cx="6003290" cy="3164840"/>
                        </a:xfrm>
                      </wpg:grpSpPr>
                      <wps:wsp>
                        <wps:cNvPr id="679461404" name="Rectangle 2"/>
                        <wps:cNvSpPr/>
                        <wps:spPr>
                          <a:xfrm>
                            <a:off x="0" y="0"/>
                            <a:ext cx="6003290" cy="316484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32495131" name="Picture 1" descr="A diagram of a graph&#10;&#10;Description automatically generated"/>
                          <pic:cNvPicPr>
                            <a:picLocks noChangeAspect="1"/>
                          </pic:cNvPicPr>
                        </pic:nvPicPr>
                        <pic:blipFill rotWithShape="1">
                          <a:blip r:embed="rId12">
                            <a:extLst>
                              <a:ext uri="{28A0092B-C50C-407E-A947-70E740481C1C}">
                                <a14:useLocalDpi xmlns:a14="http://schemas.microsoft.com/office/drawing/2010/main" val="0"/>
                              </a:ext>
                            </a:extLst>
                          </a:blip>
                          <a:srcRect l="14373" t="11019" r="4627"/>
                          <a:stretch/>
                        </pic:blipFill>
                        <pic:spPr bwMode="auto">
                          <a:xfrm>
                            <a:off x="3565387" y="217888"/>
                            <a:ext cx="2108835" cy="2789555"/>
                          </a:xfrm>
                          <a:prstGeom prst="rect">
                            <a:avLst/>
                          </a:prstGeom>
                          <a:ln>
                            <a:noFill/>
                          </a:ln>
                          <a:extLst>
                            <a:ext uri="{53640926-AAD7-44D8-BBD7-CCE9431645EC}">
                              <a14:shadowObscured xmlns:a14="http://schemas.microsoft.com/office/drawing/2010/main"/>
                            </a:ext>
                          </a:extLst>
                        </pic:spPr>
                      </pic:pic>
                      <wps:wsp>
                        <wps:cNvPr id="1527319992" name="Text Box 2"/>
                        <wps:cNvSpPr txBox="1"/>
                        <wps:spPr>
                          <a:xfrm>
                            <a:off x="50911" y="58862"/>
                            <a:ext cx="3561555" cy="3028850"/>
                          </a:xfrm>
                          <a:prstGeom prst="rect">
                            <a:avLst/>
                          </a:prstGeom>
                          <a:solidFill>
                            <a:schemeClr val="lt1"/>
                          </a:solidFill>
                          <a:ln w="6350">
                            <a:noFill/>
                          </a:ln>
                        </wps:spPr>
                        <wps:txb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6886627B"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proofErr w:type="spellStart"/>
                              <w:r w:rsidRPr="00D50AAE">
                                <w:rPr>
                                  <w:rFonts w:ascii="Cambria" w:hAnsi="Cambria"/>
                                  <w:i/>
                                  <w:iCs/>
                                </w:rPr>
                                <w:t>p</w:t>
                              </w:r>
                              <w:r w:rsidRPr="00D50AAE">
                                <w:rPr>
                                  <w:rFonts w:ascii="Cambria" w:hAnsi="Cambria"/>
                                  <w:i/>
                                  <w:iCs/>
                                  <w:vertAlign w:val="subscript"/>
                                </w:rPr>
                                <w:t>t</w:t>
                              </w:r>
                              <w:proofErr w:type="spellEnd"/>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proofErr w:type="spellStart"/>
                              <w:r w:rsidRPr="00D50AAE">
                                <w:rPr>
                                  <w:rFonts w:ascii="Cambria" w:hAnsi="Cambria"/>
                                  <w:i/>
                                  <w:iCs/>
                                </w:rPr>
                                <w:t>p</w:t>
                              </w:r>
                              <w:r w:rsidRPr="00D50AAE">
                                <w:rPr>
                                  <w:rFonts w:ascii="Cambria" w:hAnsi="Cambria"/>
                                  <w:vertAlign w:val="subscript"/>
                                </w:rPr>
                                <w:t>max</w:t>
                              </w:r>
                              <w:proofErr w:type="spellEnd"/>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w:t>
                              </w:r>
                              <w:proofErr w:type="gramStart"/>
                              <w:r w:rsidRPr="00D50AAE">
                                <w:rPr>
                                  <w:rFonts w:ascii="Cambria" w:hAnsi="Cambria"/>
                                </w:rPr>
                                <w:t>units</w:t>
                              </w:r>
                              <w:proofErr w:type="gramEnd"/>
                              <w:r w:rsidRPr="00D50AAE">
                                <w:rPr>
                                  <w:rFonts w:ascii="Cambria" w:hAnsi="Cambria"/>
                                </w:rPr>
                                <w:t xml:space="preserve">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148576D" id="Group 1" o:spid="_x0000_s1026" style="position:absolute;left:0;text-align:left;margin-left:-2.15pt;margin-top:324.05pt;width:472.7pt;height:249.2pt;z-index:251672574" coordsize="60032,3164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">
                <v:rect id="Rectangle 2" o:spid="_x0000_s1027" style="position:absolute;width:60032;height:3164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" fillcolor="white [3201]" strokecolor="black [3200]" strokeweight="2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diagram of a graph&#10;&#10;Description automatically generated" style="position:absolute;left:35653;top:2178;width:21089;height:278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">
                  <v:imagedata r:id="rId13" o:title="A diagram of a graph&#10;&#10;Description automatically generated" croptop="7221f" cropleft="9419f" cropright="3032f"/>
                </v:shape>
                <v:shapetype id="_x0000_t202" coordsize="21600,21600" o:spt="202" path="m,l,21600r21600,l21600,xe">
                  <v:stroke joinstyle="miter"/>
                  <v:path gradientshapeok="t" o:connecttype="rect"/>
                </v:shapetype>
                <v:shape id="Text Box 2" o:spid="_x0000_s1029" type="#_x0000_t202" style="position:absolute;left:509;top:588;width:35615;height:3028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" fillcolor="white [3201]" stroked="f" strokeweight=".5pt">
                  <v:textbox>
                    <w:txbxContent>
                      <w:p w14:paraId="047D8C1A" w14:textId="77777777" w:rsidR="00D50AAE" w:rsidRPr="00D50AAE" w:rsidRDefault="00D50AAE" w:rsidP="00D50AAE">
                        <w:pPr>
                          <w:rPr>
                            <w:rFonts w:ascii="Cambria" w:hAnsi="Cambria"/>
                          </w:rPr>
                        </w:pPr>
                        <w:r w:rsidRPr="00D50AAE">
                          <w:rPr>
                            <w:rFonts w:ascii="Cambria" w:hAnsi="Cambria"/>
                          </w:rPr>
                          <w:t>Prevalence ratio (</w:t>
                        </w:r>
                        <w:r w:rsidRPr="00D50AAE">
                          <w:rPr>
                            <w:rFonts w:ascii="Symbol" w:eastAsia="Symbol" w:hAnsi="Symbol" w:cs="Symbol"/>
                            <w:i/>
                            <w:iCs/>
                          </w:rPr>
                          <w:t>q</w:t>
                        </w:r>
                        <w:r w:rsidRPr="00D50AAE">
                          <w:rPr>
                            <w:rFonts w:ascii="Cambria" w:hAnsi="Cambria"/>
                            <w:i/>
                            <w:iCs/>
                            <w:vertAlign w:val="subscript"/>
                          </w:rPr>
                          <w:t>t</w:t>
                        </w:r>
                        <w:r w:rsidRPr="00D50AAE">
                          <w:rPr>
                            <w:rFonts w:ascii="Cambria" w:hAnsi="Cambria"/>
                          </w:rPr>
                          <w:t>) is defined as</w:t>
                        </w:r>
                      </w:p>
                      <w:p w14:paraId="5F747E6F" w14:textId="77777777" w:rsidR="00D50AAE" w:rsidRPr="00D50AAE" w:rsidRDefault="00D50AAE" w:rsidP="00D50AAE"/>
                      <w:p w14:paraId="132362FC" w14:textId="6886627B" w:rsidR="00D50AAE" w:rsidRPr="00D50AAE" w:rsidRDefault="00000000" w:rsidP="00D50AAE">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t</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den>
                                      </m:f>
                                      <m:r>
                                        <m:rPr>
                                          <m:sty m:val="p"/>
                                        </m:rPr>
                                        <w:rPr>
                                          <w:rFonts w:ascii="Cambria Math" w:hAnsi="Cambria Math"/>
                                        </w:rPr>
                                        <m:t xml:space="preserve">         if     </m:t>
                                      </m:r>
                                      <m:r>
                                        <w:rPr>
                                          <w:rFonts w:ascii="Cambria Math" w:hAnsi="Cambria Math"/>
                                        </w:rPr>
                                        <m:t>t,t+1≤</m:t>
                                      </m:r>
                                      <m:r>
                                        <m:rPr>
                                          <m:sty m:val="p"/>
                                        </m:rPr>
                                        <w:rPr>
                                          <w:rFonts w:ascii="Cambria Math" w:hAnsi="Cambria Math"/>
                                        </w:rPr>
                                        <m:t>max</m:t>
                                      </m:r>
                                    </m:e>
                                  </m:mr>
                                  <m:m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t+1</m:t>
                                              </m:r>
                                            </m:sub>
                                          </m:sSub>
                                        </m:num>
                                        <m:den>
                                          <m:sSub>
                                            <m:sSubPr>
                                              <m:ctrlPr>
                                                <w:rPr>
                                                  <w:rFonts w:ascii="Cambria Math" w:hAnsi="Cambria Math"/>
                                                  <w:i/>
                                                </w:rPr>
                                              </m:ctrlPr>
                                            </m:sSubPr>
                                            <m:e>
                                              <m:r>
                                                <w:rPr>
                                                  <w:rFonts w:ascii="Cambria Math" w:hAnsi="Cambria Math"/>
                                                </w:rPr>
                                                <m:t>p</m:t>
                                              </m:r>
                                            </m:e>
                                            <m:sub>
                                              <m:r>
                                                <w:rPr>
                                                  <w:rFonts w:ascii="Cambria Math" w:hAnsi="Cambria Math"/>
                                                </w:rPr>
                                                <m:t>t</m:t>
                                              </m:r>
                                            </m:sub>
                                          </m:sSub>
                                        </m:den>
                                      </m:f>
                                      <m:r>
                                        <w:rPr>
                                          <w:rFonts w:ascii="Cambria Math" w:hAnsi="Cambria Math"/>
                                        </w:rPr>
                                        <m:t xml:space="preserve">     </m:t>
                                      </m:r>
                                      <m:r>
                                        <m:rPr>
                                          <m:sty m:val="p"/>
                                        </m:rPr>
                                        <w:rPr>
                                          <w:rFonts w:ascii="Cambria Math" w:hAnsi="Cambria Math"/>
                                        </w:rPr>
                                        <m:t xml:space="preserve"> if     </m:t>
                                      </m:r>
                                      <m:r>
                                        <w:rPr>
                                          <w:rFonts w:ascii="Cambria Math" w:hAnsi="Cambria Math"/>
                                        </w:rPr>
                                        <m:t>t,t+1≥</m:t>
                                      </m:r>
                                      <m:r>
                                        <m:rPr>
                                          <m:sty m:val="p"/>
                                        </m:rPr>
                                        <w:rPr>
                                          <w:rFonts w:ascii="Cambria Math" w:hAnsi="Cambria Math"/>
                                        </w:rPr>
                                        <m:t>max</m:t>
                                      </m:r>
                                      <m:r>
                                        <w:rPr>
                                          <w:rFonts w:ascii="Cambria Math" w:hAnsi="Cambria Math"/>
                                        </w:rPr>
                                        <m:t xml:space="preserve">    </m:t>
                                      </m:r>
                                    </m:e>
                                  </m:mr>
                                </m:m>
                              </m:e>
                            </m:d>
                          </m:oMath>
                        </m:oMathPara>
                      </w:p>
                      <w:p w14:paraId="4F991E49" w14:textId="77777777" w:rsidR="00D50AAE" w:rsidRPr="00D50AAE" w:rsidRDefault="00D50AAE" w:rsidP="00D50AAE">
                        <w:pPr>
                          <w:rPr>
                            <w:rFonts w:eastAsiaTheme="minorEastAsia"/>
                          </w:rPr>
                        </w:pPr>
                      </w:p>
                      <w:p w14:paraId="402BADF6" w14:textId="77777777" w:rsidR="00D50AAE" w:rsidRPr="00D50AAE" w:rsidRDefault="00D50AAE" w:rsidP="00D50AAE">
                        <w:pPr>
                          <w:rPr>
                            <w:rFonts w:ascii="Cambria" w:hAnsi="Cambria"/>
                          </w:rPr>
                        </w:pPr>
                        <w:r w:rsidRPr="00D50AAE">
                          <w:rPr>
                            <w:rFonts w:ascii="Cambria" w:hAnsi="Cambria"/>
                          </w:rPr>
                          <w:t xml:space="preserve">where </w:t>
                        </w:r>
                        <w:r w:rsidRPr="00D50AAE">
                          <w:rPr>
                            <w:rFonts w:ascii="Cambria" w:hAnsi="Cambria"/>
                            <w:i/>
                            <w:iCs/>
                          </w:rPr>
                          <w:t>t</w:t>
                        </w:r>
                        <w:r w:rsidRPr="00D50AAE">
                          <w:rPr>
                            <w:rFonts w:ascii="Cambria" w:hAnsi="Cambria"/>
                          </w:rPr>
                          <w:t xml:space="preserve"> and </w:t>
                        </w:r>
                        <w:r w:rsidRPr="00D50AAE">
                          <w:rPr>
                            <w:rFonts w:ascii="Cambria" w:hAnsi="Cambria"/>
                            <w:i/>
                            <w:iCs/>
                          </w:rPr>
                          <w:t>t</w:t>
                        </w:r>
                        <w:r w:rsidRPr="00D50AAE">
                          <w:rPr>
                            <w:rFonts w:ascii="Cambria" w:hAnsi="Cambria"/>
                          </w:rPr>
                          <w:t xml:space="preserve">+1 identify pairs of adjacent months. Prevalence in months </w:t>
                        </w:r>
                        <w:r w:rsidRPr="00D50AAE">
                          <w:rPr>
                            <w:rFonts w:ascii="Cambria" w:hAnsi="Cambria"/>
                            <w:i/>
                            <w:iCs/>
                          </w:rPr>
                          <w:t>t</w:t>
                        </w:r>
                        <w:r w:rsidRPr="00D50AAE">
                          <w:rPr>
                            <w:rFonts w:ascii="Cambria" w:hAnsi="Cambria"/>
                          </w:rPr>
                          <w:t xml:space="preserve">, </w:t>
                        </w:r>
                        <w:r w:rsidRPr="00D50AAE">
                          <w:rPr>
                            <w:rFonts w:ascii="Cambria" w:hAnsi="Cambria"/>
                            <w:i/>
                            <w:iCs/>
                          </w:rPr>
                          <w:t>t</w:t>
                        </w:r>
                        <w:r w:rsidRPr="00D50AAE">
                          <w:rPr>
                            <w:rFonts w:ascii="Cambria" w:hAnsi="Cambria"/>
                          </w:rPr>
                          <w:t xml:space="preserve">+1, and the month (max) corresponding to peak prevalence, are denoted by </w:t>
                        </w:r>
                        <w:proofErr w:type="spellStart"/>
                        <w:r w:rsidRPr="00D50AAE">
                          <w:rPr>
                            <w:rFonts w:ascii="Cambria" w:hAnsi="Cambria"/>
                            <w:i/>
                            <w:iCs/>
                          </w:rPr>
                          <w:t>p</w:t>
                        </w:r>
                        <w:r w:rsidRPr="00D50AAE">
                          <w:rPr>
                            <w:rFonts w:ascii="Cambria" w:hAnsi="Cambria"/>
                            <w:i/>
                            <w:iCs/>
                            <w:vertAlign w:val="subscript"/>
                          </w:rPr>
                          <w:t>t</w:t>
                        </w:r>
                        <w:proofErr w:type="spellEnd"/>
                        <w:r w:rsidRPr="00D50AAE">
                          <w:rPr>
                            <w:rFonts w:ascii="Cambria" w:hAnsi="Cambria"/>
                          </w:rPr>
                          <w:t xml:space="preserve">, </w:t>
                        </w:r>
                        <w:r w:rsidRPr="00D50AAE">
                          <w:rPr>
                            <w:rFonts w:ascii="Cambria" w:hAnsi="Cambria"/>
                            <w:i/>
                            <w:iCs/>
                          </w:rPr>
                          <w:t>p</w:t>
                        </w:r>
                        <w:r w:rsidRPr="00D50AAE">
                          <w:rPr>
                            <w:rFonts w:ascii="Cambria" w:hAnsi="Cambria"/>
                            <w:i/>
                            <w:iCs/>
                            <w:vertAlign w:val="subscript"/>
                          </w:rPr>
                          <w:t>t</w:t>
                        </w:r>
                        <w:r w:rsidRPr="00D50AAE">
                          <w:rPr>
                            <w:rFonts w:ascii="Cambria" w:hAnsi="Cambria"/>
                            <w:vertAlign w:val="subscript"/>
                          </w:rPr>
                          <w:t>+1</w:t>
                        </w:r>
                        <w:r w:rsidRPr="00D50AAE">
                          <w:rPr>
                            <w:rFonts w:ascii="Cambria" w:hAnsi="Cambria"/>
                          </w:rPr>
                          <w:t xml:space="preserve">, and </w:t>
                        </w:r>
                        <w:proofErr w:type="spellStart"/>
                        <w:r w:rsidRPr="00D50AAE">
                          <w:rPr>
                            <w:rFonts w:ascii="Cambria" w:hAnsi="Cambria"/>
                            <w:i/>
                            <w:iCs/>
                          </w:rPr>
                          <w:t>p</w:t>
                        </w:r>
                        <w:r w:rsidRPr="00D50AAE">
                          <w:rPr>
                            <w:rFonts w:ascii="Cambria" w:hAnsi="Cambria"/>
                            <w:vertAlign w:val="subscript"/>
                          </w:rPr>
                          <w:t>max</w:t>
                        </w:r>
                        <w:proofErr w:type="spellEnd"/>
                        <w:r w:rsidRPr="00D50AAE">
                          <w:rPr>
                            <w:rFonts w:ascii="Cambria" w:hAnsi="Cambria"/>
                          </w:rPr>
                          <w:t xml:space="preserve">, respectively. </w:t>
                        </w:r>
                      </w:p>
                      <w:p w14:paraId="66BD8F3B" w14:textId="77777777" w:rsidR="00D50AAE" w:rsidRPr="00D50AAE" w:rsidRDefault="00D50AAE" w:rsidP="00D50AAE">
                        <w:pPr>
                          <w:rPr>
                            <w:rFonts w:ascii="Cambria" w:hAnsi="Cambria"/>
                          </w:rPr>
                        </w:pPr>
                      </w:p>
                      <w:p w14:paraId="112CB49C" w14:textId="77777777" w:rsidR="00D50AAE" w:rsidRPr="00D50AAE" w:rsidRDefault="00D50AAE" w:rsidP="00D50AAE">
                        <w:pPr>
                          <w:rPr>
                            <w:rFonts w:ascii="Cambria" w:hAnsi="Cambria"/>
                          </w:rPr>
                        </w:pPr>
                        <w:r w:rsidRPr="00D50AAE">
                          <w:rPr>
                            <w:rFonts w:ascii="Cambria" w:hAnsi="Cambria"/>
                          </w:rPr>
                          <w:t xml:space="preserve">In the illustrated example, in month 1, prevalence increases by “a” </w:t>
                        </w:r>
                        <w:proofErr w:type="gramStart"/>
                        <w:r w:rsidRPr="00D50AAE">
                          <w:rPr>
                            <w:rFonts w:ascii="Cambria" w:hAnsi="Cambria"/>
                          </w:rPr>
                          <w:t>units</w:t>
                        </w:r>
                        <w:proofErr w:type="gramEnd"/>
                        <w:r w:rsidRPr="00D50AAE">
                          <w:rPr>
                            <w:rFonts w:ascii="Cambria" w:hAnsi="Cambria"/>
                          </w:rPr>
                          <w:t xml:space="preserve"> out of a possible “b”, and so </w:t>
                        </w:r>
                        <w:r w:rsidRPr="00D50AAE">
                          <w:rPr>
                            <w:rFonts w:ascii="Symbol" w:eastAsia="Symbol" w:hAnsi="Symbol" w:cs="Symbol"/>
                            <w:i/>
                            <w:iCs/>
                          </w:rPr>
                          <w:t>q</w:t>
                        </w:r>
                        <w:r w:rsidRPr="00D50AAE">
                          <w:rPr>
                            <w:rFonts w:ascii="Cambria" w:hAnsi="Cambria"/>
                            <w:vertAlign w:val="subscript"/>
                          </w:rPr>
                          <w:t>1</w:t>
                        </w:r>
                        <w:r w:rsidRPr="00D50AAE">
                          <w:rPr>
                            <w:rFonts w:ascii="Cambria" w:hAnsi="Cambria"/>
                          </w:rPr>
                          <w:t xml:space="preserve">=a/b. In month 4, prevalence decreases by “c” units out of a possible “d”, and so </w:t>
                        </w:r>
                        <w:r w:rsidRPr="00D50AAE">
                          <w:rPr>
                            <w:rFonts w:ascii="Symbol" w:eastAsia="Symbol" w:hAnsi="Symbol" w:cs="Symbol"/>
                            <w:i/>
                            <w:iCs/>
                          </w:rPr>
                          <w:t>q</w:t>
                        </w:r>
                        <w:r w:rsidRPr="00D50AAE">
                          <w:rPr>
                            <w:rFonts w:ascii="Cambria" w:hAnsi="Cambria"/>
                            <w:vertAlign w:val="subscript"/>
                          </w:rPr>
                          <w:t>4</w:t>
                        </w:r>
                        <w:r w:rsidRPr="00D50AAE">
                          <w:rPr>
                            <w:rFonts w:ascii="Cambria" w:hAnsi="Cambria"/>
                          </w:rPr>
                          <w:t>=1-c/d.</w:t>
                        </w:r>
                      </w:p>
                      <w:p w14:paraId="3D95A934" w14:textId="77777777" w:rsidR="00D50AAE" w:rsidRPr="00D50AAE" w:rsidRDefault="00D50AAE"/>
                    </w:txbxContent>
                  </v:textbox>
                </v:shape>
                <w10:wrap type="tight"/>
              </v:group>
            </w:pict>
          </mc:Fallback>
        </mc:AlternateContent>
      </w:r>
      <w:r w:rsidRPr="00DB2F80">
        <w:rPr>
          <w:sz w:val="24"/>
          <w:szCs w:val="24"/>
        </w:rPr>
        <w:t>correlation test</w:t>
      </w:r>
      <w:r w:rsidR="00A52A81">
        <w:rPr>
          <w:sz w:val="24"/>
          <w:szCs w:val="24"/>
        </w:rPr>
        <w:t>s</w:t>
      </w:r>
      <w:r w:rsidRPr="00DB2F80">
        <w:rPr>
          <w:sz w:val="24"/>
          <w:szCs w:val="24"/>
        </w:rPr>
        <w:t xml:space="preserve"> </w:t>
      </w:r>
      <w:r w:rsidR="00A52A81">
        <w:rPr>
          <w:sz w:val="24"/>
          <w:szCs w:val="24"/>
        </w:rPr>
        <w:t xml:space="preserve">with </w:t>
      </w:r>
      <w:r w:rsidRPr="00DB2F80">
        <w:rPr>
          <w:sz w:val="24"/>
          <w:szCs w:val="24"/>
        </w:rPr>
        <w:t>a Holm-Bonferroni</w:t>
      </w:r>
      <w:r w:rsidR="00A52A81">
        <w:rPr>
          <w:sz w:val="24"/>
          <w:szCs w:val="24"/>
        </w:rPr>
        <w:t xml:space="preserve"> </w:t>
      </w:r>
      <w:r w:rsidR="00A52A81" w:rsidRPr="00DB2F80">
        <w:rPr>
          <w:sz w:val="24"/>
          <w:szCs w:val="24"/>
        </w:rPr>
        <w:t xml:space="preserve">correction for multiple comparisons. </w:t>
      </w:r>
    </w:p>
    <w:p w14:paraId="2C5F05D9" w14:textId="56FA6E29" w:rsidR="00D50AAE" w:rsidRDefault="00AE0249" w:rsidP="76C48BCC">
      <w:pPr>
        <w:spacing w:line="360" w:lineRule="auto"/>
        <w:rPr>
          <w:sz w:val="24"/>
          <w:szCs w:val="24"/>
        </w:rPr>
      </w:pPr>
      <w:commentRangeStart w:id="51"/>
      <w:commentRangeEnd w:id="51"/>
      <w:r>
        <w:rPr>
          <w:rStyle w:val="CommentReference"/>
        </w:rPr>
        <w:lastRenderedPageBreak/>
        <w:commentReference w:id="51"/>
      </w:r>
    </w:p>
    <w:p w14:paraId="680E6342" w14:textId="723E5E27" w:rsidR="76C48BCC" w:rsidRDefault="76C48BCC" w:rsidP="76C48BCC">
      <w:pPr>
        <w:spacing w:line="360" w:lineRule="auto"/>
        <w:rPr>
          <w:sz w:val="24"/>
          <w:szCs w:val="24"/>
        </w:rPr>
      </w:pPr>
    </w:p>
    <w:p w14:paraId="795DEC0D" w14:textId="0CF61FFB" w:rsidR="001A12E3" w:rsidRPr="000D3489" w:rsidRDefault="001A12E3" w:rsidP="0040206D">
      <w:pPr>
        <w:spacing w:line="360" w:lineRule="auto"/>
        <w:rPr>
          <w:sz w:val="24"/>
          <w:szCs w:val="24"/>
        </w:rPr>
      </w:pPr>
      <w:r>
        <w:rPr>
          <w:sz w:val="24"/>
          <w:szCs w:val="24"/>
        </w:rPr>
        <w:t xml:space="preserve">Box 1: </w:t>
      </w:r>
      <w:r w:rsidR="00A52A81">
        <w:rPr>
          <w:sz w:val="24"/>
          <w:szCs w:val="24"/>
        </w:rPr>
        <w:t>Definition of the prevalence ratio metric (</w:t>
      </w:r>
      <w:r w:rsidR="00A52A81" w:rsidRPr="00F244D7">
        <w:rPr>
          <w:rFonts w:ascii="Symbol" w:eastAsia="Symbol" w:hAnsi="Symbol" w:cs="Symbol"/>
          <w:i/>
          <w:iCs/>
          <w:sz w:val="24"/>
          <w:szCs w:val="24"/>
        </w:rPr>
        <w:t>q</w:t>
      </w:r>
      <w:r w:rsidR="00A52A81">
        <w:rPr>
          <w:i/>
          <w:iCs/>
          <w:sz w:val="24"/>
          <w:szCs w:val="24"/>
        </w:rPr>
        <w:t>)</w:t>
      </w:r>
      <w:r w:rsidR="000D3489">
        <w:rPr>
          <w:sz w:val="24"/>
          <w:szCs w:val="24"/>
        </w:rPr>
        <w:t xml:space="preserve"> and a worked example of values before and after an epizootic peak.</w:t>
      </w:r>
    </w:p>
    <w:p w14:paraId="557563B7" w14:textId="77777777" w:rsidR="002E6E0F" w:rsidRPr="00DB2F80" w:rsidRDefault="0069435B" w:rsidP="0040206D">
      <w:pPr>
        <w:pStyle w:val="Heading2"/>
        <w:spacing w:line="360" w:lineRule="auto"/>
        <w:rPr>
          <w:b/>
          <w:bCs/>
          <w:sz w:val="24"/>
          <w:szCs w:val="24"/>
        </w:rPr>
      </w:pPr>
      <w:bookmarkStart w:id="52" w:name="_eooihxbffjma" w:colFirst="0" w:colLast="0"/>
      <w:bookmarkEnd w:id="52"/>
      <w:r w:rsidRPr="00DB2F80">
        <w:rPr>
          <w:b/>
          <w:bCs/>
          <w:sz w:val="24"/>
          <w:szCs w:val="24"/>
        </w:rPr>
        <w:t>Transmission model</w:t>
      </w:r>
    </w:p>
    <w:p w14:paraId="137F46D7" w14:textId="2C8C61A7" w:rsidR="002E6E0F" w:rsidRPr="00DB2F80" w:rsidRDefault="0069435B" w:rsidP="0040206D">
      <w:pPr>
        <w:spacing w:line="360" w:lineRule="auto"/>
        <w:ind w:firstLine="720"/>
        <w:rPr>
          <w:sz w:val="24"/>
          <w:szCs w:val="24"/>
        </w:rPr>
      </w:pPr>
      <w:proofErr w:type="spellStart"/>
      <w:r w:rsidRPr="00DB2F80">
        <w:rPr>
          <w:sz w:val="24"/>
          <w:szCs w:val="24"/>
        </w:rPr>
        <w:t>Ranaviruses</w:t>
      </w:r>
      <w:proofErr w:type="spellEnd"/>
      <w:r w:rsidRPr="00DB2F80">
        <w:rPr>
          <w:sz w:val="24"/>
          <w:szCs w:val="24"/>
        </w:rPr>
        <w:t xml:space="preserve"> can infect a wide range of amphibian hosts and infectious periods can range from a few days up to weeks </w:t>
      </w:r>
      <w:r w:rsidRPr="00DB2F80">
        <w:rPr>
          <w:sz w:val="24"/>
          <w:szCs w:val="24"/>
        </w:rPr>
        <w:fldChar w:fldCharType="begin"/>
      </w:r>
      <w:r w:rsidR="00C86DEC">
        <w:rPr>
          <w:sz w:val="24"/>
          <w:szCs w:val="24"/>
        </w:rPr>
        <w:instrText xml:space="preserve"> ADDIN ZOTERO_ITEM CSL_CITATION {"citationID":"SVbo4Jru","properties":{"formattedCitation":"(Gray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Transmission can occur both directly and indirectly, and exposure appears to induce an adaptive immune response in surviving hosts</w:t>
      </w:r>
      <w:r w:rsidR="000E235C">
        <w:rPr>
          <w:sz w:val="24"/>
          <w:szCs w:val="24"/>
        </w:rPr>
        <w:t xml:space="preserve"> </w:t>
      </w:r>
      <w:r w:rsidR="000E235C">
        <w:rPr>
          <w:sz w:val="24"/>
          <w:szCs w:val="24"/>
        </w:rPr>
        <w:fldChar w:fldCharType="begin"/>
      </w:r>
      <w:r w:rsidR="00C86DEC">
        <w:rPr>
          <w:sz w:val="24"/>
          <w:szCs w:val="24"/>
        </w:rPr>
        <w:instrText xml:space="preserve"> ADDIN ZOTERO_ITEM CSL_CITATION {"citationID":"7jjf9NMD","properties":{"formattedCitation":"(Maniero et al., 2006)","plainCitation":"(Maniero et al., 2006)","noteIndex":0},"citationItems":[{"id":435,"uris":["http://zotero.org/users/8769338/items/XN5PENAN"],"itemData":{"id":435,"type":"article-journal","container-title":"Developmental &amp; Comparative Immunology","DOI":"10.1016/j.dci.2005.09.007","ISSN":"0145305X","issue":"7","journalAbbreviation":"Developmental &amp; Comparative Immunology","language":"en","page":"649-657","source":"DOI.org (Crossref)","title":"Generation of a long-lasting, protective, and neutralizing antibody response to the ranavirus FV3 by the frog Xenopus","volume":"30","author":[{"family":"Maniero","given":"Gregory D."},{"family":"Morales","given":"Heidi"},{"family":"Gantress","given":"Jennifer"},{"family":"Robert","given":"Jacques"}],"issued":{"date-parts":[["2006",1]]}}}],"schema":"https://github.com/citation-style-language/schema/raw/master/csl-citation.json"} </w:instrText>
      </w:r>
      <w:r w:rsidR="000E235C">
        <w:rPr>
          <w:sz w:val="24"/>
          <w:szCs w:val="24"/>
        </w:rPr>
        <w:fldChar w:fldCharType="separate"/>
      </w:r>
      <w:r w:rsidR="00C86DEC">
        <w:rPr>
          <w:sz w:val="24"/>
        </w:rPr>
        <w:t>(Maniero et al., 2006)</w:t>
      </w:r>
      <w:r w:rsidR="000E235C">
        <w:rPr>
          <w:sz w:val="24"/>
          <w:szCs w:val="24"/>
        </w:rPr>
        <w:fldChar w:fldCharType="end"/>
      </w:r>
      <w:r w:rsidRPr="00DB2F80">
        <w:rPr>
          <w:sz w:val="24"/>
          <w:szCs w:val="24"/>
        </w:rPr>
        <w:t xml:space="preserve">. Accordingly, we modeled a host community using an SIRV framework for each species, where V represents </w:t>
      </w:r>
      <w:r w:rsidR="00882F2A">
        <w:rPr>
          <w:sz w:val="24"/>
          <w:szCs w:val="24"/>
        </w:rPr>
        <w:t xml:space="preserve">the concentration of </w:t>
      </w:r>
      <w:r w:rsidRPr="00DB2F80">
        <w:rPr>
          <w:sz w:val="24"/>
          <w:szCs w:val="24"/>
        </w:rPr>
        <w:t xml:space="preserve">a free-living infectious virion stage (Supplementary Materials). For model tractability, we limited the community to two host types that could vary in key traits including abundance and competence. As well as facilitating model analysis, this choice also reflects the empirical observation that viral loads of host species are bimodal (Supplementary Figure 1). We included environmental transmission, whereby infectious host individuals shed virus into the environment where it persists for some finite time and can cause new infections without host-to-host contact </w:t>
      </w:r>
      <w:r w:rsidRPr="00DB2F80">
        <w:rPr>
          <w:sz w:val="24"/>
          <w:szCs w:val="24"/>
        </w:rPr>
        <w:fldChar w:fldCharType="begin"/>
      </w:r>
      <w:r w:rsidR="00C86DEC">
        <w:rPr>
          <w:sz w:val="24"/>
          <w:szCs w:val="24"/>
        </w:rPr>
        <w:instrText xml:space="preserve"> ADDIN ZOTERO_ITEM CSL_CITATION {"citationID":"TIbyTV8n","properties":{"formattedCitation":"(Gray et al., 2009)","plainCitation":"(Gray et al., 2009)","noteIndex":0},"citationItems":[{"id":287,"uris":["http://zotero.org/users/8769338/items/53H9B2IA"],"itemData":{"id":287,"type":"article-journal","abstract":"Mass mortality of amphibians has occurred globally since at least the early 1990s from viral pathogens that are members of the genus Ranavirus, family Iridoviridae. The pathogen infects multiple amphibian hosts, larval and adult cohorts, and may persist in herpetofaunal and osteichthyan reservoirs. Environmental persistence of ranavirus virions outside a host may be several weeks or longer in aquatic systems. Transmission occurs by indirect and direct routes, and includes exposure to contaminated water or soil, casual or direct contact with infected individuals, and ingestion of infected tissue during predation, cannibalism, or necrophagy. Some gross lesions include swelling of the limbs or body, erythema, swollen friable livers, and hemorrhage. Susceptible amphibians usually die from chronic cell death in multiple organs, which can occur within a few days following infection or may take several weeks. Amphibian species differ in their susceptibility to ranaviruses, which may be related to their co-evolutionary history with the pathogen. The occurrence of recent widespread amphibian population die-offs from ranaviruses may be an interaction of suppressed and naïve host immunity, anthropogenic stressors, and novel strain introduction. This review summarizes the ecological research on amphibian ranaviruses, discusses possible drivers of emergence and conservation strategies, and presents ideas for future research directions. We also discuss common pathological signs of ranaviral disease, methods for diagnostic evaluation, and ranavirus surveillance methods. In as much as ranaviral disease is listed as a notifiable disease by the World Organization for Animal Health and is a threat to amphibian survival, we recommend that biosecurity precautions are implemented by nations to reduce the likelihood of transporting ranavirus virions among populations. Biosecurity precautions include disinfecting footwear and equipment that comes in contact with surface water inhabited by amphibians and testing commercially shipped amphibians for the pathogen. We also encourage natural resource organizations to establish routine surveillance programs for ranaviruses in wild amphibian populations.","container-title":"Diseases of aquatic organisms","DOI":"10.3354/dao02138","issue":"3","note":"ISBN: 0177-5103\nPMID: 20099417","page":"243-266","title":"Ecology and pathology of amphibian ranaviruses","volume":"87","author":[{"family":"Gray","given":"Matthew J."},{"family":"Miller","given":"Debra L."},{"family":"Hoverman","given":"Jason T."}],"issued":{"date-parts":[["2009",12]]}}}],"schema":"https://github.com/citation-style-language/schema/raw/master/csl-citation.json"} </w:instrText>
      </w:r>
      <w:r w:rsidRPr="00DB2F80">
        <w:rPr>
          <w:sz w:val="24"/>
          <w:szCs w:val="24"/>
        </w:rPr>
        <w:fldChar w:fldCharType="separate"/>
      </w:r>
      <w:r w:rsidR="00C86DEC">
        <w:rPr>
          <w:sz w:val="24"/>
        </w:rPr>
        <w:t>(Gray et al., 2009)</w:t>
      </w:r>
      <w:r w:rsidRPr="00DB2F80">
        <w:rPr>
          <w:sz w:val="24"/>
          <w:szCs w:val="24"/>
        </w:rPr>
        <w:fldChar w:fldCharType="end"/>
      </w:r>
      <w:r w:rsidRPr="00DB2F80">
        <w:rPr>
          <w:sz w:val="24"/>
          <w:szCs w:val="24"/>
        </w:rPr>
        <w:t>. We included host demography via a constant birth rate and a constant per capita mortality rate, resulting in a disease-free equilibrium for each host species given by the ratio of the birth rate and mortality rate. For the model to reflect the viral load-based definition of host competence, infectivity, but not susceptibility, varied between the high and low competence hosts. This means that the rate of transmission from infectious individuals did not depend on whether transmission was to an intra- or inter-specific host but rather on the high or low competence status of the infectious individual. In keeping with the assumption of no difference in host susceptibility between species, the environmental transmission rate was the same for both species.</w:t>
      </w:r>
    </w:p>
    <w:p w14:paraId="14CD540A" w14:textId="21E1948E" w:rsidR="002E6E0F" w:rsidRPr="00DB2F80" w:rsidRDefault="0069435B" w:rsidP="0040206D">
      <w:pPr>
        <w:spacing w:line="360" w:lineRule="auto"/>
        <w:ind w:firstLine="720"/>
        <w:rPr>
          <w:sz w:val="24"/>
          <w:szCs w:val="24"/>
        </w:rPr>
      </w:pPr>
      <w:r w:rsidRPr="00DB2F80">
        <w:rPr>
          <w:sz w:val="24"/>
          <w:szCs w:val="24"/>
        </w:rPr>
        <w:t xml:space="preserve">Using the next-generation matrix method </w:t>
      </w:r>
      <w:r w:rsidRPr="00DB2F80">
        <w:rPr>
          <w:sz w:val="24"/>
          <w:szCs w:val="24"/>
        </w:rPr>
        <w:fldChar w:fldCharType="begin"/>
      </w:r>
      <w:r w:rsidR="00C86DEC">
        <w:rPr>
          <w:sz w:val="24"/>
          <w:szCs w:val="24"/>
        </w:rPr>
        <w:instrText xml:space="preserve"> ADDIN ZOTERO_ITEM CSL_CITATION {"citationID":"Rvy0p3rz","properties":{"formattedCitation":"(Diekmann et al., 2009)","plainCitation":"(Diekmann et al., 2009)","noteIndex":0},"citationItems":[{"id":205,"uris":["http://zotero.org/users/8769338/items/WETP6LM2"],"itemData":{"id":205,"type":"article-journal","abstract":". We show how they are connected and how their construction follows from the basic model ingredients, and establish that they have the same non-zero eigenvalues, the largest of which is the basic reproduction number </w:instrText>
      </w:r>
      <w:r w:rsidR="00C86DEC">
        <w:rPr>
          <w:rFonts w:ascii="Cambria Math" w:hAnsi="Cambria Math" w:cs="Cambria Math"/>
          <w:sz w:val="24"/>
          <w:szCs w:val="24"/>
        </w:rPr>
        <w:instrText>ℛ</w:instrText>
      </w:r>
      <w:r w:rsidR="00C86DEC">
        <w:rPr>
          <w:sz w:val="24"/>
          <w:szCs w:val="24"/>
        </w:rPr>
        <w:instrText xml:space="preserve">","container-title":"Journal of the Royal Society interface","DOI":"10.1098/rsif.2009.0386","issue":"47","note":"ISBN: 1742-5662\nPMID: 19892718","page":"873-885","title":"The construction of next-generation matrices for compartmental epidemic models","volume":"7","author":[{"family":"Diekmann","given":"O."},{"family":"Heesterbeek","given":"J. A. P."},{"family":"Roberts","given":"M. G."}],"issued":{"date-parts":[["2009",11]]}}}],"schema":"https://github.com/citation-style-language/schema/raw/master/csl-citation.json"} </w:instrText>
      </w:r>
      <w:r w:rsidRPr="00DB2F80">
        <w:rPr>
          <w:sz w:val="24"/>
          <w:szCs w:val="24"/>
        </w:rPr>
        <w:fldChar w:fldCharType="separate"/>
      </w:r>
      <w:r w:rsidR="00C86DEC">
        <w:rPr>
          <w:sz w:val="24"/>
        </w:rPr>
        <w:t>(Diekmann et al., 2009)</w:t>
      </w:r>
      <w:r w:rsidRPr="00DB2F80">
        <w:rPr>
          <w:sz w:val="24"/>
          <w:szCs w:val="24"/>
        </w:rPr>
        <w:fldChar w:fldCharType="end"/>
      </w:r>
      <w:r w:rsidRPr="00DB2F80">
        <w:rPr>
          <w:sz w:val="24"/>
          <w:szCs w:val="24"/>
        </w:rPr>
        <w:t xml:space="preserve">, we calculated the community basic reproductive number </w:t>
      </w:r>
      <w:r w:rsidRPr="00DB2F80">
        <w:rPr>
          <w:sz w:val="24"/>
          <w:szCs w:val="24"/>
        </w:rPr>
        <w:fldChar w:fldCharType="begin"/>
      </w:r>
      <w:r w:rsidR="007B5C24">
        <w:rPr>
          <w:sz w:val="24"/>
          <w:szCs w:val="24"/>
        </w:rPr>
        <w:instrText xml:space="preserve"> ADDIN ZOTERO_ITEM CSL_CITATION {"citationID":"m8EEsIWh","properties":{"formattedCitation":"(Dobson, 2004)","plainCitation":"(Dobson, 2004)","noteIndex":0},"citationItems":[{"id":26,"uris":["http://zotero.org/users/8769338/items/I7I62SNC"],"itemData":{"id":26,"type":"article-journal","abstract":"Pathogens that can infect multiple host species will have different dynamics than pathogens that are restricted to a single species of host. This article examines the conditions for establishment and long</w:instrText>
      </w:r>
      <w:r w:rsidR="007B5C24">
        <w:rPr>
          <w:rFonts w:ascii="Cambria Math" w:hAnsi="Cambria Math" w:cs="Cambria Math"/>
          <w:sz w:val="24"/>
          <w:szCs w:val="24"/>
        </w:rPr>
        <w:instrText>‐</w:instrText>
      </w:r>
      <w:r w:rsidR="007B5C24">
        <w:rPr>
          <w:sz w:val="24"/>
          <w:szCs w:val="24"/>
        </w:rPr>
        <w:instrText xml:space="preserve">term population dynamic behavior of pathogens that infect multiple species of hosts. The article attempts to address three major questions in this area: First, under which conditions will increases in the diversity of host species buffer infectious disease outbreaks, and under which conditions will host diversity amplify disease outbreaks? Second, under what conditions is it possible to control an infectious agent by focusing control against only one host species? Third, what role does host species diversity play in maintaining pathogen persistence? The answers to these questions supply some important general insights into the role that biodiversity plays in buffering humans and other species against new and emerging pathogens.","container-title":"The American naturalist","DOI":"10.1086/424681","issue":"S5","note":"ISBN: 1537-5323\nPMID: 15540143","page":"S64-S78","title":"Population Dynamics of Pathogens with Multiple Host Species","volume":"164","author":[{"family":"Dobson","given":"Andrew"}],"issued":{"date-parts":[["2004",11]]}}}],"schema":"https://github.com/citation-style-language/schema/raw/master/csl-citation.json"} </w:instrText>
      </w:r>
      <w:r w:rsidRPr="00DB2F80">
        <w:rPr>
          <w:sz w:val="24"/>
          <w:szCs w:val="24"/>
        </w:rPr>
        <w:fldChar w:fldCharType="separate"/>
      </w:r>
      <w:r w:rsidR="00C86DEC">
        <w:rPr>
          <w:sz w:val="24"/>
        </w:rPr>
        <w:t>(Dobson, 2004)</w:t>
      </w:r>
      <w:r w:rsidRPr="00DB2F80">
        <w:rPr>
          <w:sz w:val="24"/>
          <w:szCs w:val="24"/>
        </w:rPr>
        <w:fldChar w:fldCharType="end"/>
      </w:r>
      <w:r w:rsidRPr="00DB2F80">
        <w:rPr>
          <w:sz w:val="24"/>
          <w:szCs w:val="24"/>
        </w:rPr>
        <w:t xml:space="preserve">, hereafter referred to as </w:t>
      </w:r>
      <w:r w:rsidRPr="31DB22D1">
        <w:rPr>
          <w:i/>
          <w:iCs/>
          <w:sz w:val="24"/>
          <w:szCs w:val="24"/>
        </w:rPr>
        <w:t>R</w:t>
      </w:r>
      <w:r w:rsidRPr="00DB2F80">
        <w:rPr>
          <w:sz w:val="24"/>
          <w:szCs w:val="24"/>
          <w:vertAlign w:val="subscript"/>
        </w:rPr>
        <w:t>0</w:t>
      </w:r>
      <w:r w:rsidRPr="00DB2F80">
        <w:rPr>
          <w:sz w:val="24"/>
          <w:szCs w:val="24"/>
        </w:rPr>
        <w:t>, for our community of hosts to determine the conditions necessary for pathogen invasion (</w:t>
      </w:r>
      <w:r w:rsidRPr="31DB22D1">
        <w:rPr>
          <w:i/>
          <w:iCs/>
          <w:sz w:val="24"/>
          <w:szCs w:val="24"/>
        </w:rPr>
        <w:t>R</w:t>
      </w:r>
      <w:r w:rsidRPr="00DB2F80">
        <w:rPr>
          <w:sz w:val="24"/>
          <w:szCs w:val="24"/>
          <w:vertAlign w:val="subscript"/>
        </w:rPr>
        <w:t>0</w:t>
      </w:r>
      <w:r w:rsidRPr="00DB2F80">
        <w:rPr>
          <w:sz w:val="24"/>
          <w:szCs w:val="24"/>
        </w:rPr>
        <w:t xml:space="preserve">&gt;1). Consequently, we determined how the boundary </w:t>
      </w:r>
      <w:r w:rsidRPr="31DB22D1">
        <w:rPr>
          <w:i/>
          <w:iCs/>
          <w:sz w:val="24"/>
          <w:szCs w:val="24"/>
        </w:rPr>
        <w:t>R</w:t>
      </w:r>
      <w:r w:rsidRPr="00DB2F80">
        <w:rPr>
          <w:sz w:val="24"/>
          <w:szCs w:val="24"/>
          <w:vertAlign w:val="subscript"/>
        </w:rPr>
        <w:t>0</w:t>
      </w:r>
      <w:r w:rsidRPr="00DB2F80">
        <w:rPr>
          <w:sz w:val="24"/>
          <w:szCs w:val="24"/>
        </w:rPr>
        <w:t xml:space="preserve">=1 is shaped as a function </w:t>
      </w:r>
      <w:r w:rsidRPr="00DB2F80">
        <w:rPr>
          <w:sz w:val="24"/>
          <w:szCs w:val="24"/>
        </w:rPr>
        <w:lastRenderedPageBreak/>
        <w:t xml:space="preserve">of parameters for communities with varying characteristics, specifically community composition, total host abundance, and viral half-life. To illustrate these effects, we created a reference community and </w:t>
      </w:r>
      <w:r w:rsidR="00882F2A">
        <w:rPr>
          <w:sz w:val="24"/>
          <w:szCs w:val="24"/>
        </w:rPr>
        <w:t>four distinctly</w:t>
      </w:r>
      <w:r w:rsidRPr="00DB2F80">
        <w:rPr>
          <w:sz w:val="24"/>
          <w:szCs w:val="24"/>
        </w:rPr>
        <w:t xml:space="preserve"> manipulated communities each designed to </w:t>
      </w:r>
      <w:r w:rsidR="00882F2A">
        <w:rPr>
          <w:sz w:val="24"/>
          <w:szCs w:val="24"/>
        </w:rPr>
        <w:t>facilitate</w:t>
      </w:r>
      <w:r w:rsidRPr="00DB2F80">
        <w:rPr>
          <w:sz w:val="24"/>
          <w:szCs w:val="24"/>
        </w:rPr>
        <w:t xml:space="preserve"> pathogen invasion</w:t>
      </w:r>
      <w:r w:rsidR="00483941">
        <w:rPr>
          <w:sz w:val="24"/>
          <w:szCs w:val="24"/>
        </w:rPr>
        <w:t xml:space="preserve"> (Supplementary Materials)</w:t>
      </w:r>
      <w:r w:rsidRPr="00DB2F80">
        <w:rPr>
          <w:sz w:val="24"/>
          <w:szCs w:val="24"/>
        </w:rPr>
        <w:t>. The reference community had an equal number of both species, a total host abundance of 150 individuals, and a viral half-life of 1.35 days. Viral half-life was calculated as</w:t>
      </w:r>
      <w:commentRangeStart w:id="53"/>
      <w:r w:rsidR="007F0274" w:rsidRPr="00DB2F80">
        <w:rPr>
          <w:sz w:val="24"/>
          <w:szCs w:val="24"/>
        </w:rPr>
        <w:t xml:space="preserve"> </w:t>
      </w:r>
      <m:oMath>
        <m:r>
          <w:rPr>
            <w:rFonts w:ascii="Cambria Math" w:hAnsi="Cambria Math"/>
            <w:sz w:val="24"/>
            <w:szCs w:val="24"/>
          </w:rPr>
          <m:t xml:space="preserve">half-life= </m:t>
        </m:r>
        <m:f>
          <m:fPr>
            <m:ctrlPr>
              <w:rPr>
                <w:rFonts w:ascii="Cambria Math" w:hAnsi="Cambria Math"/>
                <w:i/>
                <w:sz w:val="24"/>
                <w:szCs w:val="24"/>
              </w:rPr>
            </m:ctrlPr>
          </m:fPr>
          <m:num>
            <m:r>
              <m:rPr>
                <m:sty m:val="p"/>
              </m:rPr>
              <w:rPr>
                <w:rFonts w:ascii="Cambria Math" w:hAnsi="Cambria Math"/>
                <w:sz w:val="24"/>
                <w:szCs w:val="24"/>
              </w:rPr>
              <m:t>ln⁡</m:t>
            </m:r>
            <m:r>
              <w:rPr>
                <w:rFonts w:ascii="Cambria Math" w:hAnsi="Cambria Math"/>
                <w:sz w:val="24"/>
                <w:szCs w:val="24"/>
              </w:rPr>
              <m:t>(2)</m:t>
            </m:r>
          </m:num>
          <m:den>
            <m:r>
              <w:rPr>
                <w:rFonts w:ascii="Cambria Math" w:hAnsi="Cambria Math"/>
                <w:sz w:val="24"/>
                <w:szCs w:val="24"/>
              </w:rPr>
              <m:t>degradation rate</m:t>
            </m:r>
          </m:den>
        </m:f>
      </m:oMath>
      <w:r w:rsidR="007F0274" w:rsidRPr="00DB2F80">
        <w:rPr>
          <w:sz w:val="24"/>
          <w:szCs w:val="24"/>
        </w:rPr>
        <w:t>.</w:t>
      </w:r>
      <w:r w:rsidRPr="00DB2F80">
        <w:rPr>
          <w:sz w:val="24"/>
          <w:szCs w:val="24"/>
        </w:rPr>
        <w:t>Then (</w:t>
      </w:r>
      <w:proofErr w:type="spellStart"/>
      <w:r w:rsidRPr="00DB2F80">
        <w:rPr>
          <w:sz w:val="24"/>
          <w:szCs w:val="24"/>
        </w:rPr>
        <w:t>i</w:t>
      </w:r>
      <w:proofErr w:type="spellEnd"/>
      <w:r w:rsidRPr="00DB2F80">
        <w:rPr>
          <w:sz w:val="24"/>
          <w:szCs w:val="24"/>
        </w:rPr>
        <w:t>) the composition-manipulat</w:t>
      </w:r>
      <w:commentRangeEnd w:id="53"/>
      <w:r>
        <w:rPr>
          <w:rStyle w:val="CommentReference"/>
        </w:rPr>
        <w:commentReference w:id="53"/>
      </w:r>
      <w:r w:rsidRPr="00DB2F80">
        <w:rPr>
          <w:sz w:val="24"/>
          <w:szCs w:val="24"/>
        </w:rPr>
        <w:t xml:space="preserve">ed community was altered to be dominated by the more competent species by a ratio of 2:1; (ii) the abundance-manipulated community was altered only in abundance, to 175 individuals; and (iii) the half-life-manipulated community was altered by doubling the viral half-life to 2.7 days. Finally, (iv) we constructed a manipulated community that combined each of these single-factor manipulations. For each community, we calculated </w:t>
      </w:r>
      <w:r w:rsidRPr="31DB22D1">
        <w:rPr>
          <w:i/>
          <w:iCs/>
          <w:sz w:val="24"/>
          <w:szCs w:val="24"/>
        </w:rPr>
        <w:t>R</w:t>
      </w:r>
      <w:r w:rsidRPr="00DB2F80">
        <w:rPr>
          <w:sz w:val="24"/>
          <w:szCs w:val="24"/>
          <w:vertAlign w:val="subscript"/>
        </w:rPr>
        <w:t>0</w:t>
      </w:r>
      <w:r w:rsidRPr="00DB2F80">
        <w:rPr>
          <w:sz w:val="24"/>
          <w:szCs w:val="24"/>
        </w:rPr>
        <w:t xml:space="preserve"> over a range of values for environmental and contact transmission rates of the more competent species while holding the contact transmission rate for the less competent species constant. This allowed us to characterize the extent to which pathogen invasion was more likely, i.e., occurring for an increased set of transmission parameters that included combinations previously associated with failure to invade (</w:t>
      </w:r>
      <w:r w:rsidRPr="31DB22D1">
        <w:rPr>
          <w:i/>
          <w:iCs/>
          <w:sz w:val="24"/>
          <w:szCs w:val="24"/>
        </w:rPr>
        <w:t>R</w:t>
      </w:r>
      <w:r w:rsidRPr="00DB2F80">
        <w:rPr>
          <w:sz w:val="24"/>
          <w:szCs w:val="24"/>
          <w:vertAlign w:val="subscript"/>
        </w:rPr>
        <w:t>0</w:t>
      </w:r>
      <w:r w:rsidRPr="00DB2F80">
        <w:rPr>
          <w:sz w:val="24"/>
          <w:szCs w:val="24"/>
        </w:rPr>
        <w:t>&lt;1). In addition, we observed the dynamics of these</w:t>
      </w:r>
      <w:r w:rsidR="004C1564">
        <w:rPr>
          <w:sz w:val="24"/>
          <w:szCs w:val="24"/>
        </w:rPr>
        <w:t xml:space="preserve"> </w:t>
      </w:r>
      <w:r w:rsidRPr="00DB2F80">
        <w:rPr>
          <w:sz w:val="24"/>
          <w:szCs w:val="24"/>
        </w:rPr>
        <w:t>systems by numerically solving them over time to identify when peaks occurred and how high incidence was at those peaks.</w:t>
      </w:r>
    </w:p>
    <w:p w14:paraId="241DC45F" w14:textId="77777777" w:rsidR="002E6E0F" w:rsidRPr="00DB2F80" w:rsidRDefault="0069435B" w:rsidP="0040206D">
      <w:pPr>
        <w:pStyle w:val="Heading2"/>
        <w:spacing w:line="360" w:lineRule="auto"/>
        <w:rPr>
          <w:b/>
          <w:bCs/>
          <w:sz w:val="24"/>
          <w:szCs w:val="24"/>
        </w:rPr>
      </w:pPr>
      <w:bookmarkStart w:id="54" w:name="_hlg486u4ytv"/>
      <w:bookmarkEnd w:id="54"/>
      <w:commentRangeStart w:id="55"/>
      <w:r w:rsidRPr="76C48BCC">
        <w:rPr>
          <w:b/>
          <w:bCs/>
          <w:sz w:val="24"/>
          <w:szCs w:val="24"/>
        </w:rPr>
        <w:t>Community competence, host abundance, and water temperature</w:t>
      </w:r>
      <w:commentRangeEnd w:id="55"/>
      <w:r>
        <w:rPr>
          <w:rStyle w:val="CommentReference"/>
        </w:rPr>
        <w:commentReference w:id="55"/>
      </w:r>
    </w:p>
    <w:p w14:paraId="09EC3482" w14:textId="4779A043" w:rsidR="002E6E0F" w:rsidRPr="00DB2F80" w:rsidRDefault="0069435B" w:rsidP="00DB2F80">
      <w:pPr>
        <w:spacing w:line="360" w:lineRule="auto"/>
        <w:ind w:firstLine="720"/>
        <w:rPr>
          <w:sz w:val="24"/>
          <w:szCs w:val="24"/>
        </w:rPr>
      </w:pPr>
      <w:r w:rsidRPr="00DB2F80">
        <w:rPr>
          <w:sz w:val="24"/>
          <w:szCs w:val="24"/>
        </w:rPr>
        <w:t xml:space="preserve">Community competence, host abundance, and water temperature are all expected to influence pathogen transmission, and each of these factors vary over time and space. Community competence is fundamentally driven by the composition of hosts in the community, and </w:t>
      </w:r>
      <w:r w:rsidR="0040206D" w:rsidRPr="00DB2F80">
        <w:rPr>
          <w:sz w:val="24"/>
          <w:szCs w:val="24"/>
        </w:rPr>
        <w:t>to</w:t>
      </w:r>
      <w:r w:rsidRPr="00DB2F80">
        <w:rPr>
          <w:sz w:val="24"/>
          <w:szCs w:val="24"/>
        </w:rPr>
        <w:t xml:space="preserve"> understand which hosts may be driving transmission, we ordered site</w:t>
      </w:r>
      <w:r w:rsidR="00882F2A">
        <w:rPr>
          <w:sz w:val="24"/>
          <w:szCs w:val="24"/>
        </w:rPr>
        <w:t>-months</w:t>
      </w:r>
      <w:r w:rsidRPr="00DB2F80">
        <w:rPr>
          <w:sz w:val="24"/>
          <w:szCs w:val="24"/>
        </w:rPr>
        <w:t xml:space="preserve"> according to community competence values and examined which host species made up these communities. We also recorded phylogenetic distances between species to characterize how competence, as a trait, was distributed among hosts as a function of their relatedness. To determine if there was evidence of limiting similarity or environmental mismatch in host communities, we examined the relative abundance of each host in each community compared to the phylogenetic distance </w:t>
      </w:r>
      <w:r w:rsidRPr="00DB2F80">
        <w:rPr>
          <w:sz w:val="24"/>
          <w:szCs w:val="24"/>
        </w:rPr>
        <w:lastRenderedPageBreak/>
        <w:t xml:space="preserve">between that host and its closest relative in that community. If this phylogenetic distance is small between host species, this can indicate the potential for strong interspecific competition based on niche overlap, and this may reduce the abundance of each species </w:t>
      </w:r>
      <w:r w:rsidRPr="00DB2F80">
        <w:rPr>
          <w:sz w:val="24"/>
          <w:szCs w:val="24"/>
        </w:rPr>
        <w:fldChar w:fldCharType="begin"/>
      </w:r>
      <w:r w:rsidR="00C86DEC">
        <w:rPr>
          <w:sz w:val="24"/>
          <w:szCs w:val="24"/>
        </w:rPr>
        <w:instrText xml:space="preserve"> ADDIN ZOTERO_ITEM CSL_CITATION {"citationID":"RAHo69hl","properties":{"formattedCitation":"(Webb et al., 2002; Weinstein et al., 2017)","plainCitation":"(Webb et al., 2002; Weinstein et al., 2017)","noteIndex":0},"citationItems":[{"id":74,"uris":["http://zotero.org/users/8769338/items/URREBIVD"],"itemData":{"id":74,"type":"article-journal","abstract":"As better phylogenetic hypotheses become available for many groups of organisms, studies in community ecology can be informed by knowledge of the evolutionary relationships among coexisting species. We note three primary approaches to integrating phylogenetic information into studies of community organization: 1. examining the phylogenetic structure of community assemblages, 2. exploring the phylogenetic basis of community niche structure, and 3. adding a community context to studies of trait evolution and biogeography. We recognize a common pattern of phylogenetic conservatism in ecological character and highlight the challenges of using phylogenies of partial lineages. We also review phylogenetic approaches to three emergent properties of communities: species diversity, relative abundance distributions, and range sizes. Methodological advances in phylogenetic supertree construction, character reconstruction, null models for community assembly and character evolution, and metrics of community phylogenetic structure underlie the recent progress in these areas. We highlight the potential for community ecologists to benefit from phylogenetic knowledge and suggest several avenues for future research.","container-title":"Annual review of ecology and systematics","DOI":"10.1146/annurev.ecolsys.33.010802.150448","issue":"1","note":"ISBN: 0066-4162","page":"475-505","title":"PHYLOGENIES AND COMMUNITY ECOLOGY","volume":"33","author":[{"family":"Webb","given":"Campbell O."},{"family":"Ackerly","given":"David D."},{"family":"McPeek","given":"Mark A."},{"family":"Donoghue","given":"Michael J."}],"issued":{"date-parts":[["2002",11]]}}},{"id":72,"uris":["http://zotero.org/users/8769338/items/NI3T4J9J"],"itemData":{"id":72,"type":"article-journal","abstract":"The composition of ecological assemblages depends on a variety of factors including environmental filtering, biotic interactions and dispersal limitation. By evaluating the phylogenetic pattern of assemblages, we gain insight into the relative contribution of these mechanisms to generating observed assemblages. We address some limitations in the field of community phylogenetics by using simulations, biologically relevant null models, and cost distance analysis to evaluate simultaneous mechanisms leading to observed patterns of co-occurrence. Building from past studies of phylogenetic community structure, we applied our approach to hummingbird assemblages in the Northern Andes. We compared the relationship between relatedness and co-occurrence among predicted assemblages, based on estimates of suitable habitat and dispersal limitation, and observed assemblages. Hummingbird co-occurrence peaked at intermediate relatedness and decreased when a closely-related species was present. This result was most similar to simulations that included simultaneous effects of phylogenetic conservatism and repulsion. In addition, we found older sister taxa were only weakly more separated by geographic barriers, suggesting that time since dispersal is unlikely to be the sole factor influencing co-occurrence of closely related species. Our analysis highlights the role of multiple mechanisms acting simultaneously, and provides a hypothesis for the potential importance of competition at regional scales.","container-title":"PloS one","DOI":"10.1371/journal.pone.0185493","issue":"11","note":"ISBN: 1932-6203\nPMID: 29099852","page":"e0185493","title":"The role of environment, dispersal and competition in explaining reduced co-occurrence among related species","volume":"12","author":[{"family":"Weinstein","given":"Ben G."},{"family":"Graham","given":"Catherine H."},{"family":"Parra","given":"Juan Luis"}],"issued":{"date-parts":[["2017"]]}}}],"schema":"https://github.com/citation-style-language/schema/raw/master/csl-citation.json"} </w:instrText>
      </w:r>
      <w:r w:rsidRPr="00DB2F80">
        <w:rPr>
          <w:sz w:val="24"/>
          <w:szCs w:val="24"/>
        </w:rPr>
        <w:fldChar w:fldCharType="separate"/>
      </w:r>
      <w:r w:rsidR="00C86DEC">
        <w:rPr>
          <w:sz w:val="24"/>
        </w:rPr>
        <w:t>(Webb et al., 2002; Weinstein et al., 2017)</w:t>
      </w:r>
      <w:r w:rsidRPr="00DB2F80">
        <w:rPr>
          <w:sz w:val="24"/>
          <w:szCs w:val="24"/>
        </w:rPr>
        <w:fldChar w:fldCharType="end"/>
      </w:r>
      <w:r w:rsidRPr="00DB2F80">
        <w:rPr>
          <w:sz w:val="24"/>
          <w:szCs w:val="24"/>
        </w:rPr>
        <w:t xml:space="preserve">. In contrast, if phylogenetic distance is high between host species, then this may indicate that </w:t>
      </w:r>
      <w:r w:rsidR="00A835D7">
        <w:rPr>
          <w:sz w:val="24"/>
          <w:szCs w:val="24"/>
        </w:rPr>
        <w:t>one species is</w:t>
      </w:r>
      <w:r w:rsidRPr="00DB2F80">
        <w:rPr>
          <w:sz w:val="24"/>
          <w:szCs w:val="24"/>
        </w:rPr>
        <w:t xml:space="preserve"> ecologically distinct from other</w:t>
      </w:r>
      <w:r w:rsidR="00A835D7">
        <w:rPr>
          <w:sz w:val="24"/>
          <w:szCs w:val="24"/>
        </w:rPr>
        <w:t>s</w:t>
      </w:r>
      <w:r w:rsidRPr="00DB2F80">
        <w:rPr>
          <w:sz w:val="24"/>
          <w:szCs w:val="24"/>
        </w:rPr>
        <w:t xml:space="preserve"> and unlikely to co-occur in high abundance due to an environmental filtering effect. If a host species is neither phylogenetically clustered with others nor an outlier (i.e., it has a moderate phylogenetic distance to other species), then it may attain high relative abundance by avoiding both phylogenetic repulsion and environmental filtering. Finally, we measure the correlation between community competence and both host abundance and mean water temperature using Spearman Rank correlation tests with Holm-Bonferroni corrections for multiple comparisons. Correlations between these variables can be used to estimate how they covary over time and space, which can help anticipate their potential to jointly contribute to high pathogen transmission.</w:t>
      </w:r>
    </w:p>
    <w:p w14:paraId="45A72309" w14:textId="77777777" w:rsidR="002E6E0F" w:rsidRPr="00DB2F80" w:rsidRDefault="0069435B" w:rsidP="0040206D">
      <w:pPr>
        <w:pStyle w:val="Heading1"/>
        <w:spacing w:line="360" w:lineRule="auto"/>
        <w:rPr>
          <w:b/>
          <w:bCs/>
          <w:sz w:val="28"/>
          <w:szCs w:val="28"/>
        </w:rPr>
      </w:pPr>
      <w:bookmarkStart w:id="56" w:name="_duqqz2ezm5dj" w:colFirst="0" w:colLast="0"/>
      <w:bookmarkEnd w:id="56"/>
      <w:r w:rsidRPr="00DB2F80">
        <w:rPr>
          <w:b/>
          <w:bCs/>
          <w:sz w:val="28"/>
          <w:szCs w:val="28"/>
        </w:rPr>
        <w:t>Results</w:t>
      </w:r>
    </w:p>
    <w:p w14:paraId="37F7F8DF" w14:textId="77777777" w:rsidR="002E6E0F" w:rsidRPr="00DB2F80" w:rsidRDefault="0069435B" w:rsidP="0040206D">
      <w:pPr>
        <w:pStyle w:val="Heading2"/>
        <w:spacing w:line="360" w:lineRule="auto"/>
        <w:rPr>
          <w:b/>
          <w:bCs/>
          <w:sz w:val="24"/>
          <w:szCs w:val="24"/>
        </w:rPr>
      </w:pPr>
      <w:bookmarkStart w:id="57" w:name="_d6c6k1e98qe6" w:colFirst="0" w:colLast="0"/>
      <w:bookmarkEnd w:id="57"/>
      <w:r w:rsidRPr="00DB2F80">
        <w:rPr>
          <w:b/>
          <w:bCs/>
          <w:sz w:val="24"/>
          <w:szCs w:val="24"/>
        </w:rPr>
        <w:t>Effects of composition, abundance, and temperature on ranavirus transmission</w:t>
      </w:r>
    </w:p>
    <w:p w14:paraId="53AE6288" w14:textId="743BEE93" w:rsidR="002E6E0F" w:rsidRPr="00DB2F80" w:rsidRDefault="0069435B" w:rsidP="00255C97">
      <w:pPr>
        <w:spacing w:line="360" w:lineRule="auto"/>
        <w:ind w:firstLine="720"/>
        <w:rPr>
          <w:sz w:val="24"/>
          <w:szCs w:val="24"/>
        </w:rPr>
      </w:pPr>
      <w:r w:rsidRPr="00DB2F80">
        <w:rPr>
          <w:sz w:val="24"/>
          <w:szCs w:val="24"/>
        </w:rPr>
        <w:t>Host community composition, host abundance, and mean water temperature varied across space and time. When analyzing the relationship between these factors and relative changes in infection prevalence (prevalence ratio</w:t>
      </w:r>
      <w:r w:rsidR="00EB1F41">
        <w:rPr>
          <w:sz w:val="24"/>
          <w:szCs w:val="24"/>
        </w:rPr>
        <w:t xml:space="preserve"> </w:t>
      </w:r>
      <w:r w:rsidR="00EB1F41" w:rsidRPr="00F244D7">
        <w:rPr>
          <w:rFonts w:ascii="Symbol" w:eastAsia="Symbol" w:hAnsi="Symbol" w:cs="Symbol"/>
          <w:i/>
          <w:iCs/>
          <w:sz w:val="24"/>
          <w:szCs w:val="24"/>
        </w:rPr>
        <w:t>q</w:t>
      </w:r>
      <w:r w:rsidRPr="00DB2F80">
        <w:rPr>
          <w:sz w:val="24"/>
          <w:szCs w:val="24"/>
        </w:rPr>
        <w:t>), community competence</w:t>
      </w:r>
      <w:r w:rsidR="00554066">
        <w:rPr>
          <w:sz w:val="24"/>
          <w:szCs w:val="24"/>
        </w:rPr>
        <w:t xml:space="preserve"> and</w:t>
      </w:r>
      <w:r w:rsidRPr="00DB2F80">
        <w:rPr>
          <w:sz w:val="24"/>
          <w:szCs w:val="24"/>
        </w:rPr>
        <w:t xml:space="preserve"> host abundance both exhibit significant positive </w:t>
      </w:r>
      <w:r w:rsidR="00FD5740">
        <w:rPr>
          <w:sz w:val="24"/>
          <w:szCs w:val="24"/>
        </w:rPr>
        <w:t>correlation</w:t>
      </w:r>
      <w:r w:rsidRPr="00DB2F80">
        <w:rPr>
          <w:sz w:val="24"/>
          <w:szCs w:val="24"/>
        </w:rPr>
        <w:t>s with the prevalence ratio (</w:t>
      </w:r>
      <w:r w:rsidR="00255C97">
        <w:rPr>
          <w:sz w:val="24"/>
          <w:szCs w:val="24"/>
        </w:rPr>
        <w:t>Table 1; Supplementary f</w:t>
      </w:r>
      <w:r w:rsidRPr="00DB2F80">
        <w:rPr>
          <w:sz w:val="24"/>
          <w:szCs w:val="24"/>
        </w:rPr>
        <w:t xml:space="preserve">igure </w:t>
      </w:r>
      <w:r w:rsidR="00715843">
        <w:rPr>
          <w:sz w:val="24"/>
          <w:szCs w:val="24"/>
        </w:rPr>
        <w:t>2</w:t>
      </w:r>
      <w:r w:rsidR="00EB1F41">
        <w:rPr>
          <w:sz w:val="24"/>
          <w:szCs w:val="24"/>
        </w:rPr>
        <w:t xml:space="preserve">) while water has a significant negative </w:t>
      </w:r>
      <w:r w:rsidR="00FD5740">
        <w:rPr>
          <w:sz w:val="24"/>
          <w:szCs w:val="24"/>
        </w:rPr>
        <w:t>correlation</w:t>
      </w:r>
      <w:r w:rsidR="00AC1151">
        <w:rPr>
          <w:sz w:val="24"/>
          <w:szCs w:val="24"/>
        </w:rPr>
        <w:t xml:space="preserve">. </w:t>
      </w:r>
      <w:r w:rsidR="00EB1F41">
        <w:rPr>
          <w:sz w:val="24"/>
          <w:szCs w:val="24"/>
        </w:rPr>
        <w:t xml:space="preserve">Furthermore, patterns between community composition, abundance, and water temperature show </w:t>
      </w:r>
      <w:r w:rsidR="00EB1F41" w:rsidRPr="00DB2F80">
        <w:rPr>
          <w:sz w:val="24"/>
          <w:szCs w:val="24"/>
        </w:rPr>
        <w:t>that certain times and locations may exhibit ‘perfect storms’ in which separate factors that</w:t>
      </w:r>
      <w:r w:rsidR="00A835D7">
        <w:rPr>
          <w:sz w:val="24"/>
          <w:szCs w:val="24"/>
        </w:rPr>
        <w:t xml:space="preserve"> </w:t>
      </w:r>
      <w:r w:rsidR="00255C97">
        <w:rPr>
          <w:sz w:val="24"/>
          <w:szCs w:val="24"/>
        </w:rPr>
        <w:t>moderately</w:t>
      </w:r>
      <w:r w:rsidR="00EB1F41" w:rsidRPr="00DB2F80">
        <w:rPr>
          <w:sz w:val="24"/>
          <w:szCs w:val="24"/>
        </w:rPr>
        <w:t xml:space="preserve"> promote transmission (high community competence, high abundance, and </w:t>
      </w:r>
      <w:commentRangeStart w:id="58"/>
      <w:commentRangeStart w:id="59"/>
      <w:r w:rsidR="00EB1F41" w:rsidRPr="00DB2F80">
        <w:rPr>
          <w:sz w:val="24"/>
          <w:szCs w:val="24"/>
        </w:rPr>
        <w:t xml:space="preserve">lower water temperature </w:t>
      </w:r>
      <w:commentRangeEnd w:id="58"/>
      <w:r w:rsidR="00EB1F41">
        <w:rPr>
          <w:rStyle w:val="CommentReference"/>
        </w:rPr>
        <w:commentReference w:id="58"/>
      </w:r>
      <w:commentRangeEnd w:id="59"/>
      <w:r w:rsidR="00EB1F41">
        <w:rPr>
          <w:rStyle w:val="CommentReference"/>
        </w:rPr>
        <w:commentReference w:id="59"/>
      </w:r>
      <w:r w:rsidR="00EB1F41" w:rsidRPr="00DB2F80">
        <w:rPr>
          <w:sz w:val="24"/>
          <w:szCs w:val="24"/>
        </w:rPr>
        <w:t>resulting in lower rates of viral degradation) co-occur</w:t>
      </w:r>
      <w:r w:rsidR="00EB1F41">
        <w:rPr>
          <w:sz w:val="24"/>
          <w:szCs w:val="24"/>
        </w:rPr>
        <w:t xml:space="preserve"> </w:t>
      </w:r>
      <w:r w:rsidR="00A835D7">
        <w:rPr>
          <w:sz w:val="24"/>
          <w:szCs w:val="24"/>
        </w:rPr>
        <w:t>to have larger effects</w:t>
      </w:r>
      <w:r w:rsidR="00B52F54">
        <w:rPr>
          <w:sz w:val="24"/>
          <w:szCs w:val="24"/>
        </w:rPr>
        <w:t xml:space="preserve"> </w:t>
      </w:r>
      <w:r w:rsidR="00EB1F41">
        <w:rPr>
          <w:sz w:val="24"/>
          <w:szCs w:val="24"/>
        </w:rPr>
        <w:t xml:space="preserve">(Supplementary </w:t>
      </w:r>
      <w:r w:rsidR="00715843">
        <w:rPr>
          <w:sz w:val="24"/>
          <w:szCs w:val="24"/>
        </w:rPr>
        <w:t>f</w:t>
      </w:r>
      <w:r w:rsidR="00EB1F41">
        <w:rPr>
          <w:sz w:val="24"/>
          <w:szCs w:val="24"/>
        </w:rPr>
        <w:t>igure</w:t>
      </w:r>
      <w:r w:rsidR="00AD0B7D">
        <w:rPr>
          <w:sz w:val="24"/>
          <w:szCs w:val="24"/>
        </w:rPr>
        <w:t>s</w:t>
      </w:r>
      <w:r w:rsidR="00EB1F41">
        <w:rPr>
          <w:sz w:val="24"/>
          <w:szCs w:val="24"/>
        </w:rPr>
        <w:t xml:space="preserve"> </w:t>
      </w:r>
      <w:r w:rsidR="00255C97">
        <w:rPr>
          <w:sz w:val="24"/>
          <w:szCs w:val="24"/>
        </w:rPr>
        <w:t>3</w:t>
      </w:r>
      <w:r w:rsidR="00AD0B7D">
        <w:rPr>
          <w:sz w:val="24"/>
          <w:szCs w:val="24"/>
        </w:rPr>
        <w:t xml:space="preserve"> and </w:t>
      </w:r>
      <w:r w:rsidR="00255C97">
        <w:rPr>
          <w:sz w:val="24"/>
          <w:szCs w:val="24"/>
        </w:rPr>
        <w:t>4</w:t>
      </w:r>
      <w:r w:rsidR="00EB1F41">
        <w:rPr>
          <w:sz w:val="24"/>
          <w:szCs w:val="24"/>
        </w:rPr>
        <w:t>)</w:t>
      </w:r>
      <w:r w:rsidR="00EB1F41" w:rsidRPr="00DB2F80">
        <w:rPr>
          <w:sz w:val="24"/>
          <w:szCs w:val="24"/>
        </w:rPr>
        <w:t>.</w:t>
      </w:r>
    </w:p>
    <w:p w14:paraId="0DF3B36A" w14:textId="77777777" w:rsidR="000347C2" w:rsidRDefault="000347C2" w:rsidP="00DB2F80">
      <w:pPr>
        <w:rPr>
          <w:sz w:val="24"/>
          <w:szCs w:val="24"/>
        </w:rPr>
      </w:pPr>
    </w:p>
    <w:tbl>
      <w:tblPr>
        <w:tblStyle w:val="TableGrid"/>
        <w:tblW w:w="0" w:type="auto"/>
        <w:tblLook w:val="04A0" w:firstRow="1" w:lastRow="0" w:firstColumn="1" w:lastColumn="0" w:noHBand="0" w:noVBand="1"/>
      </w:tblPr>
      <w:tblGrid>
        <w:gridCol w:w="3116"/>
        <w:gridCol w:w="3117"/>
        <w:gridCol w:w="3117"/>
      </w:tblGrid>
      <w:tr w:rsidR="000347C2" w14:paraId="1B9CE433" w14:textId="77777777" w:rsidTr="000347C2">
        <w:tc>
          <w:tcPr>
            <w:tcW w:w="3116" w:type="dxa"/>
          </w:tcPr>
          <w:p w14:paraId="5C22892C" w14:textId="0F5F22E8" w:rsidR="000347C2" w:rsidRPr="00826B90" w:rsidRDefault="000347C2" w:rsidP="00DB2F80">
            <w:pPr>
              <w:rPr>
                <w:b/>
                <w:bCs/>
                <w:sz w:val="24"/>
                <w:szCs w:val="24"/>
              </w:rPr>
            </w:pPr>
            <w:r w:rsidRPr="00826B90">
              <w:rPr>
                <w:b/>
                <w:bCs/>
                <w:sz w:val="24"/>
                <w:szCs w:val="24"/>
              </w:rPr>
              <w:t>Predictor Variable</w:t>
            </w:r>
          </w:p>
        </w:tc>
        <w:tc>
          <w:tcPr>
            <w:tcW w:w="3117" w:type="dxa"/>
          </w:tcPr>
          <w:p w14:paraId="33F53660" w14:textId="726AB764" w:rsidR="000347C2" w:rsidRPr="00826B90" w:rsidRDefault="000347C2" w:rsidP="00DB2F80">
            <w:pPr>
              <w:rPr>
                <w:b/>
                <w:bCs/>
                <w:sz w:val="24"/>
                <w:szCs w:val="24"/>
              </w:rPr>
            </w:pPr>
            <w:r w:rsidRPr="00826B90">
              <w:rPr>
                <w:b/>
                <w:bCs/>
                <w:sz w:val="24"/>
                <w:szCs w:val="24"/>
              </w:rPr>
              <w:t>Spearman’s rho</w:t>
            </w:r>
          </w:p>
        </w:tc>
        <w:tc>
          <w:tcPr>
            <w:tcW w:w="3117" w:type="dxa"/>
          </w:tcPr>
          <w:p w14:paraId="6133CF19" w14:textId="390B17E0" w:rsidR="000347C2" w:rsidRPr="00826B90" w:rsidRDefault="000347C2" w:rsidP="00DB2F80">
            <w:pPr>
              <w:rPr>
                <w:b/>
                <w:bCs/>
                <w:sz w:val="24"/>
                <w:szCs w:val="24"/>
              </w:rPr>
            </w:pPr>
            <w:r w:rsidRPr="00826B90">
              <w:rPr>
                <w:b/>
                <w:bCs/>
                <w:sz w:val="24"/>
                <w:szCs w:val="24"/>
              </w:rPr>
              <w:t>Adjusted p-value</w:t>
            </w:r>
          </w:p>
        </w:tc>
      </w:tr>
      <w:tr w:rsidR="000347C2" w14:paraId="387631CC" w14:textId="77777777" w:rsidTr="000347C2">
        <w:tc>
          <w:tcPr>
            <w:tcW w:w="3116" w:type="dxa"/>
          </w:tcPr>
          <w:p w14:paraId="6CEB4481" w14:textId="6FF89BCF" w:rsidR="000347C2" w:rsidRDefault="000347C2" w:rsidP="00DB2F80">
            <w:pPr>
              <w:rPr>
                <w:sz w:val="24"/>
                <w:szCs w:val="24"/>
              </w:rPr>
            </w:pPr>
            <w:r>
              <w:rPr>
                <w:sz w:val="24"/>
                <w:szCs w:val="24"/>
              </w:rPr>
              <w:lastRenderedPageBreak/>
              <w:t>Community Competence</w:t>
            </w:r>
          </w:p>
        </w:tc>
        <w:tc>
          <w:tcPr>
            <w:tcW w:w="3117" w:type="dxa"/>
          </w:tcPr>
          <w:p w14:paraId="18AFE9C0" w14:textId="59BE9F7F" w:rsidR="000347C2" w:rsidRDefault="002770B4" w:rsidP="00DB2F80">
            <w:pPr>
              <w:rPr>
                <w:sz w:val="24"/>
                <w:szCs w:val="24"/>
              </w:rPr>
            </w:pPr>
            <w:r w:rsidRPr="002770B4">
              <w:rPr>
                <w:sz w:val="24"/>
                <w:szCs w:val="24"/>
              </w:rPr>
              <w:t>0.47</w:t>
            </w:r>
            <w:r>
              <w:rPr>
                <w:sz w:val="24"/>
                <w:szCs w:val="24"/>
              </w:rPr>
              <w:t>8</w:t>
            </w:r>
          </w:p>
        </w:tc>
        <w:tc>
          <w:tcPr>
            <w:tcW w:w="3117" w:type="dxa"/>
          </w:tcPr>
          <w:p w14:paraId="2FA718FB" w14:textId="0CDC7E63" w:rsidR="000347C2" w:rsidRDefault="00AC1151" w:rsidP="00DB2F80">
            <w:pPr>
              <w:rPr>
                <w:sz w:val="24"/>
                <w:szCs w:val="24"/>
              </w:rPr>
            </w:pPr>
            <w:r>
              <w:rPr>
                <w:sz w:val="24"/>
                <w:szCs w:val="24"/>
              </w:rPr>
              <w:t>p &lt; 0.001</w:t>
            </w:r>
            <w:r w:rsidR="002770B4" w:rsidRPr="002770B4">
              <w:rPr>
                <w:sz w:val="24"/>
                <w:szCs w:val="24"/>
              </w:rPr>
              <w:t xml:space="preserve">  </w:t>
            </w:r>
          </w:p>
        </w:tc>
      </w:tr>
      <w:tr w:rsidR="000347C2" w14:paraId="2EBB3D40" w14:textId="77777777" w:rsidTr="000347C2">
        <w:tc>
          <w:tcPr>
            <w:tcW w:w="3116" w:type="dxa"/>
          </w:tcPr>
          <w:p w14:paraId="29612611" w14:textId="67C2F7FF" w:rsidR="000347C2" w:rsidRDefault="000347C2" w:rsidP="00DB2F80">
            <w:pPr>
              <w:rPr>
                <w:sz w:val="24"/>
                <w:szCs w:val="24"/>
              </w:rPr>
            </w:pPr>
            <w:r>
              <w:rPr>
                <w:sz w:val="24"/>
                <w:szCs w:val="24"/>
              </w:rPr>
              <w:t>log10(Host Abundance)</w:t>
            </w:r>
          </w:p>
        </w:tc>
        <w:tc>
          <w:tcPr>
            <w:tcW w:w="3117" w:type="dxa"/>
          </w:tcPr>
          <w:p w14:paraId="0EFE348B" w14:textId="52BDA114" w:rsidR="000347C2" w:rsidRDefault="002770B4" w:rsidP="00DB2F80">
            <w:pPr>
              <w:rPr>
                <w:sz w:val="24"/>
                <w:szCs w:val="24"/>
              </w:rPr>
            </w:pPr>
            <w:r w:rsidRPr="002770B4">
              <w:rPr>
                <w:sz w:val="24"/>
                <w:szCs w:val="24"/>
              </w:rPr>
              <w:t>0.360</w:t>
            </w:r>
          </w:p>
        </w:tc>
        <w:tc>
          <w:tcPr>
            <w:tcW w:w="3117" w:type="dxa"/>
          </w:tcPr>
          <w:p w14:paraId="49326E38" w14:textId="6F48CBD5" w:rsidR="000347C2" w:rsidRDefault="00AC1151" w:rsidP="00DB2F80">
            <w:pPr>
              <w:rPr>
                <w:sz w:val="24"/>
                <w:szCs w:val="24"/>
              </w:rPr>
            </w:pPr>
            <w:r>
              <w:rPr>
                <w:sz w:val="24"/>
                <w:szCs w:val="24"/>
              </w:rPr>
              <w:t>p &lt; 0.01</w:t>
            </w:r>
          </w:p>
        </w:tc>
      </w:tr>
      <w:tr w:rsidR="000347C2" w14:paraId="408E9DB8" w14:textId="77777777" w:rsidTr="000347C2">
        <w:tc>
          <w:tcPr>
            <w:tcW w:w="3116" w:type="dxa"/>
          </w:tcPr>
          <w:p w14:paraId="60299119" w14:textId="1A441339" w:rsidR="000347C2" w:rsidRDefault="000347C2" w:rsidP="00DB2F80">
            <w:pPr>
              <w:rPr>
                <w:sz w:val="24"/>
                <w:szCs w:val="24"/>
              </w:rPr>
            </w:pPr>
            <w:r>
              <w:rPr>
                <w:sz w:val="24"/>
                <w:szCs w:val="24"/>
              </w:rPr>
              <w:t>Mean Water Temperature</w:t>
            </w:r>
          </w:p>
        </w:tc>
        <w:tc>
          <w:tcPr>
            <w:tcW w:w="3117" w:type="dxa"/>
          </w:tcPr>
          <w:p w14:paraId="35B0458C" w14:textId="578EF13D" w:rsidR="000347C2" w:rsidRDefault="002770B4" w:rsidP="00DB2F80">
            <w:pPr>
              <w:rPr>
                <w:sz w:val="24"/>
                <w:szCs w:val="24"/>
              </w:rPr>
            </w:pPr>
            <w:r w:rsidRPr="002770B4">
              <w:rPr>
                <w:sz w:val="24"/>
                <w:szCs w:val="24"/>
              </w:rPr>
              <w:t>-0.303</w:t>
            </w:r>
          </w:p>
        </w:tc>
        <w:tc>
          <w:tcPr>
            <w:tcW w:w="3117" w:type="dxa"/>
          </w:tcPr>
          <w:p w14:paraId="4668E10E" w14:textId="65278AE3" w:rsidR="000347C2" w:rsidRDefault="00AC1151" w:rsidP="00DB2F80">
            <w:pPr>
              <w:rPr>
                <w:sz w:val="24"/>
                <w:szCs w:val="24"/>
              </w:rPr>
            </w:pPr>
            <w:r>
              <w:rPr>
                <w:sz w:val="24"/>
                <w:szCs w:val="24"/>
              </w:rPr>
              <w:t>p &lt; 0.02</w:t>
            </w:r>
          </w:p>
        </w:tc>
      </w:tr>
    </w:tbl>
    <w:p w14:paraId="5E77BC5E" w14:textId="77777777" w:rsidR="000347C2" w:rsidRDefault="000347C2" w:rsidP="00DB2F80">
      <w:pPr>
        <w:rPr>
          <w:sz w:val="24"/>
          <w:szCs w:val="24"/>
        </w:rPr>
      </w:pPr>
    </w:p>
    <w:p w14:paraId="404290DA" w14:textId="1F508D71" w:rsidR="002770B4" w:rsidRDefault="002770B4" w:rsidP="00DB2F80">
      <w:pPr>
        <w:rPr>
          <w:sz w:val="24"/>
          <w:szCs w:val="24"/>
        </w:rPr>
      </w:pPr>
      <w:r>
        <w:rPr>
          <w:b/>
          <w:bCs/>
          <w:sz w:val="24"/>
          <w:szCs w:val="24"/>
        </w:rPr>
        <w:t>Table</w:t>
      </w:r>
      <w:r w:rsidRPr="1646E0A0">
        <w:rPr>
          <w:b/>
          <w:bCs/>
          <w:sz w:val="24"/>
          <w:szCs w:val="24"/>
        </w:rPr>
        <w:t xml:space="preserve"> 1: Correlations between prevalence ratio and community competence, community size, and mean water temperature. </w:t>
      </w:r>
      <w:r w:rsidRPr="1646E0A0">
        <w:rPr>
          <w:sz w:val="24"/>
          <w:szCs w:val="24"/>
        </w:rPr>
        <w:t>Community competence and host abundance correlated positively with prevalence ratio while mean water temperature correlated negatively.</w:t>
      </w:r>
    </w:p>
    <w:p w14:paraId="48476215" w14:textId="77777777" w:rsidR="002770B4" w:rsidRDefault="002770B4" w:rsidP="00DB2F80">
      <w:pPr>
        <w:rPr>
          <w:sz w:val="24"/>
          <w:szCs w:val="24"/>
        </w:rPr>
      </w:pPr>
    </w:p>
    <w:p w14:paraId="43AE80AE" w14:textId="30625E92" w:rsidR="002E6E0F" w:rsidRDefault="0069435B" w:rsidP="00DB2F80">
      <w:pPr>
        <w:rPr>
          <w:b/>
          <w:bCs/>
          <w:sz w:val="24"/>
          <w:szCs w:val="24"/>
        </w:rPr>
      </w:pPr>
      <w:r w:rsidRPr="00DB2F80">
        <w:rPr>
          <w:b/>
          <w:bCs/>
          <w:sz w:val="24"/>
          <w:szCs w:val="24"/>
        </w:rPr>
        <w:t>Multi-species multimodal transmission model</w:t>
      </w:r>
    </w:p>
    <w:p w14:paraId="3127465B" w14:textId="77777777" w:rsidR="00FD5740" w:rsidRPr="00DB2F80" w:rsidRDefault="00FD5740" w:rsidP="00DB2F80">
      <w:pPr>
        <w:rPr>
          <w:sz w:val="24"/>
          <w:szCs w:val="24"/>
        </w:rPr>
      </w:pPr>
    </w:p>
    <w:p w14:paraId="5807BEA0" w14:textId="12B63B53" w:rsidR="005A3BFD" w:rsidRDefault="0069435B" w:rsidP="005A3BFD">
      <w:pPr>
        <w:spacing w:line="360" w:lineRule="auto"/>
        <w:ind w:firstLine="720"/>
        <w:rPr>
          <w:sz w:val="24"/>
          <w:szCs w:val="24"/>
        </w:rPr>
      </w:pPr>
      <w:r w:rsidRPr="1646E0A0">
        <w:rPr>
          <w:sz w:val="24"/>
          <w:szCs w:val="24"/>
        </w:rPr>
        <w:t xml:space="preserve">In the transmission model, community composition, host abundance, and viral half-life are all important promoters of </w:t>
      </w:r>
      <w:r w:rsidR="0040206D" w:rsidRPr="1646E0A0">
        <w:rPr>
          <w:sz w:val="24"/>
          <w:szCs w:val="24"/>
        </w:rPr>
        <w:t>transmission,</w:t>
      </w:r>
      <w:r w:rsidRPr="1646E0A0">
        <w:rPr>
          <w:sz w:val="24"/>
          <w:szCs w:val="24"/>
        </w:rPr>
        <w:t xml:space="preserve"> and their effects are enhanced when combined. Manipulating each factor in favor of transmission (composition, abundance, and half-life) increases the set of transmission rates that allow pathogen invasion of the host community. However, the effect of each factor varies in the extent to which it permits invasion via lowered environmental </w:t>
      </w:r>
      <w:r w:rsidR="00715843">
        <w:rPr>
          <w:sz w:val="24"/>
          <w:szCs w:val="24"/>
        </w:rPr>
        <w:t xml:space="preserve">transmission </w:t>
      </w:r>
      <w:r w:rsidRPr="1646E0A0">
        <w:rPr>
          <w:sz w:val="24"/>
          <w:szCs w:val="24"/>
        </w:rPr>
        <w:t xml:space="preserve">versus contact transmission (Figure </w:t>
      </w:r>
      <w:r w:rsidR="00715843">
        <w:rPr>
          <w:sz w:val="24"/>
          <w:szCs w:val="24"/>
        </w:rPr>
        <w:t>1</w:t>
      </w:r>
      <w:r w:rsidR="00187DCA" w:rsidRPr="1646E0A0">
        <w:rPr>
          <w:sz w:val="24"/>
          <w:szCs w:val="24"/>
        </w:rPr>
        <w:t>A</w:t>
      </w:r>
      <w:r w:rsidRPr="1646E0A0">
        <w:rPr>
          <w:sz w:val="24"/>
          <w:szCs w:val="24"/>
        </w:rPr>
        <w:t>). Changes in community composition result in a community that is more sensitive to changes in contact transmission, i.e., prone to epizootics with lower contact transmission rates. Conversely, an increase in viral half-life renders the community more sensitive to changes in environmental transmission. Abundance has an equal effect on both modes of transmission and the combined effect of all three transmission promoters results in an increase in parameter space that is greater than any individual factor alone. When observing the dynamics of these communities over time, each factor causes epizootics to occur earlier and with higher intensity</w:t>
      </w:r>
      <w:r w:rsidR="00655F73">
        <w:rPr>
          <w:sz w:val="24"/>
          <w:szCs w:val="24"/>
        </w:rPr>
        <w:t xml:space="preserve"> compared to the reference</w:t>
      </w:r>
      <w:r w:rsidRPr="1646E0A0">
        <w:rPr>
          <w:sz w:val="24"/>
          <w:szCs w:val="24"/>
        </w:rPr>
        <w:t xml:space="preserve"> (Figure </w:t>
      </w:r>
      <w:r w:rsidR="00715843">
        <w:rPr>
          <w:sz w:val="24"/>
          <w:szCs w:val="24"/>
        </w:rPr>
        <w:t>1</w:t>
      </w:r>
      <w:r w:rsidR="00187DCA" w:rsidRPr="1646E0A0">
        <w:rPr>
          <w:sz w:val="24"/>
          <w:szCs w:val="24"/>
        </w:rPr>
        <w:t>B</w:t>
      </w:r>
      <w:r w:rsidRPr="1646E0A0">
        <w:rPr>
          <w:sz w:val="24"/>
          <w:szCs w:val="24"/>
        </w:rPr>
        <w:t>).</w:t>
      </w:r>
    </w:p>
    <w:p w14:paraId="65E1C667" w14:textId="674187E8" w:rsidR="002E6E0F" w:rsidRPr="00DB2F80" w:rsidRDefault="000958DD" w:rsidP="005A3BFD">
      <w:pPr>
        <w:spacing w:line="360" w:lineRule="auto"/>
        <w:rPr>
          <w:sz w:val="24"/>
          <w:szCs w:val="24"/>
        </w:rPr>
      </w:pPr>
      <w:r>
        <w:rPr>
          <w:noProof/>
          <w:sz w:val="24"/>
          <w:szCs w:val="24"/>
        </w:rPr>
        <w:lastRenderedPageBreak/>
        <w:drawing>
          <wp:inline distT="0" distB="0" distL="0" distR="0" wp14:anchorId="701EB847" wp14:editId="3E345793">
            <wp:extent cx="5943600" cy="3767455"/>
            <wp:effectExtent l="0" t="0" r="0" b="4445"/>
            <wp:docPr id="994589239" name="Picture 3"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589239" name="Picture 3" descr="A graph of different colore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767455"/>
                    </a:xfrm>
                    <a:prstGeom prst="rect">
                      <a:avLst/>
                    </a:prstGeom>
                  </pic:spPr>
                </pic:pic>
              </a:graphicData>
            </a:graphic>
          </wp:inline>
        </w:drawing>
      </w:r>
      <w:commentRangeStart w:id="60"/>
      <w:commentRangeEnd w:id="60"/>
      <w:r w:rsidR="00184936">
        <w:rPr>
          <w:rStyle w:val="CommentReference"/>
        </w:rPr>
        <w:commentReference w:id="60"/>
      </w:r>
    </w:p>
    <w:p w14:paraId="2020561C" w14:textId="5F968845" w:rsidR="00DB2F80" w:rsidRDefault="0069435B" w:rsidP="00DB2F80">
      <w:pPr>
        <w:rPr>
          <w:sz w:val="24"/>
          <w:szCs w:val="24"/>
        </w:rPr>
      </w:pPr>
      <w:r w:rsidRPr="1646E0A0">
        <w:rPr>
          <w:b/>
          <w:bCs/>
          <w:sz w:val="24"/>
          <w:szCs w:val="24"/>
        </w:rPr>
        <w:t xml:space="preserve">Figure </w:t>
      </w:r>
      <w:r w:rsidR="00255C97">
        <w:rPr>
          <w:b/>
          <w:bCs/>
          <w:sz w:val="24"/>
          <w:szCs w:val="24"/>
        </w:rPr>
        <w:t>1</w:t>
      </w:r>
      <w:r w:rsidRPr="1646E0A0">
        <w:rPr>
          <w:b/>
          <w:bCs/>
          <w:sz w:val="24"/>
          <w:szCs w:val="24"/>
        </w:rPr>
        <w:t xml:space="preserve">: </w:t>
      </w:r>
      <w:r w:rsidR="00C74CA9" w:rsidRPr="1646E0A0">
        <w:rPr>
          <w:b/>
          <w:bCs/>
          <w:sz w:val="24"/>
          <w:szCs w:val="24"/>
        </w:rPr>
        <w:t xml:space="preserve">(A) </w:t>
      </w:r>
      <w:r w:rsidRPr="1646E0A0">
        <w:rPr>
          <w:b/>
          <w:bCs/>
          <w:sz w:val="24"/>
          <w:szCs w:val="24"/>
        </w:rPr>
        <w:t>Threshold of invasion under different conditions</w:t>
      </w:r>
      <w:r w:rsidR="00C74CA9" w:rsidRPr="1646E0A0">
        <w:rPr>
          <w:b/>
          <w:bCs/>
          <w:sz w:val="24"/>
          <w:szCs w:val="24"/>
        </w:rPr>
        <w:t xml:space="preserve"> and (B) corresponding transmission dynamics</w:t>
      </w:r>
      <w:r w:rsidRPr="1646E0A0">
        <w:rPr>
          <w:b/>
          <w:bCs/>
          <w:sz w:val="24"/>
          <w:szCs w:val="24"/>
        </w:rPr>
        <w:t xml:space="preserve">. </w:t>
      </w:r>
      <w:r w:rsidR="00C74CA9" w:rsidRPr="1646E0A0">
        <w:rPr>
          <w:sz w:val="24"/>
          <w:szCs w:val="24"/>
        </w:rPr>
        <w:t>(A)</w:t>
      </w:r>
      <w:r w:rsidR="00C74CA9" w:rsidRPr="1646E0A0">
        <w:rPr>
          <w:b/>
          <w:bCs/>
          <w:sz w:val="24"/>
          <w:szCs w:val="24"/>
        </w:rPr>
        <w:t xml:space="preserve"> </w:t>
      </w:r>
      <w:r w:rsidRPr="1646E0A0">
        <w:rPr>
          <w:sz w:val="24"/>
          <w:szCs w:val="24"/>
        </w:rPr>
        <w:t xml:space="preserve">The parameter space in which </w:t>
      </w:r>
      <w:r w:rsidR="00255C97" w:rsidRPr="31DB22D1">
        <w:rPr>
          <w:i/>
          <w:iCs/>
          <w:sz w:val="24"/>
          <w:szCs w:val="24"/>
        </w:rPr>
        <w:t>R</w:t>
      </w:r>
      <w:r w:rsidR="00255C97" w:rsidRPr="00DB2F80">
        <w:rPr>
          <w:sz w:val="24"/>
          <w:szCs w:val="24"/>
          <w:vertAlign w:val="subscript"/>
        </w:rPr>
        <w:t>0</w:t>
      </w:r>
      <w:r w:rsidR="00255C97">
        <w:rPr>
          <w:sz w:val="24"/>
          <w:szCs w:val="24"/>
          <w:vertAlign w:val="subscript"/>
        </w:rPr>
        <w:t>&gt;</w:t>
      </w:r>
      <w:r w:rsidRPr="1646E0A0">
        <w:rPr>
          <w:sz w:val="24"/>
          <w:szCs w:val="24"/>
        </w:rPr>
        <w:t>1 can be increased through changes in community composition, total host abundance, and viral half-life. The gray line in each plot represents a reference community that is the same throughout each. The colored lines represent manipulated communities</w:t>
      </w:r>
      <w:r w:rsidR="00C74CA9" w:rsidRPr="1646E0A0">
        <w:rPr>
          <w:sz w:val="24"/>
          <w:szCs w:val="24"/>
        </w:rPr>
        <w:t xml:space="preserve">: </w:t>
      </w:r>
      <w:r w:rsidRPr="1646E0A0">
        <w:rPr>
          <w:sz w:val="24"/>
          <w:szCs w:val="24"/>
        </w:rPr>
        <w:t>composition = community composition</w:t>
      </w:r>
      <w:r w:rsidR="00C74CA9" w:rsidRPr="1646E0A0">
        <w:rPr>
          <w:sz w:val="24"/>
          <w:szCs w:val="24"/>
        </w:rPr>
        <w:t>;</w:t>
      </w:r>
      <w:r w:rsidRPr="1646E0A0">
        <w:rPr>
          <w:sz w:val="24"/>
          <w:szCs w:val="24"/>
        </w:rPr>
        <w:t xml:space="preserve"> abundance = host abundance</w:t>
      </w:r>
      <w:r w:rsidR="00C74CA9" w:rsidRPr="1646E0A0">
        <w:rPr>
          <w:sz w:val="24"/>
          <w:szCs w:val="24"/>
        </w:rPr>
        <w:t>;</w:t>
      </w:r>
      <w:r w:rsidRPr="1646E0A0">
        <w:rPr>
          <w:sz w:val="24"/>
          <w:szCs w:val="24"/>
        </w:rPr>
        <w:t xml:space="preserve"> half-life = viral half-life</w:t>
      </w:r>
      <w:r w:rsidR="00C74CA9" w:rsidRPr="1646E0A0">
        <w:rPr>
          <w:sz w:val="24"/>
          <w:szCs w:val="24"/>
        </w:rPr>
        <w:t>; combined</w:t>
      </w:r>
      <w:r w:rsidRPr="1646E0A0">
        <w:rPr>
          <w:sz w:val="24"/>
          <w:szCs w:val="24"/>
        </w:rPr>
        <w:t xml:space="preserve"> = all manipulations combined. </w:t>
      </w:r>
      <w:r w:rsidR="00C74CA9" w:rsidRPr="1646E0A0">
        <w:rPr>
          <w:sz w:val="24"/>
          <w:szCs w:val="24"/>
        </w:rPr>
        <w:t xml:space="preserve">(B) </w:t>
      </w:r>
      <w:r w:rsidRPr="1646E0A0">
        <w:rPr>
          <w:sz w:val="24"/>
          <w:szCs w:val="24"/>
        </w:rPr>
        <w:t xml:space="preserve">Using the same initial conditions from the manipulated communities in </w:t>
      </w:r>
      <w:r w:rsidR="00C74CA9" w:rsidRPr="1646E0A0">
        <w:rPr>
          <w:sz w:val="24"/>
          <w:szCs w:val="24"/>
        </w:rPr>
        <w:t xml:space="preserve">panel A </w:t>
      </w:r>
      <w:r w:rsidRPr="1646E0A0">
        <w:rPr>
          <w:sz w:val="24"/>
          <w:szCs w:val="24"/>
        </w:rPr>
        <w:t>and parameter values</w:t>
      </w:r>
      <w:r w:rsidR="00255C97">
        <w:rPr>
          <w:sz w:val="24"/>
          <w:szCs w:val="24"/>
        </w:rPr>
        <w:t xml:space="preserve"> (black dot)</w:t>
      </w:r>
      <w:r w:rsidRPr="1646E0A0">
        <w:rPr>
          <w:sz w:val="24"/>
          <w:szCs w:val="24"/>
        </w:rPr>
        <w:t xml:space="preserve"> that would ensure </w:t>
      </w:r>
      <w:r w:rsidR="00255C97" w:rsidRPr="31DB22D1">
        <w:rPr>
          <w:i/>
          <w:iCs/>
          <w:sz w:val="24"/>
          <w:szCs w:val="24"/>
        </w:rPr>
        <w:t>R</w:t>
      </w:r>
      <w:r w:rsidR="00255C97" w:rsidRPr="00DB2F80">
        <w:rPr>
          <w:sz w:val="24"/>
          <w:szCs w:val="24"/>
          <w:vertAlign w:val="subscript"/>
        </w:rPr>
        <w:t>0</w:t>
      </w:r>
      <w:r w:rsidR="00255C97">
        <w:rPr>
          <w:sz w:val="24"/>
          <w:szCs w:val="24"/>
        </w:rPr>
        <w:t xml:space="preserve"> </w:t>
      </w:r>
      <w:r w:rsidRPr="00255C97">
        <w:rPr>
          <w:sz w:val="24"/>
          <w:szCs w:val="24"/>
        </w:rPr>
        <w:t>is</w:t>
      </w:r>
      <w:r w:rsidRPr="1646E0A0">
        <w:rPr>
          <w:sz w:val="24"/>
          <w:szCs w:val="24"/>
        </w:rPr>
        <w:t xml:space="preserve"> greater than 1, the simulated dynamics of the system show peaks with varying amplitude and timing. Th</w:t>
      </w:r>
      <w:r w:rsidR="00255C97">
        <w:rPr>
          <w:sz w:val="24"/>
          <w:szCs w:val="24"/>
        </w:rPr>
        <w:t>e</w:t>
      </w:r>
      <w:r w:rsidRPr="1646E0A0">
        <w:rPr>
          <w:sz w:val="24"/>
          <w:szCs w:val="24"/>
        </w:rPr>
        <w:t xml:space="preserve"> </w:t>
      </w:r>
      <w:commentRangeStart w:id="61"/>
      <w:r w:rsidRPr="1646E0A0">
        <w:rPr>
          <w:sz w:val="24"/>
          <w:szCs w:val="24"/>
        </w:rPr>
        <w:t>model formulation</w:t>
      </w:r>
      <w:commentRangeEnd w:id="61"/>
      <w:r>
        <w:rPr>
          <w:rStyle w:val="CommentReference"/>
        </w:rPr>
        <w:commentReference w:id="61"/>
      </w:r>
      <w:r w:rsidRPr="1646E0A0">
        <w:rPr>
          <w:sz w:val="24"/>
          <w:szCs w:val="24"/>
        </w:rPr>
        <w:t xml:space="preserve"> </w:t>
      </w:r>
      <w:r w:rsidR="00255C97">
        <w:rPr>
          <w:sz w:val="24"/>
          <w:szCs w:val="24"/>
        </w:rPr>
        <w:t xml:space="preserve">for panel B </w:t>
      </w:r>
      <w:r w:rsidRPr="1646E0A0">
        <w:rPr>
          <w:sz w:val="24"/>
          <w:szCs w:val="24"/>
        </w:rPr>
        <w:t>does not include demography</w:t>
      </w:r>
      <w:bookmarkStart w:id="62" w:name="_o72aamdfl5uk"/>
      <w:bookmarkEnd w:id="62"/>
      <w:r w:rsidR="00255C97">
        <w:rPr>
          <w:sz w:val="24"/>
          <w:szCs w:val="24"/>
        </w:rPr>
        <w:t xml:space="preserve"> but the model formulation for panel A does include demography</w:t>
      </w:r>
      <w:r w:rsidR="00DB2F80" w:rsidRPr="1646E0A0">
        <w:rPr>
          <w:sz w:val="24"/>
          <w:szCs w:val="24"/>
        </w:rPr>
        <w:t xml:space="preserve">. </w:t>
      </w:r>
    </w:p>
    <w:p w14:paraId="4A0B6B11" w14:textId="458CE99A" w:rsidR="00DB2F80" w:rsidRDefault="00DB2F80" w:rsidP="00DB2F80">
      <w:pPr>
        <w:rPr>
          <w:sz w:val="24"/>
          <w:szCs w:val="24"/>
        </w:rPr>
      </w:pPr>
    </w:p>
    <w:p w14:paraId="76EF5BD9" w14:textId="02C5BB90" w:rsidR="002E6E0F" w:rsidRDefault="0069435B" w:rsidP="00DB2F80">
      <w:pPr>
        <w:rPr>
          <w:b/>
          <w:bCs/>
          <w:sz w:val="24"/>
          <w:szCs w:val="24"/>
        </w:rPr>
      </w:pPr>
      <w:r w:rsidRPr="00DB2F80">
        <w:rPr>
          <w:b/>
          <w:bCs/>
          <w:sz w:val="24"/>
          <w:szCs w:val="24"/>
        </w:rPr>
        <w:t>Patterns of community competence, host abundance, and temperature in ephemeral wetlands</w:t>
      </w:r>
    </w:p>
    <w:p w14:paraId="2EBCB6FF" w14:textId="77777777" w:rsidR="00FD5740" w:rsidRPr="00DB2F80" w:rsidRDefault="00FD5740" w:rsidP="00DB2F80">
      <w:pPr>
        <w:rPr>
          <w:sz w:val="24"/>
          <w:szCs w:val="24"/>
        </w:rPr>
      </w:pPr>
    </w:p>
    <w:p w14:paraId="540AF43D" w14:textId="08214B12" w:rsidR="009B1010" w:rsidRDefault="0069435B" w:rsidP="009B1010">
      <w:pPr>
        <w:spacing w:line="360" w:lineRule="auto"/>
        <w:ind w:firstLine="720"/>
        <w:rPr>
          <w:sz w:val="24"/>
          <w:szCs w:val="24"/>
        </w:rPr>
      </w:pPr>
      <w:r w:rsidRPr="1646E0A0">
        <w:rPr>
          <w:sz w:val="24"/>
          <w:szCs w:val="24"/>
        </w:rPr>
        <w:t xml:space="preserve">Throughout the study period, community competence, host abundance, and mean water temperature varied over time and space, and it was not uncommon for these conditions to combine in ways that favor ranavirus transmission. When community competence was high, it was mostly due to the dominance of certain high competence species (Figure </w:t>
      </w:r>
      <w:r w:rsidR="00715843">
        <w:rPr>
          <w:sz w:val="24"/>
          <w:szCs w:val="24"/>
        </w:rPr>
        <w:t>2</w:t>
      </w:r>
      <w:r w:rsidRPr="1646E0A0">
        <w:rPr>
          <w:sz w:val="24"/>
          <w:szCs w:val="24"/>
        </w:rPr>
        <w:t xml:space="preserve">). These species </w:t>
      </w:r>
      <w:r w:rsidR="56987169" w:rsidRPr="1646E0A0">
        <w:rPr>
          <w:sz w:val="24"/>
          <w:szCs w:val="24"/>
        </w:rPr>
        <w:t>have previously been observed to be</w:t>
      </w:r>
      <w:r w:rsidRPr="1646E0A0">
        <w:rPr>
          <w:sz w:val="24"/>
          <w:szCs w:val="24"/>
        </w:rPr>
        <w:t xml:space="preserve"> </w:t>
      </w:r>
      <w:r w:rsidRPr="1646E0A0">
        <w:rPr>
          <w:sz w:val="24"/>
          <w:szCs w:val="24"/>
        </w:rPr>
        <w:lastRenderedPageBreak/>
        <w:t xml:space="preserve">common and in high abundance in the study region </w:t>
      </w:r>
      <w:r w:rsidRPr="1646E0A0">
        <w:rPr>
          <w:sz w:val="24"/>
          <w:szCs w:val="24"/>
        </w:rPr>
        <w:fldChar w:fldCharType="begin"/>
      </w:r>
      <w:r w:rsidR="00C86DEC">
        <w:rPr>
          <w:sz w:val="24"/>
          <w:szCs w:val="24"/>
        </w:rPr>
        <w:instrText xml:space="preserve"> ADDIN ZOTERO_ITEM CSL_CITATION {"citationID":"AZSJTayc","properties":{"formattedCitation":"(Love et al., 2016)","plainCitation":"(Love et al., 2016)","noteIndex":0},"citationItems":[{"id":404,"uris":["http://zotero.org/users/8769338/items/PSBRVQ6H"],"itemData":{"id":404,"type":"article-journal","container-title":"Diseases of Aquatic Organisms","DOI":"10.3354/dao03039","ISSN":"0177-5103, 1616-1580","issue":"1","journalAbbreviation":"Dis. Aquat. Org.","language":"en","page":"1-14","source":"DOI.org (Crossref)","title":"Patterns of amphibian infection prevalence across wetlands on the Savannah River Site, South Carolina, USA","volume":"121","author":[{"family":"Love","given":"Cn"},{"family":"Winzeler","given":"Me"},{"family":"Beasley","given":"R"},{"family":"Scott","given":"De"},{"family":"Nunziata","given":"So"},{"family":"Lance","given":"Sl"}],"issued":{"date-parts":[["2016",8,31]]}}}],"schema":"https://github.com/citation-style-language/schema/raw/master/csl-citation.json"} </w:instrText>
      </w:r>
      <w:r w:rsidRPr="1646E0A0">
        <w:rPr>
          <w:sz w:val="24"/>
          <w:szCs w:val="24"/>
        </w:rPr>
        <w:fldChar w:fldCharType="separate"/>
      </w:r>
      <w:r w:rsidR="00C86DEC">
        <w:rPr>
          <w:sz w:val="24"/>
        </w:rPr>
        <w:t>(Love et al., 2016)</w:t>
      </w:r>
      <w:r w:rsidRPr="1646E0A0">
        <w:rPr>
          <w:sz w:val="24"/>
          <w:szCs w:val="24"/>
        </w:rPr>
        <w:fldChar w:fldCharType="end"/>
      </w:r>
      <w:r w:rsidRPr="1646E0A0">
        <w:rPr>
          <w:sz w:val="24"/>
          <w:szCs w:val="24"/>
        </w:rPr>
        <w:t xml:space="preserve">. Further, several high competence host species were observed to </w:t>
      </w:r>
      <w:r w:rsidR="00184936" w:rsidRPr="1646E0A0">
        <w:rPr>
          <w:sz w:val="24"/>
          <w:szCs w:val="24"/>
        </w:rPr>
        <w:t>co-</w:t>
      </w:r>
      <w:r w:rsidRPr="1646E0A0">
        <w:rPr>
          <w:sz w:val="24"/>
          <w:szCs w:val="24"/>
        </w:rPr>
        <w:t xml:space="preserve">occur and even co-dominate communities (Figure </w:t>
      </w:r>
      <w:r w:rsidR="00715843">
        <w:rPr>
          <w:sz w:val="24"/>
          <w:szCs w:val="24"/>
        </w:rPr>
        <w:t>2</w:t>
      </w:r>
      <w:r w:rsidR="00FD5740">
        <w:rPr>
          <w:sz w:val="24"/>
          <w:szCs w:val="24"/>
        </w:rPr>
        <w:t>B</w:t>
      </w:r>
      <w:r w:rsidR="00187DCA" w:rsidRPr="1646E0A0">
        <w:rPr>
          <w:sz w:val="24"/>
          <w:szCs w:val="24"/>
        </w:rPr>
        <w:t>)</w:t>
      </w:r>
      <w:r w:rsidRPr="1646E0A0">
        <w:rPr>
          <w:sz w:val="24"/>
          <w:szCs w:val="24"/>
        </w:rPr>
        <w:t xml:space="preserve">. The phylogenetic relationships between these species suggest that they may be dissimilar enough to avert strong interspecific competition, resulting in high relative and absolute abundance of competent hosts in these communities (Figure </w:t>
      </w:r>
      <w:r w:rsidR="00715843">
        <w:rPr>
          <w:sz w:val="24"/>
          <w:szCs w:val="24"/>
        </w:rPr>
        <w:t>2</w:t>
      </w:r>
      <w:r w:rsidR="00187DCA" w:rsidRPr="1646E0A0">
        <w:rPr>
          <w:sz w:val="24"/>
          <w:szCs w:val="24"/>
        </w:rPr>
        <w:t>D</w:t>
      </w:r>
      <w:r w:rsidRPr="1646E0A0">
        <w:rPr>
          <w:sz w:val="24"/>
          <w:szCs w:val="24"/>
        </w:rPr>
        <w:t xml:space="preserve">). </w:t>
      </w:r>
      <w:r w:rsidR="00184936" w:rsidRPr="1646E0A0">
        <w:rPr>
          <w:sz w:val="24"/>
          <w:szCs w:val="24"/>
        </w:rPr>
        <w:t xml:space="preserve">Such co-existence between </w:t>
      </w:r>
      <w:proofErr w:type="gramStart"/>
      <w:r w:rsidR="00184936" w:rsidRPr="1646E0A0">
        <w:rPr>
          <w:sz w:val="24"/>
          <w:szCs w:val="24"/>
        </w:rPr>
        <w:t>intermediately-related</w:t>
      </w:r>
      <w:proofErr w:type="gramEnd"/>
      <w:r w:rsidR="00184936" w:rsidRPr="1646E0A0">
        <w:rPr>
          <w:sz w:val="24"/>
          <w:szCs w:val="24"/>
        </w:rPr>
        <w:t xml:space="preserve"> species may exacerbate ranavirus transmission because the competence trait (mean viral load) appears to be dispersed in the phylogeny, versus clustered among a set of</w:t>
      </w:r>
      <w:r w:rsidR="1706B25D" w:rsidRPr="1646E0A0">
        <w:rPr>
          <w:sz w:val="24"/>
          <w:szCs w:val="24"/>
        </w:rPr>
        <w:t xml:space="preserve"> closely</w:t>
      </w:r>
      <w:r w:rsidR="00184936" w:rsidRPr="1646E0A0">
        <w:rPr>
          <w:sz w:val="24"/>
          <w:szCs w:val="24"/>
        </w:rPr>
        <w:t xml:space="preserve"> related host species</w:t>
      </w:r>
      <w:r w:rsidR="00FD5740">
        <w:rPr>
          <w:sz w:val="24"/>
          <w:szCs w:val="24"/>
        </w:rPr>
        <w:t xml:space="preserve"> (Figure 2C)</w:t>
      </w:r>
      <w:r w:rsidR="00184936" w:rsidRPr="1646E0A0">
        <w:rPr>
          <w:sz w:val="24"/>
          <w:szCs w:val="24"/>
        </w:rPr>
        <w:t xml:space="preserve">.  </w:t>
      </w:r>
    </w:p>
    <w:p w14:paraId="3730FE8A" w14:textId="50E5C7A0" w:rsidR="000958DD" w:rsidRPr="000958DD" w:rsidRDefault="000958DD" w:rsidP="00DB2F80">
      <w:pPr>
        <w:rPr>
          <w:rStyle w:val="CommentReference"/>
          <w:sz w:val="24"/>
          <w:szCs w:val="24"/>
        </w:rPr>
      </w:pPr>
      <w:r>
        <w:rPr>
          <w:noProof/>
          <w:sz w:val="24"/>
          <w:szCs w:val="24"/>
        </w:rPr>
        <w:drawing>
          <wp:inline distT="0" distB="0" distL="0" distR="0" wp14:anchorId="1A28172D" wp14:editId="668CAF77">
            <wp:extent cx="5943600" cy="3766820"/>
            <wp:effectExtent l="0" t="0" r="0" b="5080"/>
            <wp:docPr id="56125700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257003" name="Picture 4"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66820"/>
                    </a:xfrm>
                    <a:prstGeom prst="rect">
                      <a:avLst/>
                    </a:prstGeom>
                  </pic:spPr>
                </pic:pic>
              </a:graphicData>
            </a:graphic>
          </wp:inline>
        </w:drawing>
      </w:r>
    </w:p>
    <w:p w14:paraId="61404031" w14:textId="6936C09F" w:rsidR="002E6E0F" w:rsidRDefault="0069435B" w:rsidP="00DB2F80">
      <w:pPr>
        <w:rPr>
          <w:sz w:val="24"/>
          <w:szCs w:val="24"/>
        </w:rPr>
      </w:pPr>
      <w:r w:rsidRPr="00DB2F80">
        <w:rPr>
          <w:b/>
          <w:sz w:val="24"/>
          <w:szCs w:val="24"/>
        </w:rPr>
        <w:t xml:space="preserve">Figure </w:t>
      </w:r>
      <w:r w:rsidR="00255C97">
        <w:rPr>
          <w:b/>
          <w:sz w:val="24"/>
          <w:szCs w:val="24"/>
        </w:rPr>
        <w:t>2</w:t>
      </w:r>
      <w:r w:rsidRPr="00DB2F80">
        <w:rPr>
          <w:b/>
          <w:sz w:val="24"/>
          <w:szCs w:val="24"/>
        </w:rPr>
        <w:t xml:space="preserve">: </w:t>
      </w:r>
      <w:r w:rsidR="00C74CA9" w:rsidRPr="00DB2F80">
        <w:rPr>
          <w:b/>
          <w:sz w:val="24"/>
          <w:szCs w:val="24"/>
        </w:rPr>
        <w:t xml:space="preserve">Relative abundance of host species and patterns in community competence and phylogeny. </w:t>
      </w:r>
      <w:r w:rsidR="00C74CA9" w:rsidRPr="00DB2F80">
        <w:rPr>
          <w:sz w:val="24"/>
          <w:szCs w:val="24"/>
        </w:rPr>
        <w:t>(A) All communities (</w:t>
      </w:r>
      <w:r w:rsidR="00655F73">
        <w:rPr>
          <w:sz w:val="24"/>
          <w:szCs w:val="24"/>
        </w:rPr>
        <w:t>site-</w:t>
      </w:r>
      <w:r w:rsidR="00C74CA9" w:rsidRPr="00DB2F80">
        <w:rPr>
          <w:sz w:val="24"/>
          <w:szCs w:val="24"/>
        </w:rPr>
        <w:t>month combinations) were ordered according to community competence and compared with (B) the relative abundance of high competence species. (C)</w:t>
      </w:r>
      <w:r w:rsidRPr="00DB2F80">
        <w:rPr>
          <w:sz w:val="24"/>
          <w:szCs w:val="24"/>
        </w:rPr>
        <w:t xml:space="preserve"> The phylogeny shows that high competence species are moderately dispersed, suggesting that these species may not be excluded by limiting similarity in these communities.</w:t>
      </w:r>
      <w:r w:rsidR="00C74CA9" w:rsidRPr="00DB2F80">
        <w:rPr>
          <w:sz w:val="24"/>
          <w:szCs w:val="24"/>
        </w:rPr>
        <w:t xml:space="preserve"> (D) </w:t>
      </w:r>
      <w:r w:rsidRPr="00DB2F80">
        <w:rPr>
          <w:sz w:val="24"/>
          <w:szCs w:val="24"/>
        </w:rPr>
        <w:t xml:space="preserve">In each community, each host species’ closest neighbor according to phylogenetic distance was recorded as well as the distance between those species. The relative abundance of each host species was then correlated against the distance between a host species and their closest </w:t>
      </w:r>
      <w:r w:rsidRPr="00DB2F80">
        <w:rPr>
          <w:sz w:val="24"/>
          <w:szCs w:val="24"/>
        </w:rPr>
        <w:lastRenderedPageBreak/>
        <w:t>neighbor to identify trends between how similar a host is to their closest neighbor and how abundant they are in their community.</w:t>
      </w:r>
    </w:p>
    <w:p w14:paraId="519BA9A0" w14:textId="77777777" w:rsidR="00DB2F80" w:rsidRPr="00DB2F80" w:rsidRDefault="00DB2F80" w:rsidP="0040206D">
      <w:pPr>
        <w:spacing w:line="360" w:lineRule="auto"/>
        <w:rPr>
          <w:sz w:val="24"/>
          <w:szCs w:val="24"/>
        </w:rPr>
      </w:pPr>
    </w:p>
    <w:p w14:paraId="4E06811B" w14:textId="71F6350F" w:rsidR="002E6E0F" w:rsidRPr="00DB2F80" w:rsidRDefault="0069435B" w:rsidP="002A3CCE">
      <w:pPr>
        <w:spacing w:line="360" w:lineRule="auto"/>
        <w:ind w:firstLine="720"/>
        <w:rPr>
          <w:sz w:val="24"/>
          <w:szCs w:val="24"/>
        </w:rPr>
      </w:pPr>
      <w:r w:rsidRPr="1646E0A0">
        <w:rPr>
          <w:sz w:val="24"/>
          <w:szCs w:val="24"/>
        </w:rPr>
        <w:t xml:space="preserve">Finally, correlations between </w:t>
      </w:r>
      <w:r w:rsidR="2E28AB19" w:rsidRPr="1646E0A0">
        <w:rPr>
          <w:sz w:val="24"/>
          <w:szCs w:val="24"/>
        </w:rPr>
        <w:t xml:space="preserve">community competence and </w:t>
      </w:r>
      <w:r w:rsidRPr="1646E0A0">
        <w:rPr>
          <w:sz w:val="24"/>
          <w:szCs w:val="24"/>
        </w:rPr>
        <w:t xml:space="preserve">both host abundance and mean water temperature show that there are significant correlations between these variables (Supplementary Figure </w:t>
      </w:r>
      <w:r w:rsidR="00255C97">
        <w:rPr>
          <w:sz w:val="24"/>
          <w:szCs w:val="24"/>
        </w:rPr>
        <w:t>4</w:t>
      </w:r>
      <w:r w:rsidRPr="1646E0A0">
        <w:rPr>
          <w:sz w:val="24"/>
          <w:szCs w:val="24"/>
        </w:rPr>
        <w:t xml:space="preserve">, P &lt; 0.001). Community competence correlates positively with host abundance which can result in sites with many host individuals that are, on average, highly competent. The negative </w:t>
      </w:r>
      <w:r w:rsidR="0B41E9D9" w:rsidRPr="1646E0A0">
        <w:rPr>
          <w:sz w:val="24"/>
          <w:szCs w:val="24"/>
        </w:rPr>
        <w:t>correlation</w:t>
      </w:r>
      <w:r w:rsidRPr="1646E0A0">
        <w:rPr>
          <w:sz w:val="24"/>
          <w:szCs w:val="24"/>
        </w:rPr>
        <w:t xml:space="preserve"> between community competence and mean water temperature suggests that sites of high community competence may occur when water temperatures are low, again resulting in favorable conditions for pathogen transmission.</w:t>
      </w:r>
      <w:bookmarkStart w:id="63" w:name="_3l8x3jxer0u4" w:colFirst="0" w:colLast="0"/>
      <w:bookmarkEnd w:id="63"/>
    </w:p>
    <w:p w14:paraId="6A93CA70" w14:textId="77777777" w:rsidR="002E6E0F" w:rsidRPr="00DB2F80" w:rsidRDefault="0069435B" w:rsidP="0040206D">
      <w:pPr>
        <w:pStyle w:val="Heading1"/>
        <w:spacing w:line="360" w:lineRule="auto"/>
        <w:rPr>
          <w:b/>
          <w:bCs/>
          <w:sz w:val="28"/>
          <w:szCs w:val="28"/>
        </w:rPr>
      </w:pPr>
      <w:bookmarkStart w:id="64" w:name="_l3iijzz0pprb" w:colFirst="0" w:colLast="0"/>
      <w:bookmarkEnd w:id="64"/>
      <w:r w:rsidRPr="00DB2F80">
        <w:rPr>
          <w:b/>
          <w:bCs/>
          <w:sz w:val="28"/>
          <w:szCs w:val="28"/>
        </w:rPr>
        <w:t>Discussion</w:t>
      </w:r>
    </w:p>
    <w:p w14:paraId="42CA1E87" w14:textId="5D5C6883" w:rsidR="002E6E0F" w:rsidRPr="00DB2F80" w:rsidRDefault="0069435B" w:rsidP="0040206D">
      <w:pPr>
        <w:spacing w:line="360" w:lineRule="auto"/>
        <w:ind w:firstLine="720"/>
        <w:rPr>
          <w:sz w:val="24"/>
          <w:szCs w:val="24"/>
        </w:rPr>
      </w:pPr>
      <w:r w:rsidRPr="00DB2F80">
        <w:rPr>
          <w:sz w:val="24"/>
          <w:szCs w:val="24"/>
        </w:rPr>
        <w:t>The transmission of many generalist pathogens is driven by biotic and abiotic factors, but the joint effects of these are rarely considered together. Using a mathematical model, we demonstrate that the effects of host abundance, community composition, and pathogen persistence times</w:t>
      </w:r>
      <w:r w:rsidR="00184936">
        <w:rPr>
          <w:sz w:val="24"/>
          <w:szCs w:val="24"/>
        </w:rPr>
        <w:t xml:space="preserve"> in the environment</w:t>
      </w:r>
      <w:r w:rsidRPr="00DB2F80">
        <w:rPr>
          <w:sz w:val="24"/>
          <w:szCs w:val="24"/>
        </w:rPr>
        <w:t xml:space="preserve"> can result in conditions for transmission that are more favorable to the pathogen than any factor alone. In addition, we find that these factors can compensate for each other, resulting in a broad range of conditions in which a pathogen may be able to successfully invade a host community. Our analysis of empirical ranavirus data suggests multiple transmission-promoting factors may co-occur, and we describe how each factor is likely to affect transmission. These results emphasize the importance of the joint effects of biotic and abiotic factors on the transmission of generalist pathogens, and the associated model helps to illustrate specific mechanisms likely to manifest across many host-pathogen systems</w:t>
      </w:r>
      <w:r w:rsidR="00D24E70">
        <w:rPr>
          <w:sz w:val="24"/>
          <w:szCs w:val="24"/>
        </w:rPr>
        <w:t xml:space="preserve"> –</w:t>
      </w:r>
      <w:r w:rsidRPr="00DB2F80">
        <w:rPr>
          <w:sz w:val="24"/>
          <w:szCs w:val="24"/>
        </w:rPr>
        <w:t xml:space="preserve"> a topic that has been recommended more broadly in the study of diversity-disease relationships </w:t>
      </w:r>
      <w:r w:rsidRPr="00DB2F80">
        <w:rPr>
          <w:sz w:val="24"/>
          <w:szCs w:val="24"/>
        </w:rPr>
        <w:fldChar w:fldCharType="begin"/>
      </w:r>
      <w:r w:rsidR="00C86DEC">
        <w:rPr>
          <w:sz w:val="24"/>
          <w:szCs w:val="24"/>
        </w:rPr>
        <w:instrText xml:space="preserve"> ADDIN ZOTERO_ITEM CSL_CITATION {"citationID":"AugDMlgL","properties":{"formattedCitation":"(Shaw &amp; Civitello, 2021)","plainCitation":"(Shaw &amp; Civitello, 2021)","noteIndex":0},"citationItems":[{"id":421,"uris":["http://zotero.org/users/8769338/items/IXXXTYQN"],"itemData":{"id":421,"type":"article-journal","container-title":"Functional Ecology","DOI":"10.1111/1365-2435.13892","ISSN":"0269-8463, 1365-2435","issue":"11","journalAbbreviation":"Functional Ecology","language":"en","page":"2376-2386","source":"DOI.org (Crossref)","title":"Re</w:instrText>
      </w:r>
      <w:r w:rsidR="00C86DEC">
        <w:rPr>
          <w:rFonts w:ascii="Cambria Math" w:hAnsi="Cambria Math" w:cs="Cambria Math"/>
          <w:sz w:val="24"/>
          <w:szCs w:val="24"/>
        </w:rPr>
        <w:instrText>‐</w:instrText>
      </w:r>
      <w:r w:rsidR="00C86DEC">
        <w:rPr>
          <w:sz w:val="24"/>
          <w:szCs w:val="24"/>
        </w:rPr>
        <w:instrText xml:space="preserve">emphasizing mechanism in the community ecology of disease","volume":"35","author":[{"family":"Shaw","given":"Kelsey E."},{"family":"Civitello","given":"David J."}],"issued":{"date-parts":[["2021",11]]}}}],"schema":"https://github.com/citation-style-language/schema/raw/master/csl-citation.json"} </w:instrText>
      </w:r>
      <w:r w:rsidRPr="00DB2F80">
        <w:rPr>
          <w:sz w:val="24"/>
          <w:szCs w:val="24"/>
        </w:rPr>
        <w:fldChar w:fldCharType="separate"/>
      </w:r>
      <w:r w:rsidR="00C86DEC">
        <w:rPr>
          <w:sz w:val="24"/>
        </w:rPr>
        <w:t>(Shaw &amp; Civitello, 2021)</w:t>
      </w:r>
      <w:r w:rsidRPr="00DB2F80">
        <w:rPr>
          <w:sz w:val="24"/>
          <w:szCs w:val="24"/>
        </w:rPr>
        <w:fldChar w:fldCharType="end"/>
      </w:r>
      <w:r w:rsidRPr="00DB2F80">
        <w:rPr>
          <w:sz w:val="24"/>
          <w:szCs w:val="24"/>
        </w:rPr>
        <w:t xml:space="preserve">. </w:t>
      </w:r>
    </w:p>
    <w:p w14:paraId="5F01F3D6" w14:textId="3CD1AEF8" w:rsidR="002E6E0F" w:rsidRPr="00DB2F80" w:rsidRDefault="0069435B" w:rsidP="0040206D">
      <w:pPr>
        <w:spacing w:line="360" w:lineRule="auto"/>
        <w:ind w:firstLine="720"/>
        <w:rPr>
          <w:sz w:val="24"/>
          <w:szCs w:val="24"/>
        </w:rPr>
      </w:pPr>
      <w:r w:rsidRPr="31DB22D1">
        <w:rPr>
          <w:sz w:val="24"/>
          <w:szCs w:val="24"/>
        </w:rPr>
        <w:t xml:space="preserve">Diversity-disease research is often studied as a scale-dependent relationship that focuses on the effects of environmental gradients at larger spatial scales and the effects of host richness at local and regional scales </w:t>
      </w:r>
      <w:r w:rsidRPr="31DB22D1">
        <w:rPr>
          <w:sz w:val="24"/>
          <w:szCs w:val="24"/>
        </w:rPr>
        <w:fldChar w:fldCharType="begin"/>
      </w:r>
      <w:r w:rsidR="00C86DEC">
        <w:rPr>
          <w:sz w:val="24"/>
          <w:szCs w:val="24"/>
        </w:rPr>
        <w:instrText xml:space="preserve"> ADDIN ZOTERO_ITEM CSL_CITATION {"citationID":"LlT2QXal","properties":{"formattedCitation":"(Rohr et al., 2019)","plainCitation":"(Rohr et al., 2019)","noteIndex":0},"citationItems":[{"id":200,"uris":["http://zotero.org/users/8769338/items/7VTK8MIK"],"itemData":{"id":200,"type":"article-journal","abstract":"The disease ecology community has struggled to come to consensus on whether biodiversity reduces or increases infectious disease risk, a question that directly affects policy decisions for biodiversity conservation and public health. Here, we summarize the primary points of contention regarding biodiversity-disease relationships and suggest that vector-borne, generalist wildlife and zoonotic pathogens are the types of parasites most likely to be affected by changes to biodiversity. One synthesis on this topic revealed a positive correlation between biodiversity and human disease burden across countries, but as biodiversity changed over time within these countries, this correlation became weaker and more variable. Another synthesis-a meta-analysis of generally smaller-scale experimental and field studies-revealed a negative correlation between biodiversity and infectious diseases (a dilution effect) in various host taxa. These results raise the question of whether biodiversity-disease relationships are more negative at smaller spatial scales. If so, biodiversity conservation at the appropriate scales might prevent wildlife and zoonotic diseases from increasing in prevalence or becoming problematic (general proactive approaches). Further, protecting natural areas from human incursion should reduce zoonotic disease spillover. By contrast, for some infectious diseases, managing particular species or habitats and targeted biomedical approaches (targeted reactive approaches) might outperform biodiversity conservation as a tool for disease control. Importantly, biodiversity conservation and management need to be considered alongside other disease management options. These suggested guiding principles should provide common ground that can enhance scientific and policy clarity for those interested in simultaneously improving wildlife and human health.","container-title":"Nature ecology &amp; evolution","DOI":"10.1038/s41559-019-1060-6","issue":"1","note":"ISBN: 2397-334X\nPMID: 31819238","page":"24-33","title":"Towards common ground in the biodiversity–disease debate","volume":"4","author":[{"family":"Rohr","given":"Jason R."},{"family":"Civitello","given":"David J."},{"family":"Halliday","given":"Fletcher W."},{"family":"Hudson","given":"Peter J."},{"family":"Lafferty","given":"Kevin D."},{"family":"Wood","given":"Chelsea L."},{"family":"Mordecai","given":"Erin A."}],"issued":{"date-parts":[["2019"]]}}}],"schema":"https://github.com/citation-style-language/schema/raw/master/csl-citation.json"} </w:instrText>
      </w:r>
      <w:r w:rsidRPr="31DB22D1">
        <w:rPr>
          <w:sz w:val="24"/>
          <w:szCs w:val="24"/>
        </w:rPr>
        <w:fldChar w:fldCharType="separate"/>
      </w:r>
      <w:r w:rsidR="00C86DEC">
        <w:rPr>
          <w:sz w:val="24"/>
        </w:rPr>
        <w:t>(Rohr et al., 2019)</w:t>
      </w:r>
      <w:r w:rsidRPr="31DB22D1">
        <w:rPr>
          <w:sz w:val="24"/>
          <w:szCs w:val="24"/>
        </w:rPr>
        <w:fldChar w:fldCharType="end"/>
      </w:r>
      <w:r w:rsidRPr="31DB22D1">
        <w:rPr>
          <w:sz w:val="24"/>
          <w:szCs w:val="24"/>
        </w:rPr>
        <w:t xml:space="preserve">. At the intermediate spatial scale of our study, host richness, per se, is not as informative as host evenness, </w:t>
      </w:r>
      <w:r w:rsidRPr="31DB22D1">
        <w:rPr>
          <w:sz w:val="24"/>
          <w:szCs w:val="24"/>
        </w:rPr>
        <w:lastRenderedPageBreak/>
        <w:t xml:space="preserve">because it fails to capture the relative abundance of host species that contributes to the weighted average of species-level competence </w:t>
      </w:r>
      <w:r w:rsidRPr="31DB22D1">
        <w:rPr>
          <w:sz w:val="24"/>
          <w:szCs w:val="24"/>
        </w:rPr>
        <w:fldChar w:fldCharType="begin"/>
      </w:r>
      <w:r w:rsidR="00A95C8B">
        <w:rPr>
          <w:sz w:val="24"/>
          <w:szCs w:val="24"/>
        </w:rPr>
        <w:instrText xml:space="preserve"> ADDIN ZOTERO_ITEM CSL_CITATION {"citationID":"1bdLZPSx","properties":{"formattedCitation":"(P. T. J. Johnson et al., 2013)","plainCitation":"(P. T. J. Johnson et al., 2013)","dontUpdate":true,"noteIndex":0},"citationItems":[{"id":243,"uris":["http://zotero.org/users/8769338/items/KUXXZWR7"],"itemData":{"id":243,"type":"article-journal","abstract":"Accelerating rates of species extinctions and disease emergence underscore the importance of understanding how changes in biodiversity affect disease outcomes. Over the past decade, a growing number of studies have reported negative correlations between host biodiversity and disease risk, prompting suggestions that biodiversity conservation could promote human and wildlife health. Yet the generality of the diversity-disease linkage remains conjectural, in part because empirical evidence of a relationship between host competence (the ability to maintain and transmit infections) and the order in which communities assemble has proven elusive. Here we integrate high-resolution field data with multi-scale experiments to show that host diversity inhibits transmission of the virulent pathogen Ribeiroia ondatrae and reduces amphibian disease as a result of consistent linkages among species richness, host composition and community competence. Surveys of 345 wetlands indicated that community composition changed nonrandomly with species richness, such that highly competent hosts dominated in species-poor assemblages whereas more resistant species became progressively more common in diverse assemblages. As a result, amphibian species richness strongly moderated pathogen transmission and disease pathology among 24,215 examined hosts, with a 78.4% decline in realized transmission in richer assemblages. Laboratory and mesocosm manipulations revealed an approximately 50% decrease in pathogen transmission and host pathology across a realistic diversity gradient while controlling for host density, helping to establish mechanisms underlying the diversity-disease relationship and their consequences for host fitness. By revealing a consistent link between species richness and community competence, these findings highlight the influence of biodiversity on infection risk and emphasize the benefit of a community-based approach to understanding infectious diseases. © 2013 Macmillan Publishers Limited. All rights reserved.","container-title":"Nature","DOI":"10.1038/nature11883","ISSN":"00280836","title":"Biodiversity decreases disease through predictable changes in host community competence","author":[{"family":"Johnson","given":"Pieter T. J."},{"family":"Preston","given":"Daniel L."},{"family":"Hoverman","given":"Jason T."},{"family":"Richgels","given":"Katherine L. D."}],"issued":{"date-parts":[["2013"]]}}}],"schema":"https://github.com/citation-style-language/schema/raw/master/csl-citation.json"} </w:instrText>
      </w:r>
      <w:r w:rsidRPr="31DB22D1">
        <w:rPr>
          <w:sz w:val="24"/>
          <w:szCs w:val="24"/>
        </w:rPr>
        <w:fldChar w:fldCharType="separate"/>
      </w:r>
      <w:r w:rsidR="00C86DEC">
        <w:rPr>
          <w:sz w:val="24"/>
        </w:rPr>
        <w:t>(Johnson et al., 2013)</w:t>
      </w:r>
      <w:r w:rsidRPr="31DB22D1">
        <w:rPr>
          <w:sz w:val="24"/>
          <w:szCs w:val="24"/>
        </w:rPr>
        <w:fldChar w:fldCharType="end"/>
      </w:r>
      <w:r w:rsidRPr="31DB22D1">
        <w:rPr>
          <w:sz w:val="24"/>
          <w:szCs w:val="24"/>
        </w:rPr>
        <w:t xml:space="preserve">. Further, a singular focus on either environmental or host factors can obscure the importance of both factors at any spatial scale. For example, in our model, we show that both community composition and environmental persistence of the pathogen can enhance transmission potential overall, and the effects of each of these promoters disproportionately favors a distinct transmission mode. Specifically, as a host community becomes dominated by more competent species, the range of contact transmission rates that permit pathogen invasion increases appreciably, whereas when conditions change to increase pathogen persistence times in the environment, then it is the range of environmental </w:t>
      </w:r>
      <w:r w:rsidR="00184936" w:rsidRPr="31DB22D1">
        <w:rPr>
          <w:sz w:val="24"/>
          <w:szCs w:val="24"/>
        </w:rPr>
        <w:t>transmission</w:t>
      </w:r>
      <w:r w:rsidRPr="31DB22D1">
        <w:rPr>
          <w:sz w:val="24"/>
          <w:szCs w:val="24"/>
        </w:rPr>
        <w:t xml:space="preserve"> rates permitting pathogen invasion that increases. Because ranavirus transmission includes contact</w:t>
      </w:r>
      <w:r w:rsidR="0040206D" w:rsidRPr="31DB22D1">
        <w:rPr>
          <w:sz w:val="24"/>
          <w:szCs w:val="24"/>
        </w:rPr>
        <w:t>-</w:t>
      </w:r>
      <w:r w:rsidRPr="31DB22D1">
        <w:rPr>
          <w:sz w:val="24"/>
          <w:szCs w:val="24"/>
        </w:rPr>
        <w:t xml:space="preserve">based and environmental transmission, if the strength of transmission for one mode decreases, then the threshold for invasion may still be reached if the other transmission mode is sufficiently strong. The flexibility that comes from using multiple transmission modes may be especially advantageous in a changing climate. For example, increasing global temperatures may reduce the effectiveness of routes of transmission that rely on an environmentally viable stage, such as ranavirus, whereby free-living infectious virions may not persist as long in the environment, effectively reducing the strength of environmental transmission. Such situations may even lead to the evolution of pathogens to exploit more advantageous transmission routes </w:t>
      </w:r>
      <w:r w:rsidRPr="31DB22D1">
        <w:rPr>
          <w:sz w:val="24"/>
          <w:szCs w:val="24"/>
        </w:rPr>
        <w:fldChar w:fldCharType="begin"/>
      </w:r>
      <w:r w:rsidR="00C86DEC">
        <w:rPr>
          <w:sz w:val="24"/>
          <w:szCs w:val="24"/>
        </w:rPr>
        <w:instrText xml:space="preserve"> ADDIN ZOTERO_ITEM CSL_CITATION {"citationID":"cx9cVFvU","properties":{"formattedCitation":"(Antonovics et al., 2017)","plainCitation":"(Antonovics et al., 2017)","noteIndex":0},"citationItems":[{"id":431,"uris":["http://zotero.org/users/8769338/items/UJW92PBD"],"itemData":{"id":431,"type":"article-journal","abstract":"This article reviews research on the evolutionary mechanisms leading to different transmission modes. Such modes are often under genetic control of the host or the pathogen, and often in conflict with each other via trade-offs. Transmission modes may vary among pathogen strains and among host populations. Evolutionary changes in transmission mode have been inferred through experimental and phylogenetic studies, including changes in transmission associated with host shifts and with evolution of the unusually complex life cycles of many parasites. Understanding the forces that determine the evolution of particular transmission modes presents a fascinating medley of problems for which there is a lack of good data and often a lack of conceptual understanding or appropriate methodologies. Our best information comes from studies that have been focused on the vertical versus horizontal transmission dichotomy. With other kinds of transitions, theoretical approaches combining epidemiology and population genetics are providing guidelines for determining when and how rapidly new transmission modes may evolve, but these are still in need of empirical investigation and application to particular cases. Obtaining such knowledge is a matter of urgency in relation to extant disease threats.\n            This article is part of the themed issue ‘Opening the black box: re-examining the ecology and evolution of parasite transmission’.","container-title":"Philosophical Transactions of the Royal Society B: Biological Sciences","DOI":"10.1098/rstb.2016.0083","ISSN":"0962-8436, 1471-2970","issue":"1719","journalAbbreviation":"Phil. Trans. R. Soc. B","language":"en","page":"20160083","source":"DOI.org (Crossref)","title":"The evolution of transmission mode","volume":"372","author":[{"family":"Antonovics","given":"Janis"},{"family":"Wilson","given":"Anthony J."},{"family":"Forbes","given":"Mark R."},{"family":"Hauffe","given":"Heidi C."},{"family":"Kallio","given":"Eva R."},{"family":"Leggett","given":"Helen C."},{"family":"Longdon","given":"Ben"},{"family":"Okamura","given":"Beth"},{"family":"Sait","given":"Steven M."},{"family":"Webster","given":"Joanne P."}],"issued":{"date-parts":[["2017",5,5]]}}}],"schema":"https://github.com/citation-style-language/schema/raw/master/csl-citation.json"} </w:instrText>
      </w:r>
      <w:r w:rsidRPr="31DB22D1">
        <w:rPr>
          <w:sz w:val="24"/>
          <w:szCs w:val="24"/>
        </w:rPr>
        <w:fldChar w:fldCharType="separate"/>
      </w:r>
      <w:r w:rsidR="00C86DEC">
        <w:rPr>
          <w:sz w:val="24"/>
        </w:rPr>
        <w:t>(Antonovics et al., 2017)</w:t>
      </w:r>
      <w:r w:rsidRPr="31DB22D1">
        <w:rPr>
          <w:sz w:val="24"/>
          <w:szCs w:val="24"/>
        </w:rPr>
        <w:fldChar w:fldCharType="end"/>
      </w:r>
      <w:r w:rsidRPr="31DB22D1">
        <w:rPr>
          <w:sz w:val="24"/>
          <w:szCs w:val="24"/>
        </w:rPr>
        <w:t xml:space="preserve">. The pathogen may evolve to have stronger contact transmission, and the result of this adaptation </w:t>
      </w:r>
      <w:commentRangeStart w:id="65"/>
      <w:r w:rsidR="5632406E" w:rsidRPr="31DB22D1">
        <w:rPr>
          <w:sz w:val="24"/>
          <w:szCs w:val="24"/>
        </w:rPr>
        <w:t xml:space="preserve">could </w:t>
      </w:r>
      <w:commentRangeEnd w:id="65"/>
      <w:r>
        <w:rPr>
          <w:rStyle w:val="CommentReference"/>
        </w:rPr>
        <w:commentReference w:id="65"/>
      </w:r>
      <w:r w:rsidRPr="31DB22D1">
        <w:rPr>
          <w:sz w:val="24"/>
          <w:szCs w:val="24"/>
        </w:rPr>
        <w:t>result in shorter but more severe epidemics when host densities are at their peak.</w:t>
      </w:r>
    </w:p>
    <w:p w14:paraId="68F44DEE" w14:textId="4AB94600" w:rsidR="002E6E0F" w:rsidRDefault="003817CE" w:rsidP="0040206D">
      <w:pPr>
        <w:spacing w:line="360" w:lineRule="auto"/>
        <w:ind w:firstLine="720"/>
        <w:rPr>
          <w:sz w:val="24"/>
          <w:szCs w:val="24"/>
        </w:rPr>
      </w:pPr>
      <w:r>
        <w:rPr>
          <w:sz w:val="24"/>
          <w:szCs w:val="24"/>
        </w:rPr>
        <w:t>We</w:t>
      </w:r>
      <w:r w:rsidR="0069435B" w:rsidRPr="00DB2F80">
        <w:rPr>
          <w:sz w:val="24"/>
          <w:szCs w:val="24"/>
        </w:rPr>
        <w:t xml:space="preserve"> found that host species with the highest </w:t>
      </w:r>
      <w:r w:rsidR="00A95C8B">
        <w:rPr>
          <w:sz w:val="24"/>
          <w:szCs w:val="24"/>
        </w:rPr>
        <w:t>competence (i.e., viral load)</w:t>
      </w:r>
      <w:r w:rsidR="0069435B" w:rsidRPr="00DB2F80">
        <w:rPr>
          <w:sz w:val="24"/>
          <w:szCs w:val="24"/>
        </w:rPr>
        <w:t xml:space="preserve"> were </w:t>
      </w:r>
      <w:r w:rsidR="00184936">
        <w:rPr>
          <w:sz w:val="24"/>
          <w:szCs w:val="24"/>
        </w:rPr>
        <w:t xml:space="preserve">often </w:t>
      </w:r>
      <w:r w:rsidR="0069435B" w:rsidRPr="00DB2F80">
        <w:rPr>
          <w:sz w:val="24"/>
          <w:szCs w:val="24"/>
        </w:rPr>
        <w:t>also those with the highest relative abundances in their communities, indicating a potential link between host abundance and competence.</w:t>
      </w:r>
      <w:r>
        <w:rPr>
          <w:sz w:val="24"/>
          <w:szCs w:val="24"/>
        </w:rPr>
        <w:t xml:space="preserve"> </w:t>
      </w:r>
      <w:r w:rsidR="0069435B" w:rsidRPr="00DB2F80">
        <w:rPr>
          <w:sz w:val="24"/>
          <w:szCs w:val="24"/>
        </w:rPr>
        <w:t xml:space="preserve">If host abundance and competence are positively correlated, then this may be important for understanding diversity-disease relationships more broadly. </w:t>
      </w:r>
      <w:r w:rsidR="00A95C8B">
        <w:rPr>
          <w:sz w:val="24"/>
          <w:szCs w:val="24"/>
        </w:rPr>
        <w:t>Indeed, t</w:t>
      </w:r>
      <w:r w:rsidR="0069435B" w:rsidRPr="00DB2F80">
        <w:rPr>
          <w:sz w:val="24"/>
          <w:szCs w:val="24"/>
        </w:rPr>
        <w:t xml:space="preserve">he connection between host life history traits and </w:t>
      </w:r>
      <w:r w:rsidR="0069435B" w:rsidRPr="00F00985">
        <w:rPr>
          <w:sz w:val="24"/>
          <w:szCs w:val="24"/>
        </w:rPr>
        <w:t xml:space="preserve">host competence is a growing area of research within disease ecology </w:t>
      </w:r>
      <w:r w:rsidR="0069435B" w:rsidRPr="00F00985">
        <w:rPr>
          <w:sz w:val="24"/>
          <w:szCs w:val="24"/>
        </w:rPr>
        <w:fldChar w:fldCharType="begin"/>
      </w:r>
      <w:r w:rsidR="00C86DEC" w:rsidRPr="00F00985">
        <w:rPr>
          <w:sz w:val="24"/>
          <w:szCs w:val="24"/>
        </w:rPr>
        <w:instrText xml:space="preserve"> ADDIN ZOTERO_ITEM CSL_CITATION {"citationID":"hrxlPyxq","properties":{"formattedCitation":"(Downs et al., 2019; Valenzuela\\uc0\\u8208{}S\\uc0\\u225{}nchez et al., 2021)","plainCitation":"(Downs et al., 2019; Valenzuela</w:instrText>
      </w:r>
      <w:r w:rsidR="00C86DEC" w:rsidRPr="00F00985">
        <w:rPr>
          <w:rFonts w:ascii="Cambria Math" w:hAnsi="Cambria Math" w:cs="Cambria Math"/>
          <w:sz w:val="24"/>
          <w:szCs w:val="24"/>
        </w:rPr>
        <w:instrText>‐</w:instrText>
      </w:r>
      <w:r w:rsidR="00C86DEC" w:rsidRPr="00F00985">
        <w:rPr>
          <w:sz w:val="24"/>
          <w:szCs w:val="24"/>
        </w:rPr>
        <w:instrText>Sánchez et al., 2021)","noteIndex":0},"citationItems":[{"id":76,"uris":["http://zotero.org/users/8769338/items/FIBQ5UJC"],"itemData":{"id":76,"type":"article-journal","abstract":"Body size influences many traits including those that affect host competence, the propensity to cause new infections. Here, we employ a new framework to reveal that, for at least two infections, West Nile virus and Lyme disease, large hosts should be more competent than small ones, but their lower abundance could mitigate their impacts on local risk. By contrast, for rabies, small hosts will be disproportionately more competent than large ones, an effect amplified by the higher densities of small species. These outcomes differ quite a bit from previous approaches that incorporate allometries into epidemiological models. Subsequently, we advocate for future integrative work to resolve how interspecific variation in body size influences the emergence and spread of infections. Competence, defined as the rate at which an individual is exposed to parasites and transmits a resultant infection to a new host or vector, is affected by body size because body size strongly affects behavioral and physiological responses to disease risk.We developed a framework for integrating scaling into models of competence for multihost parasite systems and highlight what data exist for populating such a model. We apply this framework to West Nile virus, Lyme disease, and rabies to demonstrate its utility and reveal important gaps in knowledge. We found that competence scaled hypermetrically for two infections, but also found that the hypometric relationship between host size and population density might mollify the effect of host body size on disease risk. The third infection we modeled exhibited hypermetric scaling that was amplified by including population density.","container-title":"Trends in parasitology","DOI":"10.1016/j.pt.2018.12.002","issue":"3","note":"ISBN: 1471-4922\nPMID: 30709569","page":"182-192","title":"Scaling of Host Competence","volume":"35","author":[{"family":"Downs","given":"Cynthia J."},{"family":"Schoenle","given":"Laura A."},{"family":"Han","given":"Barbara A."},{"family":"Harrison","given":"Jon F."},{"family":"Martin","given":"Lynn B."}],"issued":{"date-parts":[["2019",3]]}}},{"id":118,"uris":["http://zotero.org/users/8769338/items/LQJG7DYW"],"itemData":{"id":118,"type":"article-journal","abstract":"When facing an emerging infectious disease of conservation concern, we often have little information on the nature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to inform management decisions. However, it is becoming increasingly clear that the life</w:instrText>
      </w:r>
      <w:r w:rsidR="00C86DEC" w:rsidRPr="00F00985">
        <w:rPr>
          <w:rFonts w:ascii="Cambria Math" w:hAnsi="Cambria Math" w:cs="Cambria Math"/>
          <w:sz w:val="24"/>
          <w:szCs w:val="24"/>
        </w:rPr>
        <w:instrText>‐</w:instrText>
      </w:r>
      <w:r w:rsidR="00C86DEC" w:rsidRPr="00F00985">
        <w:rPr>
          <w:sz w:val="24"/>
          <w:szCs w:val="24"/>
        </w:rPr>
        <w:instrText>history strategies of host species can be predictive of individual</w:instrText>
      </w:r>
      <w:r w:rsidR="00C86DEC" w:rsidRPr="00F00985">
        <w:rPr>
          <w:rFonts w:ascii="Cambria Math" w:hAnsi="Cambria Math" w:cs="Cambria Math"/>
          <w:sz w:val="24"/>
          <w:szCs w:val="24"/>
        </w:rPr>
        <w:instrText>‐</w:instrText>
      </w:r>
      <w:r w:rsidR="00C86DEC" w:rsidRPr="00F00985">
        <w:rPr>
          <w:sz w:val="24"/>
          <w:szCs w:val="24"/>
        </w:rPr>
        <w:instrText xml:space="preserve"> and population</w:instrText>
      </w:r>
      <w:r w:rsidR="00C86DEC" w:rsidRPr="00F00985">
        <w:rPr>
          <w:rFonts w:ascii="Cambria Math" w:hAnsi="Cambria Math" w:cs="Cambria Math"/>
          <w:sz w:val="24"/>
          <w:szCs w:val="24"/>
        </w:rPr>
        <w:instrText>‐</w:instrText>
      </w:r>
      <w:r w:rsidR="00C86DEC" w:rsidRPr="00F00985">
        <w:rPr>
          <w:sz w:val="24"/>
          <w:szCs w:val="24"/>
        </w:rPr>
        <w:instrText>level responses to infectious disease, even without detailed knowledge on the specifics of the host</w:instrText>
      </w:r>
      <w:r w:rsidR="00C86DEC" w:rsidRPr="00F00985">
        <w:rPr>
          <w:rFonts w:ascii="Cambria Math" w:hAnsi="Cambria Math" w:cs="Cambria Math"/>
          <w:sz w:val="24"/>
          <w:szCs w:val="24"/>
        </w:rPr>
        <w:instrText>‐</w:instrText>
      </w:r>
      <w:r w:rsidR="00C86DEC" w:rsidRPr="00F00985">
        <w:rPr>
          <w:sz w:val="24"/>
          <w:szCs w:val="24"/>
        </w:rPr>
        <w:instrText>parasite interaction. Here, we argue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00C86DEC" w:rsidRPr="00F00985">
        <w:rPr>
          <w:rFonts w:ascii="Cambria Math" w:hAnsi="Cambria Math" w:cs="Cambria Math"/>
          <w:sz w:val="24"/>
          <w:szCs w:val="24"/>
        </w:rPr>
        <w:instrText>‐</w:instrText>
      </w:r>
      <w:r w:rsidR="00C86DEC" w:rsidRPr="00F00985">
        <w:rPr>
          <w:sz w:val="24"/>
          <w:szCs w:val="24"/>
        </w:rPr>
        <w:instrText>history characteristics influence host responses to parasitism at different levels of organisation, from individuals to communities. We also highlight knowledge gaps and future directions for the study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00C86DEC" w:rsidRPr="00F00985">
        <w:rPr>
          <w:rFonts w:ascii="Cambria Math" w:hAnsi="Cambria Math" w:cs="Cambria Math"/>
          <w:sz w:val="24"/>
          <w:szCs w:val="24"/>
        </w:rPr>
        <w:instrText>‐</w:instrText>
      </w:r>
      <w:r w:rsidR="00C86DEC" w:rsidRPr="00F00985">
        <w:rPr>
          <w:sz w:val="24"/>
          <w:szCs w:val="24"/>
        </w:rPr>
        <w:instrText>history and host responses to parasitism, to demonstrate that a deeper integration of life</w:instrText>
      </w:r>
      <w:r w:rsidR="00C86DEC" w:rsidRPr="00F00985">
        <w:rPr>
          <w:rFonts w:ascii="Cambria Math" w:hAnsi="Cambria Math" w:cs="Cambria Math"/>
          <w:sz w:val="24"/>
          <w:szCs w:val="24"/>
        </w:rPr>
        <w:instrText>‐</w:instrText>
      </w:r>
      <w:r w:rsidR="00C86DEC" w:rsidRPr="00F00985">
        <w:rPr>
          <w:sz w:val="24"/>
          <w:szCs w:val="24"/>
        </w:rPr>
        <w:instrText>history theory into disease ecology is a fruitful avenue of research to advance the understanding and mitigation of wildlife infectious diseases. This synthesis highlights that life</w:instrText>
      </w:r>
      <w:r w:rsidR="00C86DEC" w:rsidRPr="00F00985">
        <w:rPr>
          <w:rFonts w:ascii="Cambria Math" w:hAnsi="Cambria Math" w:cs="Cambria Math"/>
          <w:sz w:val="24"/>
          <w:szCs w:val="24"/>
        </w:rPr>
        <w:instrText>‐</w:instrText>
      </w:r>
      <w:r w:rsidR="00C86DEC" w:rsidRPr="00F00985">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00C86DEC" w:rsidRPr="00F00985">
        <w:rPr>
          <w:rFonts w:ascii="Cambria Math" w:hAnsi="Cambria Math" w:cs="Cambria Math"/>
          <w:sz w:val="24"/>
          <w:szCs w:val="24"/>
        </w:rPr>
        <w:instrText>‐</w:instrText>
      </w:r>
      <w:r w:rsidR="00C86DEC" w:rsidRPr="00F00985">
        <w:rPr>
          <w:sz w:val="24"/>
          <w:szCs w:val="24"/>
        </w:rPr>
        <w:instrText>host parasite systems.","container-title":"Ecology letters","DOI":"10.1111/ele.13681","issue":"4","note":"ISBN: 1461-023X\nPMID: 33492776","page":"876-890","title":"Why disease ecology needs life</w:instrText>
      </w:r>
      <w:r w:rsidR="00C86DEC" w:rsidRPr="00F00985">
        <w:rPr>
          <w:rFonts w:ascii="Cambria Math" w:hAnsi="Cambria Math" w:cs="Cambria Math"/>
          <w:sz w:val="24"/>
          <w:szCs w:val="24"/>
        </w:rPr>
        <w:instrText>‐</w:instrText>
      </w:r>
      <w:r w:rsidR="00C86DEC" w:rsidRPr="00F00985">
        <w:rPr>
          <w:sz w:val="24"/>
          <w:szCs w:val="24"/>
        </w:rPr>
        <w:instrText>history theory: a host perspective","volume":"24","author":[{"family":"Valenzuela</w:instrText>
      </w:r>
      <w:r w:rsidR="00C86DEC" w:rsidRPr="00F00985">
        <w:rPr>
          <w:rFonts w:ascii="Cambria Math" w:hAnsi="Cambria Math" w:cs="Cambria Math"/>
          <w:sz w:val="24"/>
          <w:szCs w:val="24"/>
        </w:rPr>
        <w:instrText>‐</w:instrText>
      </w:r>
      <w:r w:rsidR="00C86DEC" w:rsidRPr="00F00985">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0069435B" w:rsidRPr="00F00985">
        <w:rPr>
          <w:sz w:val="24"/>
          <w:szCs w:val="24"/>
        </w:rPr>
        <w:fldChar w:fldCharType="separate"/>
      </w:r>
      <w:r w:rsidR="00C86DEC" w:rsidRPr="00F00985">
        <w:rPr>
          <w:sz w:val="24"/>
        </w:rPr>
        <w:t>(Downs et al., 2019; Valenzuela</w:t>
      </w:r>
      <w:r w:rsidR="00C86DEC" w:rsidRPr="00F00985">
        <w:rPr>
          <w:rFonts w:ascii="Cambria Math" w:hAnsi="Cambria Math" w:cs="Cambria Math"/>
          <w:sz w:val="24"/>
        </w:rPr>
        <w:t>‐</w:t>
      </w:r>
      <w:r w:rsidR="00C86DEC" w:rsidRPr="00F00985">
        <w:rPr>
          <w:sz w:val="24"/>
        </w:rPr>
        <w:t>Sánchez et al., 2021)</w:t>
      </w:r>
      <w:r w:rsidR="0069435B" w:rsidRPr="00F00985">
        <w:rPr>
          <w:sz w:val="24"/>
          <w:szCs w:val="24"/>
        </w:rPr>
        <w:fldChar w:fldCharType="end"/>
      </w:r>
      <w:r w:rsidR="0069435B" w:rsidRPr="00F00985">
        <w:rPr>
          <w:sz w:val="24"/>
          <w:szCs w:val="24"/>
        </w:rPr>
        <w:t>.</w:t>
      </w:r>
      <w:r w:rsidR="0069435B" w:rsidRPr="00DB2F80">
        <w:rPr>
          <w:sz w:val="24"/>
          <w:szCs w:val="24"/>
        </w:rPr>
        <w:t xml:space="preserve"> An important addition to this body of work in our system is the finding that host species that were of high competence </w:t>
      </w:r>
      <w:r w:rsidR="0069435B" w:rsidRPr="00DB2F80">
        <w:rPr>
          <w:sz w:val="24"/>
          <w:szCs w:val="24"/>
        </w:rPr>
        <w:lastRenderedPageBreak/>
        <w:t xml:space="preserve">were not clustered within a phylogeny of the host species. Rather, highly competent host species were found to be only moderately related within a phylogeny, which may enhance their ability to co-occur in host communities by avoiding strong interspecific competition. The extent to which this </w:t>
      </w:r>
      <w:r>
        <w:rPr>
          <w:sz w:val="24"/>
          <w:szCs w:val="24"/>
        </w:rPr>
        <w:t xml:space="preserve">pattern </w:t>
      </w:r>
      <w:r w:rsidR="0069435B" w:rsidRPr="00DB2F80">
        <w:rPr>
          <w:sz w:val="24"/>
          <w:szCs w:val="24"/>
        </w:rPr>
        <w:t xml:space="preserve">holds true across other disease systems is a promising area for future research. </w:t>
      </w:r>
    </w:p>
    <w:p w14:paraId="480C26B3" w14:textId="6B7C7F46" w:rsidR="00963B37" w:rsidRPr="00DB2F80" w:rsidRDefault="00963B37" w:rsidP="0040206D">
      <w:pPr>
        <w:spacing w:line="360" w:lineRule="auto"/>
        <w:ind w:firstLine="720"/>
        <w:rPr>
          <w:sz w:val="24"/>
          <w:szCs w:val="24"/>
        </w:rPr>
      </w:pPr>
      <w:r>
        <w:rPr>
          <w:sz w:val="24"/>
          <w:szCs w:val="24"/>
        </w:rPr>
        <w:t xml:space="preserve">Several diseases are linked to amphibian mass mortality events including ranavirus </w:t>
      </w:r>
      <w:r>
        <w:rPr>
          <w:sz w:val="24"/>
          <w:szCs w:val="24"/>
        </w:rPr>
        <w:fldChar w:fldCharType="begin"/>
      </w:r>
      <w:r>
        <w:rPr>
          <w:sz w:val="24"/>
          <w:szCs w:val="24"/>
        </w:rPr>
        <w:instrText xml:space="preserve"> ADDIN ZOTERO_ITEM CSL_CITATION {"citationID":"j0oHRgjl","properties":{"formattedCitation":"(Green et al., 2002; Price et al., 2014)","plainCitation":"(Green et al., 2002; Price et al., 2014)","noteIndex":0},"citationItems":[{"id":442,"uris":["http://zotero.org/users/8769338/items/JLJ6FNNM"],"itemData":{"id":442,"type":"article-journal","container-title":"Annals of the New York Academy of Sciences","DOI":"10.1111/j.1749-6632.2002.tb04400.x","ISSN":"00778923, 17496632","issue":"1","language":"en","page":"323-339","source":"DOI.org (Crossref)","title":"Epizootiology of Sixty-Four Amphibian Morbidity and Mortality Events in the USA, 1996-2001","volume":"969","author":[{"family":"Green","given":"D. Earl"},{"family":"Converse","given":"Kathryn A."},{"family":"Schrader","given":"Audra K."}],"issued":{"date-parts":[["2002",10]]}}},{"id":443,"uris":["http://zotero.org/users/8769338/items/MB43CENI"],"itemData":{"id":443,"type":"article-journal","container-title":"Current Biology","DOI":"10.1016/j.cub.2014.09.028","ISSN":"09609822","issue":"21","journalAbbreviation":"Current Biology","language":"en","page":"2586-2591","source":"DOI.org (Crossref)","title":"Collapse of Amphibian Communities Due to an Introduced Ranavirus","volume":"24","author":[{"family":"Price","given":"Stephen J."},{"family":"Garner","given":"Trenton W.J."},{"family":"Nichols","given":"Richard A."},{"family":"Balloux","given":"François"},{"family":"Ayres","given":"César"},{"family":"Mora-Cabello de Alba","given":"Amparo"},{"family":"Bosch","given":"Jaime"}],"issued":{"date-parts":[["2014",11]]}}}],"schema":"https://github.com/citation-style-language/schema/raw/master/csl-citation.json"} </w:instrText>
      </w:r>
      <w:r>
        <w:rPr>
          <w:sz w:val="24"/>
          <w:szCs w:val="24"/>
        </w:rPr>
        <w:fldChar w:fldCharType="separate"/>
      </w:r>
      <w:r>
        <w:rPr>
          <w:sz w:val="24"/>
        </w:rPr>
        <w:t>(Green et al., 2002; Price et al., 2014)</w:t>
      </w:r>
      <w:r>
        <w:rPr>
          <w:sz w:val="24"/>
          <w:szCs w:val="24"/>
        </w:rPr>
        <w:fldChar w:fldCharType="end"/>
      </w:r>
      <w:r>
        <w:rPr>
          <w:sz w:val="24"/>
          <w:szCs w:val="24"/>
        </w:rPr>
        <w:t xml:space="preserve">, chytridiomycosis </w:t>
      </w:r>
      <w:r>
        <w:rPr>
          <w:sz w:val="24"/>
          <w:szCs w:val="24"/>
        </w:rPr>
        <w:fldChar w:fldCharType="begin"/>
      </w:r>
      <w:r>
        <w:rPr>
          <w:sz w:val="24"/>
          <w:szCs w:val="24"/>
        </w:rPr>
        <w:instrText xml:space="preserve"> ADDIN ZOTERO_ITEM CSL_CITATION {"citationID":"QYydteYW","properties":{"formattedCitation":"(Berger et al., 1998; Skerratt et al., 2007)","plainCitation":"(Berger et al., 1998; Skerratt et al., 2007)","noteIndex":0},"citationItems":[{"id":440,"uris":["http://zotero.org/users/8769338/items/WNTE2P7X"],"itemData":{"id":440,"type":"article-journal","abstract":"Epidermal changes caused by a chytridiomycete fungus (Chytridiomycota; Chytridiales) were found in sick and dead adult anurans collected from montane rain forests in Queensland (Australia) and Panama during mass mortality events associated with significant population declines. We also have found this new disease associated with morbidity and mortality in wild and captive anurans from additional locations in Australia and Central America. This is the first report of parasitism of a vertebrate by a member of the phylum Chytridiomycota. Experimental data support the conclusion that cutaneous chytridiomycosis is a fatal disease of anurans, and we hypothesize that it is the proximate cause of these recent amphibian declines.","container-title":"Proceedings of the National Academy of Sciences","DOI":"10.1073/pnas.95.15.9031","ISSN":"0027-8424, 1091-6490","issue":"15","journalAbbreviation":"Proc. Natl. Acad. Sci. U.S.A.","language":"en","page":"9031-9036","source":"DOI.org (Crossref)","title":"Chytridiomycosis causes amphibian mortality associated with population declines in the rain forests of Australia and Central America","volume":"95","author":[{"family":"Berger","given":"Lee"},{"family":"Speare","given":"Rick"},{"family":"Daszak","given":"Peter"},{"family":"Green","given":"D. Earl"},{"family":"Cunningham","given":"Andrew A."},{"family":"Goggin","given":"C. Louise"},{"family":"Slocombe","given":"Ron"},{"family":"Ragan","given":"Mark A."},{"family":"Hyatt","given":"Alex D."},{"family":"McDonald","given":"Keith R."},{"family":"Hines","given":"Harry B."},{"family":"Lips","given":"Karen R."},{"family":"Marantelli","given":"Gerry"},{"family":"Parkes","given":"Helen"}],"issued":{"date-parts":[["1998",7,21]]}}},{"id":438,"uris":["http://zotero.org/users/8769338/items/Z8B4QYEX"],"itemData":{"id":438,"type":"article-journal","container-title":"EcoHealth","DOI":"10.1007/s10393-007-0093-5","ISSN":"1612-9202, 1612-9210","issue":"2","journalAbbreviation":"EcoHealth","language":"en","page":"125","source":"DOI.org (Crossref)","title":"Spread of Chytridiomycosis Has Caused the Rapid Global Decline and Extinction of Frogs","volume":"4","author":[{"family":"Skerratt","given":"Lee Francis"},{"family":"Berger","given":"Lee"},{"family":"Speare","given":"Richard"},{"family":"Cashins","given":"Scott"},{"family":"McDonald","given":"Keith Raymond"},{"family":"Phillott","given":"Andrea Dawn"},{"family":"Hines","given":"Harry Bryan"},{"family":"Kenyon","given":"Nicole"}],"issued":{"date-parts":[["2007",6]]}}}],"schema":"https://github.com/citation-style-language/schema/raw/master/csl-citation.json"} </w:instrText>
      </w:r>
      <w:r>
        <w:rPr>
          <w:sz w:val="24"/>
          <w:szCs w:val="24"/>
        </w:rPr>
        <w:fldChar w:fldCharType="separate"/>
      </w:r>
      <w:r>
        <w:rPr>
          <w:sz w:val="24"/>
        </w:rPr>
        <w:t>(Berger et al., 1998; Skerratt et al., 2007)</w:t>
      </w:r>
      <w:r>
        <w:rPr>
          <w:sz w:val="24"/>
          <w:szCs w:val="24"/>
        </w:rPr>
        <w:fldChar w:fldCharType="end"/>
      </w:r>
      <w:r>
        <w:rPr>
          <w:sz w:val="24"/>
          <w:szCs w:val="24"/>
        </w:rPr>
        <w:t xml:space="preserve">, and severe </w:t>
      </w:r>
      <w:proofErr w:type="spellStart"/>
      <w:r>
        <w:rPr>
          <w:sz w:val="24"/>
          <w:szCs w:val="24"/>
        </w:rPr>
        <w:t>perkinsea</w:t>
      </w:r>
      <w:proofErr w:type="spellEnd"/>
      <w:r>
        <w:rPr>
          <w:sz w:val="24"/>
          <w:szCs w:val="24"/>
        </w:rPr>
        <w:t xml:space="preserve"> infection </w:t>
      </w:r>
      <w:r>
        <w:rPr>
          <w:sz w:val="24"/>
          <w:szCs w:val="24"/>
        </w:rPr>
        <w:fldChar w:fldCharType="begin"/>
      </w:r>
      <w:r>
        <w:rPr>
          <w:sz w:val="24"/>
          <w:szCs w:val="24"/>
        </w:rPr>
        <w:instrText xml:space="preserve"> ADDIN ZOTERO_ITEM CSL_CITATION {"citationID":"AHsiSKLi","properties":{"formattedCitation":"(Isidoro-Ayza et al., 2017)","plainCitation":"(Isidoro-Ayza et al., 2017)","noteIndex":0},"citationItems":[{"id":445,"uris":["http://zotero.org/users/8769338/items/SUJRE39E"],"itemData":{"id":445,"type":"article-journal","abstract":"Abstract\n            Emerging infectious diseases such as chytridiomycosis and ranavirus infections are important contributors to the worldwide decline of amphibian populations. We reviewed data on 247 anuran mortality events in 43 States of the United States from 1999–2015. Our findings suggest that a severe infectious disease of tadpoles caused by a protist belonging to the phylum Perkinsea might represent the third most common infectious disease of anurans after ranavirus infections and chytridiomycosis. Severe Perkinsea infections (SPI) were systemic and led to multiorganic failure and death. The SPI mortality events affected numerous anuran species and occurred over a broad geographic area, from boreal to subtropical habitats. Livers from all PCR-tested SPI-tadpoles (n = 19) were positive for the Novel Alveolate Group 01 (NAG01) of Perkinsea, while only 2.5% histologically normal tadpole livers tested positive (2/81), suggesting that subclinical infections are uncommon. Phylogenetic analysis demonstrated that SPI is associated with a phylogenetically distinct clade of NAG01 Perkinsea. These data suggest that this virulent Perkinsea clade is an important pathogen of frogs in the United States. Given its association with mortality events and tendency to be overlooked, the potential role of this emerging pathogen in amphibian declines on a broad geographic scale warrants further investigation.","container-title":"Scientific Reports","DOI":"10.1038/s41598-017-10456-1","ISSN":"2045-2322","issue":"1","journalAbbreviation":"Sci Rep","language":"en","page":"10288","source":"DOI.org (Crossref)","title":"Pathogenic lineage of Perkinsea associated with mass mortality of frogs across the United States","volume":"7","author":[{"family":"Isidoro-Ayza","given":"Marcos"},{"family":"Lorch","given":"Jeffrey M."},{"family":"Grear","given":"Daniel A."},{"family":"Winzeler","given":"Megan"},{"family":"Calhoun","given":"Daniel L."},{"family":"Barichivich","given":"William J."}],"issued":{"date-parts":[["2017",8,31]]}}}],"schema":"https://github.com/citation-style-language/schema/raw/master/csl-citation.json"} </w:instrText>
      </w:r>
      <w:r>
        <w:rPr>
          <w:sz w:val="24"/>
          <w:szCs w:val="24"/>
        </w:rPr>
        <w:fldChar w:fldCharType="separate"/>
      </w:r>
      <w:r>
        <w:rPr>
          <w:sz w:val="24"/>
        </w:rPr>
        <w:t>(Isidoro-Ayza et al., 2017)</w:t>
      </w:r>
      <w:r>
        <w:rPr>
          <w:sz w:val="24"/>
          <w:szCs w:val="24"/>
        </w:rPr>
        <w:fldChar w:fldCharType="end"/>
      </w:r>
      <w:r>
        <w:rPr>
          <w:sz w:val="24"/>
          <w:szCs w:val="24"/>
        </w:rPr>
        <w:t xml:space="preserve">. The pathogens causing these diseases tend to be generalists and are likely to be affected by host community competence, host abundance, and environmental factors. For example, chytridiomycosis is now thought to have influenced declines in over 500 species </w:t>
      </w:r>
      <w:r>
        <w:rPr>
          <w:sz w:val="24"/>
          <w:szCs w:val="24"/>
        </w:rPr>
        <w:fldChar w:fldCharType="begin"/>
      </w:r>
      <w:r>
        <w:rPr>
          <w:sz w:val="24"/>
          <w:szCs w:val="24"/>
        </w:rPr>
        <w:instrText xml:space="preserve"> ADDIN ZOTERO_ITEM CSL_CITATION {"citationID":"6L1R4jNW","properties":{"formattedCitation":"(Scheele et al., 2019)","plainCitation":"(Scheele et al., 2019)","noteIndex":0},"citationItems":[{"id":406,"uris":["http://zotero.org/users/8769338/items/YXU2XYEL"],"itemData":{"id":406,"type":"article-journal","container-title":"Science","DOI":"10.1126/science.aav0379","issue":"6434","note":"publisher: American Association for the Advancement of Science","page":"1459-1463","source":"science.org (Atypon)","title":"Amphibian fungal panzootic causes catastrophic and ongoing loss of biodiversity","volume":"363","author":[{"family":"Scheele","given":"Ben C."},{"family":"Pasmans","given":"Frank"},{"family":"Skerratt","given":"Lee F."},{"family":"Berger","given":"Lee"},{"family":"Martel","given":"An"},{"family":"Beukema","given":"Wouter"},{"family":"Acevedo","given":"Aldemar A."},{"family":"Burrowes","given":"Patricia A."},{"family":"Carvalho","given":"Tamilie"},{"family":"Catenazzi","given":"Alessandro"},{"family":"De la Riva","given":"Ignacio"},{"family":"Fisher","given":"Matthew C."},{"family":"Flechas","given":"Sandra V."},{"family":"Foster","given":"Claire N."},{"family":"Frías-Álvarez","given":"Patricia"},{"family":"Garner","given":"Trenton W. J."},{"family":"Gratwicke","given":"Brian"},{"family":"Guayasamin","given":"Juan M."},{"family":"Hirschfeld","given":"Mareike"},{"family":"Kolby","given":"Jonathan E."},{"family":"Kosch","given":"Tiffany A."},{"family":"La Marca","given":"Enrique"},{"family":"Lindenmayer","given":"David B."},{"family":"Lips","given":"Karen R."},{"family":"Longo","given":"Ana V."},{"family":"Maneyro","given":"Raúl"},{"family":"McDonald","given":"Cait A."},{"family":"Mendelson","given":"Joseph"},{"family":"Palacios-Rodriguez","given":"Pablo"},{"family":"Parra-Olea","given":"Gabriela"},{"family":"Richards-Zawacki","given":"Corinne L."},{"family":"Rödel","given":"Mark-Oliver"},{"family":"Rovito","given":"Sean M."},{"family":"Soto-Azat","given":"Claudio"},{"family":"Toledo","given":"Luís Felipe"},{"family":"Voyles","given":"Jamie"},{"family":"Weldon","given":"Ché"},{"family":"Whitfield","given":"Steven M."},{"family":"Wilkinson","given":"Mark"},{"family":"Zamudio","given":"Kelly R."},{"family":"Canessa","given":"Stefano"}],"issued":{"date-parts":[["2019",3,29]]}}}],"schema":"https://github.com/citation-style-language/schema/raw/master/csl-citation.json"} </w:instrText>
      </w:r>
      <w:r>
        <w:rPr>
          <w:sz w:val="24"/>
          <w:szCs w:val="24"/>
        </w:rPr>
        <w:fldChar w:fldCharType="separate"/>
      </w:r>
      <w:r>
        <w:rPr>
          <w:sz w:val="24"/>
        </w:rPr>
        <w:t>(Scheele et al., 2019)</w:t>
      </w:r>
      <w:r>
        <w:rPr>
          <w:sz w:val="24"/>
          <w:szCs w:val="24"/>
        </w:rPr>
        <w:fldChar w:fldCharType="end"/>
      </w:r>
      <w:r>
        <w:rPr>
          <w:sz w:val="24"/>
          <w:szCs w:val="24"/>
        </w:rPr>
        <w:t xml:space="preserve">. Similarly, while the effects of severe </w:t>
      </w:r>
      <w:proofErr w:type="spellStart"/>
      <w:r>
        <w:rPr>
          <w:sz w:val="24"/>
          <w:szCs w:val="24"/>
        </w:rPr>
        <w:t>perkinsea</w:t>
      </w:r>
      <w:proofErr w:type="spellEnd"/>
      <w:r>
        <w:rPr>
          <w:sz w:val="24"/>
          <w:szCs w:val="24"/>
        </w:rPr>
        <w:t xml:space="preserve"> infection are often tied to </w:t>
      </w:r>
      <w:proofErr w:type="spellStart"/>
      <w:r>
        <w:rPr>
          <w:sz w:val="24"/>
          <w:szCs w:val="24"/>
        </w:rPr>
        <w:t>ranids</w:t>
      </w:r>
      <w:proofErr w:type="spellEnd"/>
      <w:r>
        <w:rPr>
          <w:sz w:val="24"/>
          <w:szCs w:val="24"/>
        </w:rPr>
        <w:t xml:space="preserve"> </w:t>
      </w:r>
      <w:r>
        <w:rPr>
          <w:sz w:val="24"/>
          <w:szCs w:val="24"/>
        </w:rPr>
        <w:fldChar w:fldCharType="begin"/>
      </w:r>
      <w:r>
        <w:rPr>
          <w:sz w:val="24"/>
          <w:szCs w:val="24"/>
        </w:rPr>
        <w:instrText xml:space="preserve"> ADDIN ZOTERO_ITEM CSL_CITATION {"citationID":"jb3G1KNg","properties":{"formattedCitation":"(Atkinson &amp; Savage, 2023; Davis et al., 2007)","plainCitation":"(Atkinson &amp; Savage, 2023; Davis et al., 2007)","noteIndex":0},"citationItems":[{"id":452,"uris":["http://zotero.org/users/8769338/items/7UHMP34D"],"itemData":{"id":452,"type":"article-journal","abstract":"Abstract\n            \n              \n                \n                  Amphibians suffer from large</w:instrText>
      </w:r>
      <w:r>
        <w:rPr>
          <w:rFonts w:ascii="Cambria Math" w:hAnsi="Cambria Math" w:cs="Cambria Math"/>
          <w:sz w:val="24"/>
          <w:szCs w:val="24"/>
        </w:rPr>
        <w:instrText>‐</w:instrText>
      </w:r>
      <w:r>
        <w:rPr>
          <w:sz w:val="24"/>
          <w:szCs w:val="24"/>
        </w:rPr>
        <w:instrText>scale population declines globally, and emerging infectious diseases contribute heavily to these declines. Amphibian Perkinsea (Pr) is a worldwide anuran pathogen associated with mass mortality events, yet little is known about its epidemiological patterns, especially in comparison to the body of literature on amphibian chytridiomycosis and ranavirosis.\n                \n                \n                  Here, we establish Pr infection patterns in natural anuran populations and identify important covariates including climate, host attributes and co</w:instrText>
      </w:r>
      <w:r>
        <w:rPr>
          <w:rFonts w:ascii="Cambria Math" w:hAnsi="Cambria Math" w:cs="Cambria Math"/>
          <w:sz w:val="24"/>
          <w:szCs w:val="24"/>
        </w:rPr>
        <w:instrText>‐</w:instrText>
      </w:r>
      <w:r>
        <w:rPr>
          <w:sz w:val="24"/>
          <w:szCs w:val="24"/>
        </w:rPr>
        <w:instrText>infection with Ranavirus (Rv).\n                \n                \n                  We used quantitative (q)PCR to determine the presence and intensity of Pr and Rv across 1234 individuals sampled throughout central Florida in 2017–2019. We then implemented random forest ensemble learning models to predict infection with both pathogens based on physiological and environmental characteristics.\n                \n                \n                  Perkinsea infected 32% of all sampled anurans, and Pr prevalence was significantly elevated in Ranidae frogs, cooler months, metamorphosed individuals and frogs co</w:instrText>
      </w:r>
      <w:r>
        <w:rPr>
          <w:rFonts w:ascii="Cambria Math" w:hAnsi="Cambria Math" w:cs="Cambria Math"/>
          <w:sz w:val="24"/>
          <w:szCs w:val="24"/>
        </w:rPr>
        <w:instrText>‐</w:instrText>
      </w:r>
      <w:r>
        <w:rPr>
          <w:sz w:val="24"/>
          <w:szCs w:val="24"/>
        </w:rPr>
        <w:instrText>infected with Rv, while Pr intensity was significantly higher in ranid frogs and individuals collected dead. Ranavirus prevalence was 17% overall and was significantly higher in Ranidae frogs, metamorphosed individuals, locations with higher average temperatures, and individuals co</w:instrText>
      </w:r>
      <w:r>
        <w:rPr>
          <w:rFonts w:ascii="Cambria Math" w:hAnsi="Cambria Math" w:cs="Cambria Math"/>
          <w:sz w:val="24"/>
          <w:szCs w:val="24"/>
        </w:rPr>
        <w:instrText>‐</w:instrText>
      </w:r>
      <w:r>
        <w:rPr>
          <w:sz w:val="24"/>
          <w:szCs w:val="24"/>
        </w:rPr>
        <w:instrText>infected with Pr. Perkinsea prevalence was significantly higher than Rv prevalence across months, regions, life stages and species. Among locations, Pr prevalence was negatively associated with crayfish prevalence and positively associated with relative abundance of microhylids, but Rv prevalence did not associate with any tested co</w:instrText>
      </w:r>
      <w:r>
        <w:rPr>
          <w:rFonts w:ascii="Cambria Math" w:hAnsi="Cambria Math" w:cs="Cambria Math"/>
          <w:sz w:val="24"/>
          <w:szCs w:val="24"/>
        </w:rPr>
        <w:instrText>‐</w:instrText>
      </w:r>
      <w:r>
        <w:rPr>
          <w:sz w:val="24"/>
          <w:szCs w:val="24"/>
        </w:rPr>
        <w:instrText>variates. Co</w:instrText>
      </w:r>
      <w:r>
        <w:rPr>
          <w:rFonts w:ascii="Cambria Math" w:hAnsi="Cambria Math" w:cs="Cambria Math"/>
          <w:sz w:val="24"/>
          <w:szCs w:val="24"/>
        </w:rPr>
        <w:instrText>‐</w:instrText>
      </w:r>
      <w:r>
        <w:rPr>
          <w:sz w:val="24"/>
          <w:szCs w:val="24"/>
        </w:rPr>
        <w:instrText>infections were significantly more common than single infections for both pathogens, and we propose that Pr infections may propel Rv infections because seasonal Rv infection peaks followed Pr infection peaks and random forest models found Pr intensity was a leading factor explaining Rv infections.\n                \n                \n                  Our study elucidates epidemiological patterns of Pr in Florida and suggests that Pr may be under</w:instrText>
      </w:r>
      <w:r>
        <w:rPr>
          <w:rFonts w:ascii="Cambria Math" w:hAnsi="Cambria Math" w:cs="Cambria Math"/>
          <w:sz w:val="24"/>
          <w:szCs w:val="24"/>
        </w:rPr>
        <w:instrText>‐</w:instrText>
      </w:r>
      <w:r>
        <w:rPr>
          <w:sz w:val="24"/>
          <w:szCs w:val="24"/>
        </w:rPr>
        <w:instrText>recognized as a cause of anuran declines, especially in the context of pathogen co</w:instrText>
      </w:r>
      <w:r>
        <w:rPr>
          <w:rFonts w:ascii="Cambria Math" w:hAnsi="Cambria Math" w:cs="Cambria Math"/>
          <w:sz w:val="24"/>
          <w:szCs w:val="24"/>
        </w:rPr>
        <w:instrText>‐</w:instrText>
      </w:r>
      <w:r>
        <w:rPr>
          <w:sz w:val="24"/>
          <w:szCs w:val="24"/>
        </w:rPr>
        <w:instrText>infection.","container-title":"Journal of Animal Ecology","DOI":"10.1111/1365-2656.13977","ISSN":"0021-8790, 1365-2656","issue":"9","journalAbbreviation":"Journal of Animal Ecology","language":"en","page":"1856-1868","source":"DOI.org (Crossref)","title":"Widespread amphibian Perkinsea infections associated with Ranidae hosts, cooler months and Ranavirus co</w:instrText>
      </w:r>
      <w:r>
        <w:rPr>
          <w:rFonts w:ascii="Cambria Math" w:hAnsi="Cambria Math" w:cs="Cambria Math"/>
          <w:sz w:val="24"/>
          <w:szCs w:val="24"/>
        </w:rPr>
        <w:instrText>‐</w:instrText>
      </w:r>
      <w:r>
        <w:rPr>
          <w:sz w:val="24"/>
          <w:szCs w:val="24"/>
        </w:rPr>
        <w:instrText xml:space="preserve">infection","volume":"92","author":[{"family":"Atkinson","given":"Matthew S."},{"family":"Savage","given":"Anna E."}],"issued":{"date-parts":[["2023",9]]}}},{"id":451,"uris":["http://zotero.org/users/8769338/items/CNJF7M2X"],"itemData":{"id":451,"type":"article-journal","container-title":"EcoHealth","DOI":"10.1007/s10393-007-0115-3","ISSN":"1612-9202, 1612-9210","issue":"3","journalAbbreviation":"EcoHealth","language":"en","page":"310-317","source":"DOI.org (Crossref)","title":"Discovery of a Novel Alveolate Pathogen Affecting Southern Leopard Frogs in Georgia: Description of the Disease and Host Effects","title-short":"Discovery of a Novel Alveolate Pathogen Affecting Southern Leopard Frogs in Georgia","volume":"4","author":[{"family":"Davis","given":"Andrew K."},{"family":"Yabsley","given":"Michael J."},{"family":"Kevin Keel","given":"M."},{"family":"Maerz","given":"John C."}],"issued":{"date-parts":[["2007",10,3]]}}}],"schema":"https://github.com/citation-style-language/schema/raw/master/csl-citation.json"} </w:instrText>
      </w:r>
      <w:r>
        <w:rPr>
          <w:sz w:val="24"/>
          <w:szCs w:val="24"/>
        </w:rPr>
        <w:fldChar w:fldCharType="separate"/>
      </w:r>
      <w:r>
        <w:rPr>
          <w:sz w:val="24"/>
        </w:rPr>
        <w:t>(Atkinson &amp; Savage, 2023; Davis et al., 2007)</w:t>
      </w:r>
      <w:r>
        <w:rPr>
          <w:sz w:val="24"/>
          <w:szCs w:val="24"/>
        </w:rPr>
        <w:fldChar w:fldCharType="end"/>
      </w:r>
      <w:r>
        <w:rPr>
          <w:sz w:val="24"/>
          <w:szCs w:val="24"/>
        </w:rPr>
        <w:t xml:space="preserve">, recent work suggests a much broader host range that may encompass &gt;95% of extant frogs </w:t>
      </w:r>
      <w:r>
        <w:rPr>
          <w:sz w:val="24"/>
          <w:szCs w:val="24"/>
        </w:rPr>
        <w:fldChar w:fldCharType="begin"/>
      </w:r>
      <w:r>
        <w:rPr>
          <w:sz w:val="24"/>
          <w:szCs w:val="24"/>
        </w:rPr>
        <w:instrText xml:space="preserve"> ADDIN ZOTERO_ITEM CSL_CITATION {"citationID":"TZDUMxLG","properties":{"formattedCitation":"(Chambouvet et al., 2015; Smilansky et al., 2021)","plainCitation":"(Chambouvet et al., 2015; Smilansky et al., 2021)","noteIndex":0},"citationItems":[{"id":449,"uris":["http://zotero.org/users/8769338/items/JAX2NJQI"],"itemData":{"id":449,"type":"article-journal","abstract":"Significance\n            Amphibians are among the most threatened animal groups. Population declines and extinctions have been linked, in part, to emerging infectious diseases. One such emerging disease has been attributed to Perkinsea-like protists causing mass mortality events in the United States. Using molecular methods, we evaluated the diversity of Perkinsea parasites in livers sampled from a wide taxonomic collection of tadpoles from six countries across three continents. We discovered a previously unidentified phylogenetically distinct infectious agent of tadpole livers present in a broad range of frogs from both tropical and temperate sites and across all sampled continents. These data demonstrate the high prevalence and global distribution of this infectious protist.\n          , \n            \n              The decline of amphibian populations, particularly frogs, is often cited as an example in support of the claim that Earth is undergoing its sixth mass extinction event. Amphibians seem to be particularly sensitive to emerging diseases (e.g., fungal and viral pathogens), yet the diversity and geographic distribution of infectious agents are only starting to be investigated. Recent work has linked a previously undescribed protist with mass-mortality events in the United States, in which infected frog tadpoles have an abnormally enlarged yellowish liver filled with protist cells of a presumed parasite. Phylogenetic analyses revealed that this infectious agent was affiliated with the Perkinsea: a parasitic group within the alveolates exemplified by\n              Perkinsus\n              sp., a “marine” protist responsible for mass-mortality events in commercial shellfish populations. Using small subunit (SSU) ribosomal DNA (rDNA) sequencing, we developed a targeted PCR protocol for preferentially sampling a clade of the Perkinsea. We tested this protocol on freshwater environmental DNA, revealing a wide diversity of Perkinsea lineages in these environments. Then, we used the same protocol to test for Perkinsea-like lineages in livers of 182 tadpoles from multiple families of frogs. We identified a distinct Perkinsea clade, encompassing a low level of SSU rDNA variation different from the lineage previously associated with tadpole mass-mortality events. Members of this clade were present in 38 tadpoles sampled from 14 distinct genera/phylogroups, from five countries across three continents. These data provide, to our knowledge, the first evidence that Perkinsea-like protists infect tadpoles across a wide taxonomic range of frogs in tropical and temperate environments, including oceanic islands.","container-title":"Proceedings of the National Academy of Sciences","DOI":"10.1073/pnas.1500163112","ISSN":"0027-8424, 1091-6490","issue":"34","journalAbbreviation":"Proc. Natl. Acad. Sci. U.S.A.","language":"en","source":"DOI.org (Crossref)","title":"Cryptic infection of a broad taxonomic and geographic diversity of tadpoles by Perkinsea protists","URL":"https://pnas.org/doi/full/10.1073/pnas.1500163112","volume":"112","author":[{"family":"Chambouvet","given":"Aurélie"},{"family":"Gower","given":"David J."},{"family":"Jirků","given":"Miloslav"},{"family":"Yabsley","given":"Michael J."},{"family":"Davis","given":"Andrew K."},{"family":"Leonard","given":"Guy"},{"family":"Maguire","given":"Finlay"},{"family":"Doherty-Bone","given":"Thomas M."},{"family":"Bittencourt-Silva","given":"Gabriela Bueno"},{"family":"Wilkinson","given":"Mark"},{"family":"Richards","given":"Thomas A."}],"accessed":{"date-parts":[["2023",9,20]]},"issued":{"date-parts":[["2015",8,25]]}}},{"id":447,"uris":["http://zotero.org/users/8769338/items/ZFHMBHKA"],"itemData":{"id":447,"type":"article-journal","abstract":"Severe Perkinsea infection is an emerging disease of amphibians, specifically tadpoles. Disease presentation correlates with liver infections of a subclade of Perkinsea (Alveolata) protists, named Pathogenic Perkinsea Clade (PPC). Tadpole mortality events associated with PPC infections have been reported across North America, from Alaska to Florida. Here, we investigate the geographic and host range of PPC associations in seemingly healthy tadpoles sampled from Panama, a biogeographic provenance critically affected by amphibian decline. To complement this work, we also investigate a mortality event among\n              Hyla arborea\n              tadpoles in captive-bred UK specimens. PPC SSU rDNA was detected in 10 of 81 Panama tadpoles tested, and\n              H. arborea\n              tadpoles from the UK. Phylogenies of the Perkinsea SSU rDNA sequences demonstrate they are highly similar to PPC sequences sampled from mortality events in the USA, and phylogenetic analysis of tadpole mitochondrial SSU rDNA demonstrates, for the first time, PPC associations in diverse hylids. These data provide further understanding of the biogeography and host range of this putative pathogenic group, factors likely to be important for conservation planning.","container-title":"Biology Letters","DOI":"10.1098/rsbl.2021.0166","ISSN":"1744-957X","issue":"6","journalAbbreviation":"Biol. Lett.","language":"en","page":"20210166","source":"DOI.org (Crossref)","title":"Expanded host and geographic range of tadpole associations with the Severe Perkinsea Infection group","volume":"17","author":[{"family":"Smilansky","given":"Vanessa"},{"family":"Jirků","given":"Miloslav"},{"family":"Milner","given":"David S."},{"family":"Ibáñez","given":"Roberto"},{"family":"Gratwicke","given":"Brian"},{"family":"Nicholls","given":"Andrew"},{"family":"Lukeš","given":"Julius"},{"family":"Chambouvet","given":"Aurélie"},{"family":"Richards","given":"Thomas A."}],"issued":{"date-parts":[["2021",6]]}}}],"schema":"https://github.com/citation-style-language/schema/raw/master/csl-citation.json"} </w:instrText>
      </w:r>
      <w:r>
        <w:rPr>
          <w:sz w:val="24"/>
          <w:szCs w:val="24"/>
        </w:rPr>
        <w:fldChar w:fldCharType="separate"/>
      </w:r>
      <w:r>
        <w:rPr>
          <w:sz w:val="24"/>
        </w:rPr>
        <w:t>(Chambouvet et al., 2015; Smilansky et al., 2021)</w:t>
      </w:r>
      <w:r>
        <w:rPr>
          <w:sz w:val="24"/>
          <w:szCs w:val="24"/>
        </w:rPr>
        <w:fldChar w:fldCharType="end"/>
      </w:r>
      <w:r>
        <w:rPr>
          <w:sz w:val="24"/>
          <w:szCs w:val="24"/>
        </w:rPr>
        <w:t>. Future studies may consider whether these patterns extend beyond ranavirus into other generalist pathogens affecting amphibians.</w:t>
      </w:r>
    </w:p>
    <w:p w14:paraId="54BDEF59" w14:textId="77777777" w:rsidR="0076507E" w:rsidRDefault="0069435B" w:rsidP="00782EF5">
      <w:pPr>
        <w:spacing w:line="360" w:lineRule="auto"/>
        <w:ind w:firstLine="720"/>
        <w:rPr>
          <w:ins w:id="66" w:author="Daniel Suh" w:date="2023-12-05T16:19:00Z"/>
          <w:sz w:val="24"/>
          <w:szCs w:val="24"/>
        </w:rPr>
      </w:pPr>
      <w:r w:rsidRPr="76C48BCC">
        <w:rPr>
          <w:sz w:val="24"/>
          <w:szCs w:val="24"/>
        </w:rPr>
        <w:t xml:space="preserve">The ranavirus-larval amphibian system represents a valuable case study among diversity-disease relationships due to pronounced variation in host competence, </w:t>
      </w:r>
      <w:r w:rsidR="2907A194" w:rsidRPr="76C48BCC">
        <w:rPr>
          <w:sz w:val="24"/>
          <w:szCs w:val="24"/>
        </w:rPr>
        <w:t xml:space="preserve">natural </w:t>
      </w:r>
      <w:r w:rsidRPr="76C48BCC">
        <w:rPr>
          <w:sz w:val="24"/>
          <w:szCs w:val="24"/>
        </w:rPr>
        <w:t xml:space="preserve">variation in community composition (distinct from the more commonly studied anthropogenically-generated dynamics of host species richness), and the existence of multiple transmission routes, including environmental transmission </w:t>
      </w:r>
      <w:r w:rsidRPr="76C48BCC">
        <w:rPr>
          <w:sz w:val="24"/>
          <w:szCs w:val="24"/>
        </w:rPr>
        <w:fldChar w:fldCharType="begin"/>
      </w:r>
      <w:r w:rsidRPr="76C48BCC">
        <w:rPr>
          <w:sz w:val="24"/>
          <w:szCs w:val="24"/>
        </w:rPr>
        <w:instrText xml:space="preserve"> ADDIN ZOTERO_ITEM CSL_CITATION {"citationID":"09fppUUm","properties":{"formattedCitation":"(Bienentreu &amp; Lesbarr\\uc0\\u232{}res, 2020; Lesbarr\\uc0\\u232{}res et al., 2012; Tornabene et al., 2018)","plainCitation":"(Bienentreu &amp; Lesbarrères, 2020; Lesbarrères et al., 2012; Tornabene et al., 2018)","noteIndex":0},"citationItems":[{"id":19,"uris":["http://zotero.org/users/8769338/items/JQ6QWKVR"],"itemData":{"id":19,"type":"article-journal","container-title":"Herpetologica","DOI":"10.1655/0018-0831-76.2.153","issue":"2","note":"ISBN: 0018-0831","page":"153","title":"Amphibian Disease Ecology: Are We Just Scratching the Surface?","volume":"76","author":[{"family":"Bienentreu","given":"Joe-Felix"},{"family":"Lesbarrères","given":"David"}],"issued":{"date-parts":[["2020",6]]}}},{"id":300,"uris":["http://zotero.org/users/8769338/items/QTKT9JQF"],"itemData":{"id":300,"type":"article-journal","abstract":"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 Emerging infectious diseases are a significant threat to global biodiversity. While historically overlooked, a group of iridoviruses in the genus Ranavirus has been responsible for die-offs in captive and wild amphibian, reptile and fish populations around the globe over the past two decades. In order to share contemporary information on ranaviruses and identify critical research directions, the First International Symposium on Ranaviruses was held in July 2011 in Minneapolis, MN, USA. Twenty-three scientists and veterinarians from nine countries examined the ecology and evolution of ranavirus–host interactions, potential reservoirs, transmission dynamics, as well as immunological and histopathological responses to infection. In addition, speakers discussed possible mechanisms for die-offs, and conservation strategies to control outbreaks.","container-title":"Biology Letters","DOI":"10.1098/rsbl.2011.0951","issue":"4","note":"ISBN: 1744-9561\nPMID: 22048891","page":"481-483","title":"Ranavirus: past, present and future","volume":"8","author":[{"family":"Lesbarrères","given":"D."},{"family":"Balseiro","given":"A."},{"family":"Brunner","given":"J."},{"family":"Chinchar","given":"V. G."},{"family":"Duffus","given":"A."},{"family":"Kerby","given":"J."},{"family":"Miller","given":"D. L."},{"family":"Robert","given":"J."},{"family":"Schock","given":"D. M."},{"family":"Waltzek","given":"T."},{"family":"Gray","given":"M. J."}],"issued":{"date-parts":[["2012",8]]}}},{"id":395,"uris":["http://zotero.org/users/8769338/items/Y5SHR5IQ"],"itemData":{"id":395,"type":"article-journal","container-title":"Freshwater Biology","DOI":"10.1111/fwb.13100","ISSN":"0046-5070, 1365-2427","issue":"7","journalAbbreviation":"Freshw Biol","language":"en","page":"639-651","source":"DOI.org (Crossref)","title":"The influence of landscape and environmental factors on ranavirus epidemiology in a California amphibian assemblage","volume":"63","author":[{"family":"Tornabene","given":"Brian J."},{"family":"Blaustein","given":"Andrew R."},{"family":"Briggs","given":"Cheryl J."},{"family":"Calhoun","given":"Dana M."},{"family":"Johnson","given":"Pieter T. J."},{"family":"McDevitt</w:instrText>
      </w:r>
      <w:r w:rsidRPr="76C48BCC">
        <w:rPr>
          <w:rFonts w:ascii="Cambria Math" w:hAnsi="Cambria Math" w:cs="Cambria Math"/>
          <w:sz w:val="24"/>
          <w:szCs w:val="24"/>
        </w:rPr>
        <w:instrText>‐</w:instrText>
      </w:r>
      <w:r w:rsidRPr="76C48BCC">
        <w:rPr>
          <w:sz w:val="24"/>
          <w:szCs w:val="24"/>
        </w:rPr>
        <w:instrText xml:space="preserve">Galles","given":"Travis"},{"family":"Rohr","given":"Jason R."},{"family":"Hoverman","given":"Jason T."}],"issued":{"date-parts":[["2018",7]]}}}],"schema":"https://github.com/citation-style-language/schema/raw/master/csl-citation.json"} </w:instrText>
      </w:r>
      <w:r w:rsidRPr="76C48BCC">
        <w:rPr>
          <w:sz w:val="24"/>
          <w:szCs w:val="24"/>
        </w:rPr>
        <w:fldChar w:fldCharType="separate"/>
      </w:r>
      <w:r w:rsidR="00C86DEC" w:rsidRPr="76C48BCC">
        <w:rPr>
          <w:sz w:val="24"/>
          <w:szCs w:val="24"/>
        </w:rPr>
        <w:t>(Bienentreu &amp; Lesbarrères, 2020; Lesbarrères et al., 2012; Tornabene et al., 2018)</w:t>
      </w:r>
      <w:r w:rsidRPr="76C48BCC">
        <w:rPr>
          <w:sz w:val="24"/>
          <w:szCs w:val="24"/>
        </w:rPr>
        <w:fldChar w:fldCharType="end"/>
      </w:r>
      <w:r w:rsidRPr="76C48BCC">
        <w:rPr>
          <w:sz w:val="24"/>
          <w:szCs w:val="24"/>
        </w:rPr>
        <w:t xml:space="preserve">. It remains an open question as to how commonly community abundance, composition, and environmental conditions demonstrably interact to influence transmission of multi-host pathogens. </w:t>
      </w:r>
      <w:r w:rsidR="003817CE" w:rsidRPr="76C48BCC">
        <w:rPr>
          <w:sz w:val="24"/>
          <w:szCs w:val="24"/>
        </w:rPr>
        <w:t>Community</w:t>
      </w:r>
      <w:r w:rsidRPr="76C48BCC">
        <w:rPr>
          <w:sz w:val="24"/>
          <w:szCs w:val="24"/>
        </w:rPr>
        <w:t xml:space="preserve"> competence and host abundance can be positively correlated due to tradeoffs between life history traits such as reproduction and immunity </w:t>
      </w:r>
      <w:r w:rsidRPr="76C48BCC">
        <w:rPr>
          <w:sz w:val="24"/>
          <w:szCs w:val="24"/>
        </w:rPr>
        <w:fldChar w:fldCharType="begin"/>
      </w:r>
      <w:r w:rsidRPr="76C48BCC">
        <w:rPr>
          <w:sz w:val="24"/>
          <w:szCs w:val="24"/>
        </w:rPr>
        <w:instrText xml:space="preserve"> ADDIN ZOTERO_ITEM CSL_CITATION {"citationID":"P1uKQa82","properties":{"formattedCitation":"(Ostfeld et al., 2010, 2014; Valenzuela\\uc0\\u8208{}S\\uc0\\u225{}nchez et al., 2021)","plainCitation":"(Ostfeld et al., 2010, 2014; Valenzuela</w:instrText>
      </w:r>
      <w:r w:rsidRPr="76C48BCC">
        <w:rPr>
          <w:rFonts w:ascii="Cambria Math" w:hAnsi="Cambria Math" w:cs="Cambria Math"/>
          <w:sz w:val="24"/>
          <w:szCs w:val="24"/>
        </w:rPr>
        <w:instrText>‐</w:instrText>
      </w:r>
      <w:r w:rsidRPr="76C48BCC">
        <w:rPr>
          <w:sz w:val="24"/>
          <w:szCs w:val="24"/>
        </w:rPr>
        <w:instrText>Sánchez et al., 2021)","noteIndex":0},"citationItems":[{"id":71,"uris":["http://zotero.org/users/8769338/items/X8LKSP8R"],"itemData":{"id":71,"type":"article-journal","abstract":"Current unprecedented declines in biodiversity reduce the ability of ecological communities to provide many fundamental ecosystem services. Here we evaluate evidence that reduced biodiversity affects the transmission of infectious diseases of humans, other animals and plants. In principle, loss of biodiversity could either increase or decrease disease transmission. However, mounting evidence indicates that biodiversity loss frequently increases disease transmission. In contrast, areas of naturally high biodiversity may serve as a source pool for new pathogens. Overall, despite many remaining questions, current evidence indicates that preserving intact ecosystems and their endemic biodiversity should generally reduce the prevalence of infectious diseases.","container-title":"Nature (London)","DOI":"10.1038/nature09575","issue":"7324","note":"ISBN: 0028-0836\nPMID: 21124449","page":"647-652","title":"Impacts of biodiversity on the emergence and transmission of infectious diseases","volume":"468","author":[{"family":"Ostfeld","given":"Richard S."},{"family":"Myers","given":"Samuel S."},{"family":"Jolles","given":"Anna"},{"family":"Holt","given":"Robert D."},{"family":"Jones","given":"Kate E."},{"family":"Hudson","given":"Peter"},{"family":"Dobson","given":"Andrew"},{"family":"Harvell","given":"C. Drew"},{"family":"Keesing","given":"Felicia"},{"family":"Belden","given":"Lisa K."},{"family":"Bogich","given":"Tiffany"},{"family":"Daszak","given":"Peter"},{"family":"Mitchell","given":"Charles E."}],"issued":{"date-parts":[["2010",12]]}}},{"id":427,"uris":["http://zotero.org/users/8769338/items/KXWPPJL4"],"itemData":{"id":427,"type":"article-journal","container-title":"PLoS ONE","DOI":"10.1371/journal.pone.0107387","ISSN":"1932-6203","issue":"9","journalAbbreviation":"PLoS ONE","language":"en","page":"e107387","source":"DOI.org (Crossref)","title":"Life History and Demographic Drivers of Reservoir Competence for Three Tick-Borne Zoonotic Pathogens","volume":"9","author":[{"family":"Ostfeld","given":"Richard S."},{"family":"Levi","given":"Taal"},{"family":"Jolles","given":"Anna E."},{"family":"Martin","given":"Lynn B."},{"family":"Hosseini","given":"Parviez R."},{"family":"Keesing","given":"Felicia"}],"editor":[{"family":"Ganta","given":"Roman"}],"issued":{"date-parts":[["2014",9,18]]}}},{"id":118,"uris":["http://zotero.org/users/8769338/items/LQJG7DYW"],"itemData":{"id":118,"type":"article-journal","abstract":"When facing an emerging infectious disease of conservation concern, we often have little information on the nature of the host</w:instrText>
      </w:r>
      <w:r w:rsidRPr="76C48BCC">
        <w:rPr>
          <w:rFonts w:ascii="Cambria Math" w:hAnsi="Cambria Math" w:cs="Cambria Math"/>
          <w:sz w:val="24"/>
          <w:szCs w:val="24"/>
        </w:rPr>
        <w:instrText>‐</w:instrText>
      </w:r>
      <w:r w:rsidRPr="76C48BCC">
        <w:rPr>
          <w:sz w:val="24"/>
          <w:szCs w:val="24"/>
        </w:rPr>
        <w:instrText>parasite interaction to inform management decisions. However, it is becoming increasingly clear that the life</w:instrText>
      </w:r>
      <w:r w:rsidRPr="76C48BCC">
        <w:rPr>
          <w:rFonts w:ascii="Cambria Math" w:hAnsi="Cambria Math" w:cs="Cambria Math"/>
          <w:sz w:val="24"/>
          <w:szCs w:val="24"/>
        </w:rPr>
        <w:instrText>‐</w:instrText>
      </w:r>
      <w:r w:rsidRPr="76C48BCC">
        <w:rPr>
          <w:sz w:val="24"/>
          <w:szCs w:val="24"/>
        </w:rPr>
        <w:instrText>history strategies of host species can be predictive of individual</w:instrText>
      </w:r>
      <w:r w:rsidRPr="76C48BCC">
        <w:rPr>
          <w:rFonts w:ascii="Cambria Math" w:hAnsi="Cambria Math" w:cs="Cambria Math"/>
          <w:sz w:val="24"/>
          <w:szCs w:val="24"/>
        </w:rPr>
        <w:instrText>‐</w:instrText>
      </w:r>
      <w:r w:rsidRPr="76C48BCC">
        <w:rPr>
          <w:sz w:val="24"/>
          <w:szCs w:val="24"/>
        </w:rPr>
        <w:instrText xml:space="preserve"> and population</w:instrText>
      </w:r>
      <w:r w:rsidRPr="76C48BCC">
        <w:rPr>
          <w:rFonts w:ascii="Cambria Math" w:hAnsi="Cambria Math" w:cs="Cambria Math"/>
          <w:sz w:val="24"/>
          <w:szCs w:val="24"/>
        </w:rPr>
        <w:instrText>‐</w:instrText>
      </w:r>
      <w:r w:rsidRPr="76C48BCC">
        <w:rPr>
          <w:sz w:val="24"/>
          <w:szCs w:val="24"/>
        </w:rPr>
        <w:instrText>level responses to infectious disease, even without detailed knowledge on the specifics of the host</w:instrText>
      </w:r>
      <w:r w:rsidRPr="76C48BCC">
        <w:rPr>
          <w:rFonts w:ascii="Cambria Math" w:hAnsi="Cambria Math" w:cs="Cambria Math"/>
          <w:sz w:val="24"/>
          <w:szCs w:val="24"/>
        </w:rPr>
        <w:instrText>‐</w:instrText>
      </w:r>
      <w:r w:rsidRPr="76C48BCC">
        <w:rPr>
          <w:sz w:val="24"/>
          <w:szCs w:val="24"/>
        </w:rPr>
        <w:instrText>parasite interaction. Here, we argue that a deeper integration of life</w:instrText>
      </w:r>
      <w:r w:rsidRPr="76C48BCC">
        <w:rPr>
          <w:rFonts w:ascii="Cambria Math" w:hAnsi="Cambria Math" w:cs="Cambria Math"/>
          <w:sz w:val="24"/>
          <w:szCs w:val="24"/>
        </w:rPr>
        <w:instrText>‐</w:instrText>
      </w:r>
      <w:r w:rsidRPr="76C48BCC">
        <w:rPr>
          <w:sz w:val="24"/>
          <w:szCs w:val="24"/>
        </w:rPr>
        <w:instrText>history theory into disease ecology is timely and necessary to improve our capacity to understand, predict and mitigate the impact of endemic and emerging infectious diseases in wild populations. Using wild vertebrates as an example, we show that host life</w:instrText>
      </w:r>
      <w:r w:rsidRPr="76C48BCC">
        <w:rPr>
          <w:rFonts w:ascii="Cambria Math" w:hAnsi="Cambria Math" w:cs="Cambria Math"/>
          <w:sz w:val="24"/>
          <w:szCs w:val="24"/>
        </w:rPr>
        <w:instrText>‐</w:instrText>
      </w:r>
      <w:r w:rsidRPr="76C48BCC">
        <w:rPr>
          <w:sz w:val="24"/>
          <w:szCs w:val="24"/>
        </w:rPr>
        <w:instrText>history characteristics influence host responses to parasitism at different levels of organisation, from individuals to communities. We also highlight knowledge gaps and future directions for the study of life</w:instrText>
      </w:r>
      <w:r w:rsidRPr="76C48BCC">
        <w:rPr>
          <w:rFonts w:ascii="Cambria Math" w:hAnsi="Cambria Math" w:cs="Cambria Math"/>
          <w:sz w:val="24"/>
          <w:szCs w:val="24"/>
        </w:rPr>
        <w:instrText>‐</w:instrText>
      </w:r>
      <w:r w:rsidRPr="76C48BCC">
        <w:rPr>
          <w:sz w:val="24"/>
          <w:szCs w:val="24"/>
        </w:rPr>
        <w:instrText>history and host responses to parasitism. We conclude by illustrating how this theoretical insight can inform the monitoring and control of infectious diseases in wildlife. We present a novel synthesis on the intersection of life</w:instrText>
      </w:r>
      <w:r w:rsidRPr="76C48BCC">
        <w:rPr>
          <w:rFonts w:ascii="Cambria Math" w:hAnsi="Cambria Math" w:cs="Cambria Math"/>
          <w:sz w:val="24"/>
          <w:szCs w:val="24"/>
        </w:rPr>
        <w:instrText>‐</w:instrText>
      </w:r>
      <w:r w:rsidRPr="76C48BCC">
        <w:rPr>
          <w:sz w:val="24"/>
          <w:szCs w:val="24"/>
        </w:rPr>
        <w:instrText>history and host responses to parasitism, to demonstrate that a deeper integration of life</w:instrText>
      </w:r>
      <w:r w:rsidRPr="76C48BCC">
        <w:rPr>
          <w:rFonts w:ascii="Cambria Math" w:hAnsi="Cambria Math" w:cs="Cambria Math"/>
          <w:sz w:val="24"/>
          <w:szCs w:val="24"/>
        </w:rPr>
        <w:instrText>‐</w:instrText>
      </w:r>
      <w:r w:rsidRPr="76C48BCC">
        <w:rPr>
          <w:sz w:val="24"/>
          <w:szCs w:val="24"/>
        </w:rPr>
        <w:instrText>history theory into disease ecology is a fruitful avenue of research to advance the understanding and mitigation of wildlife infectious diseases. This synthesis highlights that life</w:instrText>
      </w:r>
      <w:r w:rsidRPr="76C48BCC">
        <w:rPr>
          <w:rFonts w:ascii="Cambria Math" w:hAnsi="Cambria Math" w:cs="Cambria Math"/>
          <w:sz w:val="24"/>
          <w:szCs w:val="24"/>
        </w:rPr>
        <w:instrText>‐</w:instrText>
      </w:r>
      <w:r w:rsidRPr="76C48BCC">
        <w:rPr>
          <w:sz w:val="24"/>
          <w:szCs w:val="24"/>
        </w:rPr>
        <w:instrText>history strategies can lead to a variety of host responses to parasitism, modulating host immune responses, the mechanisms of host demographic compensation, the potential for rapid evolution of resistance or tolerance mechanisms, and the efficiency of parasite transmission and disease risk in multi</w:instrText>
      </w:r>
      <w:r w:rsidRPr="76C48BCC">
        <w:rPr>
          <w:rFonts w:ascii="Cambria Math" w:hAnsi="Cambria Math" w:cs="Cambria Math"/>
          <w:sz w:val="24"/>
          <w:szCs w:val="24"/>
        </w:rPr>
        <w:instrText>‐</w:instrText>
      </w:r>
      <w:r w:rsidRPr="76C48BCC">
        <w:rPr>
          <w:sz w:val="24"/>
          <w:szCs w:val="24"/>
        </w:rPr>
        <w:instrText>host parasite systems.","container-title":"Ecology letters","DOI":"10.1111/ele.13681","issue":"4","note":"ISBN: 1461-023X\nPMID: 33492776","page":"876-890","title":"Why disease ecology needs life</w:instrText>
      </w:r>
      <w:r w:rsidRPr="76C48BCC">
        <w:rPr>
          <w:rFonts w:ascii="Cambria Math" w:hAnsi="Cambria Math" w:cs="Cambria Math"/>
          <w:sz w:val="24"/>
          <w:szCs w:val="24"/>
        </w:rPr>
        <w:instrText>‐</w:instrText>
      </w:r>
      <w:r w:rsidRPr="76C48BCC">
        <w:rPr>
          <w:sz w:val="24"/>
          <w:szCs w:val="24"/>
        </w:rPr>
        <w:instrText>history theory: a host perspective","volume":"24","author":[{"family":"Valenzuela</w:instrText>
      </w:r>
      <w:r w:rsidRPr="76C48BCC">
        <w:rPr>
          <w:rFonts w:ascii="Cambria Math" w:hAnsi="Cambria Math" w:cs="Cambria Math"/>
          <w:sz w:val="24"/>
          <w:szCs w:val="24"/>
        </w:rPr>
        <w:instrText>‐</w:instrText>
      </w:r>
      <w:r w:rsidRPr="76C48BCC">
        <w:rPr>
          <w:sz w:val="24"/>
          <w:szCs w:val="24"/>
        </w:rPr>
        <w:instrText xml:space="preserve">Sánchez","given":"Andrés"},{"family":"Wilber","given":"Mark Q."},{"family":"Canessa","given":"Stefano"},{"family":"Bacigalupe","given":"Leonardo D."},{"family":"Muths","given":"Erin"},{"family":"Schmidt","given":"Benedikt R."},{"family":"Cunningham","given":"Andrew A."},{"family":"Ozgul","given":"Arpat"},{"family":"Johnson","given":"Pieter T. J."},{"family":"Cayuela","given":"Hugo"},{"family":"Hodgson","given":"Dave"}],"issued":{"date-parts":[["2021",4]]}}}],"schema":"https://github.com/citation-style-language/schema/raw/master/csl-citation.json"} </w:instrText>
      </w:r>
      <w:r w:rsidRPr="76C48BCC">
        <w:rPr>
          <w:sz w:val="24"/>
          <w:szCs w:val="24"/>
        </w:rPr>
        <w:fldChar w:fldCharType="separate"/>
      </w:r>
      <w:r w:rsidR="00C86DEC" w:rsidRPr="76C48BCC">
        <w:rPr>
          <w:sz w:val="24"/>
          <w:szCs w:val="24"/>
        </w:rPr>
        <w:t>(Ostfeld et al., 2010, 2014; Valenzuela</w:t>
      </w:r>
      <w:r w:rsidR="00C86DEC" w:rsidRPr="76C48BCC">
        <w:rPr>
          <w:rFonts w:ascii="Cambria Math" w:hAnsi="Cambria Math" w:cs="Cambria Math"/>
          <w:sz w:val="24"/>
          <w:szCs w:val="24"/>
        </w:rPr>
        <w:t>‐</w:t>
      </w:r>
      <w:r w:rsidR="00C86DEC" w:rsidRPr="76C48BCC">
        <w:rPr>
          <w:sz w:val="24"/>
          <w:szCs w:val="24"/>
        </w:rPr>
        <w:t>Sánchez et al., 2021)</w:t>
      </w:r>
      <w:r w:rsidRPr="76C48BCC">
        <w:rPr>
          <w:sz w:val="24"/>
          <w:szCs w:val="24"/>
        </w:rPr>
        <w:fldChar w:fldCharType="end"/>
      </w:r>
      <w:r w:rsidR="003817CE" w:rsidRPr="76C48BCC">
        <w:rPr>
          <w:sz w:val="24"/>
          <w:szCs w:val="24"/>
        </w:rPr>
        <w:t>, which</w:t>
      </w:r>
      <w:r w:rsidRPr="76C48BCC">
        <w:rPr>
          <w:sz w:val="24"/>
          <w:szCs w:val="24"/>
        </w:rPr>
        <w:t xml:space="preserve"> suggests the potential for the ideas presented here to occur more generally.</w:t>
      </w:r>
      <w:r w:rsidR="00202B66" w:rsidRPr="76C48BCC">
        <w:rPr>
          <w:sz w:val="24"/>
          <w:szCs w:val="24"/>
        </w:rPr>
        <w:t xml:space="preserve"> However, the effects of temperature can be idiosyncratic because temperature ranges that favor host growth and pathogen transmission may not overlap </w:t>
      </w:r>
      <w:r w:rsidRPr="76C48BCC">
        <w:rPr>
          <w:sz w:val="24"/>
          <w:szCs w:val="24"/>
        </w:rPr>
        <w:fldChar w:fldCharType="begin"/>
      </w:r>
      <w:r w:rsidRPr="76C48BCC">
        <w:rPr>
          <w:sz w:val="24"/>
          <w:szCs w:val="24"/>
        </w:rPr>
        <w:instrText xml:space="preserve"> ADDIN ZOTERO_ITEM CSL_CITATION {"citationID":"LqGumBpm","properties":{"formattedCitation":"(Gehman et al., 2018)","plainCitation":"(Gehman et al., 2018)","noteIndex":0},"citationItems":[{"id":429,"uris":["http://zotero.org/users/8769338/items/CG3PT7CT"],"itemData":{"id":429,"type":"article-journal","abstract":"Significance\n            Experiments and modeling demonstrate that vital rates of a host and parasite respond differently to temperature, with local parasite extinction in the coastal southeastern United States predicted under climate warming. Quantifying and comparing thermal performance curves for multiple host and parasite traits can help identify locations and temperature regimes in which parasitism could decrease or increase under future warming, depending on the temperature difference between host and parasite performance optima. We suggest that such comparative work might resolve conflicting predictions of whether hosts or parasites have the upper hand in a warming world.\n          , \n            Host–parasite systems have intricately coupled life cycles, but each interactor can respond differently to changes in environmental variables like temperature. Although vital to predicting how parasitism will respond to climate change, thermal responses of both host and parasite in key traits affecting infection dynamics have rarely been quantified. Through temperature-controlled experiments on an ectothermic host–parasite system, we demonstrate an offset in the thermal optima for survival of infected and uninfected hosts and parasite production. We combine experimentally derived thermal performance curves with field data on seasonal host abundance and parasite prevalence to parameterize an epidemiological model and forecast the dynamical responses to plausible future climate-warming scenarios. In warming scenarios within the coastal southeastern United States, the model predicts sharp declines in parasite prevalence, with local parasite extinction occurring with as little as 2 °C warming. The northern portion of the parasite’s current range could experience local increases in transmission, but assuming no thermal adaptation of the parasite, we find no evidence that the parasite will expand its range northward under warming. This work exemplifies that some host populations may experience reduced parasitism in a warming world and highlights the need to measure host and parasite thermal performance to predict infection responses to climate change.","container-title":"Proceedings of the National Academy of Sciences","DOI":"10.1073/pnas.1705067115","ISSN":"0027-8424, 1091-6490","issue":"4","journalAbbreviation":"Proc. Natl. Acad. Sci. U.S.A.","language":"en","page":"744-749","source":"DOI.org (Crossref)","title":"Host and parasite thermal ecology jointly determine the effect of climate warming on epidemic dynamics","volume":"115","author":[{"family":"Gehman","given":"Alyssa-Lois M."},{"family":"Hall","given":"Richard J."},{"family":"Byers","given":"James E."}],"issued":{"date-parts":[["2018",1,23]]}}}],"schema":"https://github.com/citation-style-language/schema/raw/master/csl-citation.json"} </w:instrText>
      </w:r>
      <w:r w:rsidRPr="76C48BCC">
        <w:rPr>
          <w:sz w:val="24"/>
          <w:szCs w:val="24"/>
        </w:rPr>
        <w:fldChar w:fldCharType="separate"/>
      </w:r>
      <w:r w:rsidR="00202B66" w:rsidRPr="76C48BCC">
        <w:rPr>
          <w:sz w:val="24"/>
          <w:szCs w:val="24"/>
        </w:rPr>
        <w:t>(Gehman et al., 2018)</w:t>
      </w:r>
      <w:r w:rsidRPr="76C48BCC">
        <w:rPr>
          <w:sz w:val="24"/>
          <w:szCs w:val="24"/>
        </w:rPr>
        <w:fldChar w:fldCharType="end"/>
      </w:r>
      <w:r w:rsidR="00202B66" w:rsidRPr="76C48BCC">
        <w:rPr>
          <w:sz w:val="24"/>
          <w:szCs w:val="24"/>
        </w:rPr>
        <w:t>.</w:t>
      </w:r>
      <w:r w:rsidRPr="76C48BCC">
        <w:rPr>
          <w:sz w:val="24"/>
          <w:szCs w:val="24"/>
        </w:rPr>
        <w:t xml:space="preserve"> In the ranavirus-larval amphibian </w:t>
      </w:r>
      <w:r w:rsidRPr="76C48BCC">
        <w:rPr>
          <w:sz w:val="24"/>
          <w:szCs w:val="24"/>
        </w:rPr>
        <w:lastRenderedPageBreak/>
        <w:t>system, we observed a perfect storm where community competence, host abundance, and environmental factors combined to enhance overall transmission potential for the pathogen.</w:t>
      </w:r>
      <w:r w:rsidR="00F00985" w:rsidRPr="76C48BCC">
        <w:rPr>
          <w:sz w:val="24"/>
          <w:szCs w:val="24"/>
        </w:rPr>
        <w:t xml:space="preserve"> </w:t>
      </w:r>
    </w:p>
    <w:p w14:paraId="67783EF4" w14:textId="739BF3CB" w:rsidR="002E6E0F" w:rsidRPr="00DB2F80" w:rsidRDefault="0069435B" w:rsidP="0040206D">
      <w:pPr>
        <w:spacing w:line="360" w:lineRule="auto"/>
        <w:ind w:firstLine="720"/>
        <w:rPr>
          <w:sz w:val="24"/>
          <w:szCs w:val="24"/>
        </w:rPr>
      </w:pPr>
      <w:r w:rsidRPr="31DB22D1">
        <w:rPr>
          <w:sz w:val="24"/>
          <w:szCs w:val="24"/>
        </w:rPr>
        <w:t xml:space="preserve">Our analysis was constrained by certain </w:t>
      </w:r>
      <w:r w:rsidR="0040206D" w:rsidRPr="31DB22D1">
        <w:rPr>
          <w:sz w:val="24"/>
          <w:szCs w:val="24"/>
        </w:rPr>
        <w:t>intentional and</w:t>
      </w:r>
      <w:r w:rsidRPr="31DB22D1">
        <w:rPr>
          <w:sz w:val="24"/>
          <w:szCs w:val="24"/>
        </w:rPr>
        <w:t xml:space="preserve"> important limitations. First, while the focus of our study was on the transmission potential of ranavirus in larval amphibian communities characterized through the basic reproductive number (</w:t>
      </w:r>
      <w:r w:rsidRPr="31DB22D1">
        <w:rPr>
          <w:i/>
          <w:iCs/>
          <w:sz w:val="24"/>
          <w:szCs w:val="24"/>
        </w:rPr>
        <w:t>R</w:t>
      </w:r>
      <w:r w:rsidRPr="31DB22D1">
        <w:rPr>
          <w:sz w:val="24"/>
          <w:szCs w:val="24"/>
          <w:vertAlign w:val="subscript"/>
        </w:rPr>
        <w:t>0</w:t>
      </w:r>
      <w:r w:rsidRPr="31DB22D1">
        <w:rPr>
          <w:sz w:val="24"/>
          <w:szCs w:val="24"/>
        </w:rPr>
        <w:t xml:space="preserve">) and observations of ranavirus epizootics, other features of the system such as disease severity </w:t>
      </w:r>
      <w:r w:rsidRPr="31DB22D1">
        <w:rPr>
          <w:sz w:val="24"/>
          <w:szCs w:val="24"/>
        </w:rPr>
        <w:fldChar w:fldCharType="begin"/>
      </w:r>
      <w:r w:rsidR="00C86DEC">
        <w:rPr>
          <w:sz w:val="24"/>
          <w:szCs w:val="24"/>
        </w:rPr>
        <w:instrText xml:space="preserve"> ADDIN ZOTERO_ITEM CSL_CITATION {"citationID":"EORiw5jt","properties":{"formattedCitation":"(Price et al., 2019)","plainCitation":"(Price et al., 2019)","noteIndex":0},"citationItems":[{"id":419,"uris":["http://zotero.org/users/8769338/items/FHXE39ND"],"itemData":{"id":419,"type":"article-journal","container-title":"Global Change Biology","DOI":"10.1111/gcb.14651","ISSN":"1354-1013, 1365-2486","issue":"8","journalAbbreviation":"Global Change Biology","language":"en","page":"2648-2660","source":"DOI.org (Crossref)","title":"Effects of historic and projected climate change on the range and impacts of an emerging wildlife disease","volume":"25","author":[{"family":"Price","given":"Stephen J."},{"family":"Leung","given":"William T. M."},{"family":"Owen","given":"Christopher J."},{"family":"Puschendorf","given":"Robert"},{"family":"Sergeant","given":"Chris"},{"family":"Cunningham","given":"Andrew A."},{"family":"Balloux","given":"Francois"},{"family":"Garner","given":"Trenton W. J."},{"family":"Nichols","given":"Richard A."}],"issued":{"date-parts":[["2019",8]]}}}],"schema":"https://github.com/citation-style-language/schema/raw/master/csl-citation.json"} </w:instrText>
      </w:r>
      <w:r w:rsidRPr="31DB22D1">
        <w:rPr>
          <w:sz w:val="24"/>
          <w:szCs w:val="24"/>
        </w:rPr>
        <w:fldChar w:fldCharType="separate"/>
      </w:r>
      <w:r w:rsidR="00C86DEC">
        <w:rPr>
          <w:sz w:val="24"/>
        </w:rPr>
        <w:t>(Price et al., 2019)</w:t>
      </w:r>
      <w:r w:rsidRPr="31DB22D1">
        <w:rPr>
          <w:sz w:val="24"/>
          <w:szCs w:val="24"/>
        </w:rPr>
        <w:fldChar w:fldCharType="end"/>
      </w:r>
      <w:r w:rsidRPr="31DB22D1">
        <w:rPr>
          <w:sz w:val="24"/>
          <w:szCs w:val="24"/>
        </w:rPr>
        <w:t xml:space="preserve">, and persistence of pathogens through multiple seasons </w:t>
      </w:r>
      <w:r w:rsidRPr="31DB22D1">
        <w:rPr>
          <w:sz w:val="24"/>
          <w:szCs w:val="24"/>
        </w:rPr>
        <w:fldChar w:fldCharType="begin"/>
      </w:r>
      <w:r w:rsidR="00C86DEC">
        <w:rPr>
          <w:sz w:val="24"/>
          <w:szCs w:val="24"/>
        </w:rPr>
        <w:instrText xml:space="preserve"> ADDIN ZOTERO_ITEM CSL_CITATION {"citationID":"n53akCE7","properties":{"formattedCitation":"(Hall et al., 2018)","plainCitation":"(Hall et al., 2018)","noteIndex":0},"citationItems":[{"id":433,"uris":["http://zotero.org/users/8769338/items/8CZUBJ8N"],"itemData":{"id":433,"type":"article-journal","container-title":"Oecologia","DOI":"10.1007/s00442-018-4274-4","ISSN":"0029-8549, 1432-1939","issue":"4","journalAbbreviation":"Oecologia","language":"en","page":"1253-1262","source":"DOI.org (Crossref)","title":"Seasonal dynamics and potential drivers of ranavirus epidemics in wood frog populations","volume":"188","author":[{"family":"Hall","given":"Emily M."},{"family":"Goldberg","given":"C. S."},{"family":"Brunner","given":"J. L."},{"family":"Crespi","given":"E. J."}],"issued":{"date-parts":[["2018",12]]}}}],"schema":"https://github.com/citation-style-language/schema/raw/master/csl-citation.json"} </w:instrText>
      </w:r>
      <w:r w:rsidRPr="31DB22D1">
        <w:rPr>
          <w:sz w:val="24"/>
          <w:szCs w:val="24"/>
        </w:rPr>
        <w:fldChar w:fldCharType="separate"/>
      </w:r>
      <w:r w:rsidR="00C86DEC">
        <w:rPr>
          <w:sz w:val="24"/>
        </w:rPr>
        <w:t>(Hall et al., 2018)</w:t>
      </w:r>
      <w:r w:rsidRPr="31DB22D1">
        <w:rPr>
          <w:sz w:val="24"/>
          <w:szCs w:val="24"/>
        </w:rPr>
        <w:fldChar w:fldCharType="end"/>
      </w:r>
      <w:r w:rsidRPr="31DB22D1">
        <w:rPr>
          <w:sz w:val="24"/>
          <w:szCs w:val="24"/>
        </w:rPr>
        <w:t xml:space="preserve"> may provide insight into the joint effects of both biotic and abiotic factors on the transmission of generalist pathogens, with suitable data. Second, we use species-specific viral load as a proxy for competence and model this as infectivity in the system</w:t>
      </w:r>
      <w:r w:rsidR="00255C97">
        <w:rPr>
          <w:sz w:val="24"/>
          <w:szCs w:val="24"/>
        </w:rPr>
        <w:t>,</w:t>
      </w:r>
      <w:r w:rsidRPr="31DB22D1">
        <w:rPr>
          <w:sz w:val="24"/>
          <w:szCs w:val="24"/>
        </w:rPr>
        <w:t xml:space="preserve"> but other traits such as susceptibility and </w:t>
      </w:r>
      <w:r w:rsidR="00255C97">
        <w:rPr>
          <w:sz w:val="24"/>
          <w:szCs w:val="24"/>
        </w:rPr>
        <w:t xml:space="preserve">behavioral </w:t>
      </w:r>
      <w:r w:rsidRPr="31DB22D1">
        <w:rPr>
          <w:sz w:val="24"/>
          <w:szCs w:val="24"/>
        </w:rPr>
        <w:t>exposure risk are also important feature</w:t>
      </w:r>
      <w:r w:rsidR="00184936" w:rsidRPr="31DB22D1">
        <w:rPr>
          <w:sz w:val="24"/>
          <w:szCs w:val="24"/>
        </w:rPr>
        <w:t>s</w:t>
      </w:r>
      <w:r w:rsidR="00255C97">
        <w:rPr>
          <w:sz w:val="24"/>
          <w:szCs w:val="24"/>
        </w:rPr>
        <w:t xml:space="preserve"> for which data were not available</w:t>
      </w:r>
      <w:r w:rsidRPr="31DB22D1">
        <w:rPr>
          <w:sz w:val="24"/>
          <w:szCs w:val="24"/>
        </w:rPr>
        <w:t xml:space="preserve">. </w:t>
      </w:r>
      <w:r w:rsidR="00A95C8B">
        <w:rPr>
          <w:sz w:val="24"/>
          <w:szCs w:val="24"/>
        </w:rPr>
        <w:t>C</w:t>
      </w:r>
      <w:r w:rsidRPr="31DB22D1">
        <w:rPr>
          <w:sz w:val="24"/>
          <w:szCs w:val="24"/>
        </w:rPr>
        <w:t>ompetence may be better understood as a context</w:t>
      </w:r>
      <w:r w:rsidR="0040206D" w:rsidRPr="31DB22D1">
        <w:rPr>
          <w:sz w:val="24"/>
          <w:szCs w:val="24"/>
        </w:rPr>
        <w:t>-</w:t>
      </w:r>
      <w:r w:rsidRPr="31DB22D1">
        <w:rPr>
          <w:sz w:val="24"/>
          <w:szCs w:val="24"/>
        </w:rPr>
        <w:t xml:space="preserve">specific phenomenon that will depend on individual-level host traits, pathogen genotype, and the environmental conditions of the interaction </w:t>
      </w:r>
      <w:r w:rsidRPr="31DB22D1">
        <w:rPr>
          <w:sz w:val="24"/>
          <w:szCs w:val="24"/>
        </w:rPr>
        <w:fldChar w:fldCharType="begin"/>
      </w:r>
      <w:r w:rsidR="00A95C8B">
        <w:rPr>
          <w:sz w:val="24"/>
          <w:szCs w:val="24"/>
        </w:rPr>
        <w:instrText xml:space="preserve"> ADDIN ZOTERO_ITEM CSL_CITATION {"citationID":"ab5pKShv","properties":{"formattedCitation":"(Martin et al., 2016; Merrill &amp; Johnson, 2020)","plainCitation":"(Martin et al., 2016; Merrill &amp; Johnson, 2020)","noteIndex":0},"citationItems":[{"id":288,"uris":["http://zotero.org/users/8769338/items/T8D25RIU"],"itemData":{"id":288,"type":"article-journal","abstract":"The new fields of ecological immunology and disease ecology have begun to merge, and the classic fields of immunology and epidemiology are beginning to blend with them. This merger is occurring because the integrative study of host-parasite interactions is providing insights into disease in ways that traditional methods have not. With the advent of new tools, mathematical and technological, we could be on the verge of developing a unified theory of infectious disease, one that supersedes the barriers of jargon and tradition. Here we argue that a cornerstone of any such synthesis will be host competence, the propensity of an individual host to generate new infections in other susceptible hosts. In the last few years, the emergence of systems immunology has led to novel insight into how hosts control or eliminate pathogens. Most such efforts have stopped short of considering transmission and the requisite behaviors of infected individuals that mediate it, and few have explicitly incorporated ecological and evolutionary principles. Ultimately though, we expect that the use of a systems immunology perspective will help link suborganismal processes (i.e., health of hosts and selection on genes) to superorganismal outcomes (i.e., community-level disease dynamics and host-parasite coevolution). Recently, physiological regulatory networks (PRNs) were cast as whole-organism regulatory systems that mediate homeostasis and hence link suborganismal processes with the fitness of individuals. Here, we use the PRN construct to develop a roadmap for studying host competence, taking guidance from systems immunology and evolutionary ecology research. We argue that PRN variation underlies heterogeneity in individual host competence and hence host-parasite dynamics.","container-title":"Integrative and comparative biology","DOI":"10.1093/icb/icw064","issue":"6","note":"ISBN: 1540-7063\nPMID: 27940614","page":"1225-1237","title":"Host Competence: An Organismal Trait to Integrate Immunology and Epidemiology","volume":"56","author":[{"family":"Martin","given":"Lynn B."},{"family":"Burgan","given":"S. C."},{"family":"Adelman","given":"James S."},{"family":"Gervasi","given":"Stephanie S."}],"issued":{"date-parts":[["2016",12]]}}},{"id":313,"uris":["http://zotero.org/users/8769338/items/KGMT97FA"],"itemData":{"id":313,"type":"article-journal","container-title":"Review","note":"ISBN: 0147-9032","title":"Towards a mechanistic understanding of competence: a missing link in diversity-disease research","author":[{"family":"Merrill","given":"Tara E. Stewart"},{"family":"Johnson","given":"Pieter T. J."}],"issued":{"date-parts":[["2020"]]}}}],"schema":"https://github.com/citation-style-language/schema/raw/master/csl-citation.json"} </w:instrText>
      </w:r>
      <w:r w:rsidRPr="31DB22D1">
        <w:rPr>
          <w:sz w:val="24"/>
          <w:szCs w:val="24"/>
        </w:rPr>
        <w:fldChar w:fldCharType="separate"/>
      </w:r>
      <w:r w:rsidR="00A95C8B">
        <w:rPr>
          <w:sz w:val="24"/>
        </w:rPr>
        <w:t>(Martin et al., 2016; Merrill &amp; Johnson, 2020)</w:t>
      </w:r>
      <w:r w:rsidRPr="31DB22D1">
        <w:rPr>
          <w:sz w:val="24"/>
          <w:szCs w:val="24"/>
        </w:rPr>
        <w:fldChar w:fldCharType="end"/>
      </w:r>
      <w:r w:rsidRPr="31DB22D1">
        <w:rPr>
          <w:sz w:val="24"/>
          <w:szCs w:val="24"/>
        </w:rPr>
        <w:t>. An advantage of a tightly focused definition of competence, namely viral load, is that it allowed us to study how the trait is distributed phylogenetically amongst host species, whereas the consideration of the other components of competence across a phylogeny may make it difficult to assess the distribution of competence more broadly</w:t>
      </w:r>
      <w:r w:rsidR="00255C97">
        <w:rPr>
          <w:sz w:val="24"/>
          <w:szCs w:val="24"/>
        </w:rPr>
        <w:t>.</w:t>
      </w:r>
    </w:p>
    <w:p w14:paraId="0B13FA86" w14:textId="02BF5311" w:rsidR="002E6E0F" w:rsidRPr="00DB2F80" w:rsidRDefault="0069435B" w:rsidP="0040206D">
      <w:pPr>
        <w:spacing w:line="360" w:lineRule="auto"/>
        <w:ind w:firstLine="720"/>
        <w:rPr>
          <w:sz w:val="24"/>
          <w:szCs w:val="24"/>
        </w:rPr>
      </w:pPr>
      <w:r w:rsidRPr="00DB2F80">
        <w:rPr>
          <w:sz w:val="24"/>
          <w:szCs w:val="24"/>
        </w:rPr>
        <w:t xml:space="preserve">The community ecology of generalist infectious diseases is inherently complex. By focusing on either biotic or abiotic variables, the field has identified important patterns </w:t>
      </w:r>
      <w:r w:rsidR="0040206D" w:rsidRPr="00DB2F80">
        <w:rPr>
          <w:sz w:val="24"/>
          <w:szCs w:val="24"/>
        </w:rPr>
        <w:t>relating the</w:t>
      </w:r>
      <w:r w:rsidRPr="00DB2F80">
        <w:rPr>
          <w:sz w:val="24"/>
          <w:szCs w:val="24"/>
        </w:rPr>
        <w:t xml:space="preserve"> effects of the environment and host diversity on pathogen transmission. However, failure to include mechanisms that comprise abiotic and biotic features, and their interactions, may mask important processes and even lead to misinterpretation of patterns. This is highlighted in our study by the non-independence of promoters of transmission and their synergistic interactions. By explicitly considering both the effects of the environment and host community composition, we can better understand the context dependencies that drive pathogen transmission and more accurately predict scenarios in which changing host communities will allow for pathogens to invade and persist.</w:t>
      </w:r>
      <w:r w:rsidRPr="00DB2F80">
        <w:rPr>
          <w:sz w:val="24"/>
          <w:szCs w:val="24"/>
        </w:rPr>
        <w:br w:type="page"/>
      </w:r>
    </w:p>
    <w:p w14:paraId="187E9F07" w14:textId="77777777" w:rsidR="002E6E0F" w:rsidRPr="00DB2F80" w:rsidRDefault="002E6E0F" w:rsidP="0040206D">
      <w:pPr>
        <w:spacing w:line="360" w:lineRule="auto"/>
        <w:rPr>
          <w:sz w:val="24"/>
          <w:szCs w:val="24"/>
        </w:rPr>
      </w:pPr>
    </w:p>
    <w:p w14:paraId="7AABCF9B" w14:textId="77777777" w:rsidR="003B3FBF" w:rsidRPr="003B3FBF" w:rsidRDefault="0069435B" w:rsidP="003B3FBF">
      <w:pPr>
        <w:pStyle w:val="Bibliography"/>
      </w:pPr>
      <w:r w:rsidRPr="31DB22D1">
        <w:rPr>
          <w:sz w:val="24"/>
          <w:szCs w:val="24"/>
        </w:rPr>
        <w:fldChar w:fldCharType="begin"/>
      </w:r>
      <w:r w:rsidR="00C86DEC">
        <w:rPr>
          <w:sz w:val="24"/>
          <w:szCs w:val="24"/>
        </w:rPr>
        <w:instrText xml:space="preserve"> ADDIN ZOTERO_BIBL {"uncited":[],"omitted":[],"custom":[]} CSL_BIBLIOGRAPHY </w:instrText>
      </w:r>
      <w:r w:rsidRPr="31DB22D1">
        <w:rPr>
          <w:sz w:val="24"/>
          <w:szCs w:val="24"/>
        </w:rPr>
        <w:fldChar w:fldCharType="separate"/>
      </w:r>
      <w:r w:rsidR="003B3FBF" w:rsidRPr="003B3FBF">
        <w:t xml:space="preserve">Agüero, M., Monne, I., Sánchez, A., Zecchin, B., Fusaro, A., Ruano, M. J., Del Valle Arrojo, M., Fernández-Antonio, R., Souto, A. M., Tordable, P., Cañás, J., Bonfante, F., Giussani, E., Terregino, C., &amp; Orejas, J. J. (2023). Highly pathogenic avian influenza A(H5N1) virus infection in farmed minks, Spain, October 2022. </w:t>
      </w:r>
      <w:r w:rsidR="003B3FBF" w:rsidRPr="003B3FBF">
        <w:rPr>
          <w:i/>
          <w:iCs/>
        </w:rPr>
        <w:t>Eurosurveillance</w:t>
      </w:r>
      <w:r w:rsidR="003B3FBF" w:rsidRPr="003B3FBF">
        <w:t xml:space="preserve">, </w:t>
      </w:r>
      <w:r w:rsidR="003B3FBF" w:rsidRPr="003B3FBF">
        <w:rPr>
          <w:i/>
          <w:iCs/>
        </w:rPr>
        <w:t>28</w:t>
      </w:r>
      <w:r w:rsidR="003B3FBF" w:rsidRPr="003B3FBF">
        <w:t>(3). https://doi.org/10.2807/1560-7917.ES.2023.28.3.2300001</w:t>
      </w:r>
    </w:p>
    <w:p w14:paraId="2C486EB6" w14:textId="77777777" w:rsidR="003B3FBF" w:rsidRPr="003B3FBF" w:rsidRDefault="003B3FBF" w:rsidP="003B3FBF">
      <w:pPr>
        <w:pStyle w:val="Bibliography"/>
      </w:pPr>
      <w:r w:rsidRPr="003B3FBF">
        <w:t xml:space="preserve">Allender, M. C., Bunick, D., &amp; Mitchell, M. A. (2013). Development and validation of TaqMan quantitative PCR for detection of frog virus 3-like virus in eastern box turtles (Terrapene carolina carolina). </w:t>
      </w:r>
      <w:r w:rsidRPr="003B3FBF">
        <w:rPr>
          <w:i/>
          <w:iCs/>
        </w:rPr>
        <w:t>Journal of Virological Methods</w:t>
      </w:r>
      <w:r w:rsidRPr="003B3FBF">
        <w:t xml:space="preserve">, </w:t>
      </w:r>
      <w:r w:rsidRPr="003B3FBF">
        <w:rPr>
          <w:i/>
          <w:iCs/>
        </w:rPr>
        <w:t>188</w:t>
      </w:r>
      <w:r w:rsidRPr="003B3FBF">
        <w:t>(1–2), 121–125. https://doi.org/10.1016/j.jviromet.2012.12.012</w:t>
      </w:r>
    </w:p>
    <w:p w14:paraId="71CC0A44" w14:textId="77777777" w:rsidR="003B3FBF" w:rsidRPr="003B3FBF" w:rsidRDefault="003B3FBF" w:rsidP="003B3FBF">
      <w:pPr>
        <w:pStyle w:val="Bibliography"/>
      </w:pPr>
      <w:r w:rsidRPr="003B3FBF">
        <w:t xml:space="preserve">Altizer, S., Ostfeld, R. S., Johnson, P. T. J., Kutz, S., &amp; Harvell, C. D. (2013). Climate Change and Infectious Diseases: From Evidence to a Predictive Framework. </w:t>
      </w:r>
      <w:r w:rsidRPr="003B3FBF">
        <w:rPr>
          <w:i/>
          <w:iCs/>
        </w:rPr>
        <w:t>Science (American Association for the Advancement of Science)</w:t>
      </w:r>
      <w:r w:rsidRPr="003B3FBF">
        <w:t xml:space="preserve">, </w:t>
      </w:r>
      <w:r w:rsidRPr="003B3FBF">
        <w:rPr>
          <w:i/>
          <w:iCs/>
        </w:rPr>
        <w:t>341</w:t>
      </w:r>
      <w:r w:rsidRPr="003B3FBF">
        <w:t>(6145), 514–519. https://doi.org/10.1126/science.1239401</w:t>
      </w:r>
    </w:p>
    <w:p w14:paraId="3BB2BDDA" w14:textId="77777777" w:rsidR="003B3FBF" w:rsidRPr="003B3FBF" w:rsidRDefault="003B3FBF" w:rsidP="003B3FBF">
      <w:pPr>
        <w:pStyle w:val="Bibliography"/>
      </w:pPr>
      <w:r w:rsidRPr="003B3FBF">
        <w:t xml:space="preserve">Antonovics, J., Wilson, A. J., Forbes, M. R., Hauffe, H. C., Kallio, E. R., Leggett, H. C., Longdon, B., Okamura, B., Sait, S. M., &amp; Webster, J. P. (2017). The evolution of transmission mode. </w:t>
      </w:r>
      <w:r w:rsidRPr="003B3FBF">
        <w:rPr>
          <w:i/>
          <w:iCs/>
        </w:rPr>
        <w:t>Philosophical Transactions of the Royal Society B: Biological Sciences</w:t>
      </w:r>
      <w:r w:rsidRPr="003B3FBF">
        <w:t xml:space="preserve">, </w:t>
      </w:r>
      <w:r w:rsidRPr="003B3FBF">
        <w:rPr>
          <w:i/>
          <w:iCs/>
        </w:rPr>
        <w:t>372</w:t>
      </w:r>
      <w:r w:rsidRPr="003B3FBF">
        <w:t>(1719), 20160083. https://doi.org/10.1098/rstb.2016.0083</w:t>
      </w:r>
    </w:p>
    <w:p w14:paraId="532A244B" w14:textId="77777777" w:rsidR="003B3FBF" w:rsidRPr="003B3FBF" w:rsidRDefault="003B3FBF" w:rsidP="003B3FBF">
      <w:pPr>
        <w:pStyle w:val="Bibliography"/>
      </w:pPr>
      <w:r w:rsidRPr="003B3FBF">
        <w:t>Atkinson, M. S., &amp; Savage, A. E. (2023). Widespread amphibian Perkinsea infections associated with Ranidae hosts, cooler months and Ranavirus co</w:t>
      </w:r>
      <w:r w:rsidRPr="003B3FBF">
        <w:rPr>
          <w:rFonts w:ascii="Cambria Math" w:hAnsi="Cambria Math" w:cs="Cambria Math"/>
        </w:rPr>
        <w:t>‐</w:t>
      </w:r>
      <w:r w:rsidRPr="003B3FBF">
        <w:t xml:space="preserve">infection. </w:t>
      </w:r>
      <w:r w:rsidRPr="003B3FBF">
        <w:rPr>
          <w:i/>
          <w:iCs/>
        </w:rPr>
        <w:t>Journal of Animal Ecology</w:t>
      </w:r>
      <w:r w:rsidRPr="003B3FBF">
        <w:t xml:space="preserve">, </w:t>
      </w:r>
      <w:r w:rsidRPr="003B3FBF">
        <w:rPr>
          <w:i/>
          <w:iCs/>
        </w:rPr>
        <w:t>92</w:t>
      </w:r>
      <w:r w:rsidRPr="003B3FBF">
        <w:t>(9), 1856–1868. https://doi.org/10.1111/1365-2656.13977</w:t>
      </w:r>
    </w:p>
    <w:p w14:paraId="12BF31C2" w14:textId="77777777" w:rsidR="003B3FBF" w:rsidRPr="003B3FBF" w:rsidRDefault="003B3FBF" w:rsidP="003B3FBF">
      <w:pPr>
        <w:pStyle w:val="Bibliography"/>
      </w:pPr>
      <w:r w:rsidRPr="003B3FBF">
        <w:t xml:space="preserve">Becker, C. G., Rodriguez, D., Longo, A. V., Talaba, A. L., &amp; Zamudio, K. R. (2012). Disease Risk in Temperate Amphibian Populations Is Higher at Closed-Canopy Sites. </w:t>
      </w:r>
      <w:r w:rsidRPr="003B3FBF">
        <w:rPr>
          <w:i/>
          <w:iCs/>
        </w:rPr>
        <w:t>PloS One</w:t>
      </w:r>
      <w:r w:rsidRPr="003B3FBF">
        <w:t xml:space="preserve">, </w:t>
      </w:r>
      <w:r w:rsidRPr="003B3FBF">
        <w:rPr>
          <w:i/>
          <w:iCs/>
        </w:rPr>
        <w:t>7</w:t>
      </w:r>
      <w:r w:rsidRPr="003B3FBF">
        <w:t>(10), e48205. https://doi.org/10.1371/journal.pone.0048205</w:t>
      </w:r>
    </w:p>
    <w:p w14:paraId="4BE49127" w14:textId="77777777" w:rsidR="003B3FBF" w:rsidRPr="003B3FBF" w:rsidRDefault="003B3FBF" w:rsidP="003B3FBF">
      <w:pPr>
        <w:pStyle w:val="Bibliography"/>
      </w:pPr>
      <w:r w:rsidRPr="003B3FBF">
        <w:t xml:space="preserve">Berger, L., Speare, R., Daszak, P., Green, D. E., Cunningham, A. A., Goggin, C. L., Slocombe, R., Ragan, M. A., Hyatt, A. D., McDonald, K. R., Hines, H. B., Lips, K. R., Marantelli, G., </w:t>
      </w:r>
      <w:r w:rsidRPr="003B3FBF">
        <w:lastRenderedPageBreak/>
        <w:t xml:space="preserve">&amp; Parkes, H. (1998). Chytridiomycosis causes amphibian mortality associated with population declines in the rain forests of Australia and Central America. </w:t>
      </w:r>
      <w:r w:rsidRPr="003B3FBF">
        <w:rPr>
          <w:i/>
          <w:iCs/>
        </w:rPr>
        <w:t>Proceedings of the National Academy of Sciences</w:t>
      </w:r>
      <w:r w:rsidRPr="003B3FBF">
        <w:t xml:space="preserve">, </w:t>
      </w:r>
      <w:r w:rsidRPr="003B3FBF">
        <w:rPr>
          <w:i/>
          <w:iCs/>
        </w:rPr>
        <w:t>95</w:t>
      </w:r>
      <w:r w:rsidRPr="003B3FBF">
        <w:t>(15), 9031–9036. https://doi.org/10.1073/pnas.95.15.9031</w:t>
      </w:r>
    </w:p>
    <w:p w14:paraId="1AA16F6B" w14:textId="77777777" w:rsidR="003B3FBF" w:rsidRPr="003B3FBF" w:rsidRDefault="003B3FBF" w:rsidP="003B3FBF">
      <w:pPr>
        <w:pStyle w:val="Bibliography"/>
      </w:pPr>
      <w:r w:rsidRPr="003B3FBF">
        <w:t xml:space="preserve">Bienentreu, J.-F., &amp; Lesbarrères, D. (2020). Amphibian Disease Ecology: Are We Just Scratching the Surface? </w:t>
      </w:r>
      <w:r w:rsidRPr="003B3FBF">
        <w:rPr>
          <w:i/>
          <w:iCs/>
        </w:rPr>
        <w:t>Herpetologica</w:t>
      </w:r>
      <w:r w:rsidRPr="003B3FBF">
        <w:t xml:space="preserve">, </w:t>
      </w:r>
      <w:r w:rsidRPr="003B3FBF">
        <w:rPr>
          <w:i/>
          <w:iCs/>
        </w:rPr>
        <w:t>76</w:t>
      </w:r>
      <w:r w:rsidRPr="003B3FBF">
        <w:t>(2), 153. https://doi.org/10.1655/0018-0831-76.2.153</w:t>
      </w:r>
    </w:p>
    <w:p w14:paraId="3E3C2514" w14:textId="77777777" w:rsidR="003B3FBF" w:rsidRPr="003B3FBF" w:rsidRDefault="003B3FBF" w:rsidP="003B3FBF">
      <w:pPr>
        <w:pStyle w:val="Bibliography"/>
      </w:pPr>
      <w:r w:rsidRPr="003B3FBF">
        <w:t xml:space="preserve">Blaustein, A. R., Walls, S. C., Bancroft, B. A., Lawler, J. J., Searle, C. L., &amp; Gervasi, S. S. (2010). Direct and Indirect Effects of Climate Change on Amphibian Populations. </w:t>
      </w:r>
      <w:r w:rsidRPr="003B3FBF">
        <w:rPr>
          <w:i/>
          <w:iCs/>
        </w:rPr>
        <w:t>Diversity</w:t>
      </w:r>
      <w:r w:rsidRPr="003B3FBF">
        <w:t xml:space="preserve">, </w:t>
      </w:r>
      <w:r w:rsidRPr="003B3FBF">
        <w:rPr>
          <w:i/>
          <w:iCs/>
        </w:rPr>
        <w:t>2</w:t>
      </w:r>
      <w:r w:rsidRPr="003B3FBF">
        <w:t>(2), 281–313. https://doi.org/10.3390/d2020281</w:t>
      </w:r>
    </w:p>
    <w:p w14:paraId="24673580" w14:textId="77777777" w:rsidR="003B3FBF" w:rsidRPr="003B3FBF" w:rsidRDefault="003B3FBF" w:rsidP="003B3FBF">
      <w:pPr>
        <w:pStyle w:val="Bibliography"/>
      </w:pPr>
      <w:r w:rsidRPr="003B3FBF">
        <w:t xml:space="preserve">Brnić, D., Čolić, D., Kunić, V., Maltar-Strmečki, N., Krešić, N., Konjević, D., Bujanić, M., Bačani, I., Hižman, D., &amp; Jemeršić, L. (2022). Rotavirus A in Domestic Pigs and Wild Boars: High Genetic Diversity and Interspecies Transmission. </w:t>
      </w:r>
      <w:r w:rsidRPr="003B3FBF">
        <w:rPr>
          <w:i/>
          <w:iCs/>
        </w:rPr>
        <w:t>Viruses</w:t>
      </w:r>
      <w:r w:rsidRPr="003B3FBF">
        <w:t xml:space="preserve">, </w:t>
      </w:r>
      <w:r w:rsidRPr="003B3FBF">
        <w:rPr>
          <w:i/>
          <w:iCs/>
        </w:rPr>
        <w:t>14</w:t>
      </w:r>
      <w:r w:rsidRPr="003B3FBF">
        <w:t>(9), 2028. https://doi.org/10.3390/v14092028</w:t>
      </w:r>
    </w:p>
    <w:p w14:paraId="267C430C" w14:textId="77777777" w:rsidR="003B3FBF" w:rsidRPr="003B3FBF" w:rsidRDefault="003B3FBF" w:rsidP="003B3FBF">
      <w:pPr>
        <w:pStyle w:val="Bibliography"/>
      </w:pPr>
      <w:r w:rsidRPr="003B3FBF">
        <w:t xml:space="preserve">Brown, J. D., Goekjian, G., Poulson, R., Valeika, S., &amp; Stallknecht, D. E. (2009). Avian influenza virus in water: Infectivity is dependent on pH, salinity and temperature. </w:t>
      </w:r>
      <w:r w:rsidRPr="003B3FBF">
        <w:rPr>
          <w:i/>
          <w:iCs/>
        </w:rPr>
        <w:t>Veterinary Microbiology</w:t>
      </w:r>
      <w:r w:rsidRPr="003B3FBF">
        <w:t xml:space="preserve">, </w:t>
      </w:r>
      <w:r w:rsidRPr="003B3FBF">
        <w:rPr>
          <w:i/>
          <w:iCs/>
        </w:rPr>
        <w:t>136</w:t>
      </w:r>
      <w:r w:rsidRPr="003B3FBF">
        <w:t>(1–2), 20–26. https://doi.org/10.1016/j.vetmic.2008.10.027</w:t>
      </w:r>
    </w:p>
    <w:p w14:paraId="0824EB25" w14:textId="77777777" w:rsidR="003B3FBF" w:rsidRPr="003B3FBF" w:rsidRDefault="003B3FBF" w:rsidP="003B3FBF">
      <w:pPr>
        <w:pStyle w:val="Bibliography"/>
      </w:pPr>
      <w:r w:rsidRPr="003B3FBF">
        <w:t xml:space="preserve">Brunner, J. L., Beaty, L., Guitard, A., &amp; Russell, D. (2017). Heterogeneities in the infection process drive ranavirus transmission. </w:t>
      </w:r>
      <w:r w:rsidRPr="003B3FBF">
        <w:rPr>
          <w:i/>
          <w:iCs/>
        </w:rPr>
        <w:t>Ecology</w:t>
      </w:r>
      <w:r w:rsidRPr="003B3FBF">
        <w:t xml:space="preserve">, </w:t>
      </w:r>
      <w:r w:rsidRPr="003B3FBF">
        <w:rPr>
          <w:i/>
          <w:iCs/>
        </w:rPr>
        <w:t>98</w:t>
      </w:r>
      <w:r w:rsidRPr="003B3FBF">
        <w:t>(2), 576–582. https://doi.org/10.1002/ecy.1644</w:t>
      </w:r>
    </w:p>
    <w:p w14:paraId="0B5D9E5F" w14:textId="77777777" w:rsidR="003B3FBF" w:rsidRPr="003B3FBF" w:rsidRDefault="003B3FBF" w:rsidP="003B3FBF">
      <w:pPr>
        <w:pStyle w:val="Bibliography"/>
      </w:pPr>
      <w:r w:rsidRPr="003B3FBF">
        <w:t xml:space="preserve">Brunner, J. L., &amp; Yarber, C. M. (2018). Evaluating the Importance of Environmental Persistence for Ranavirus Transmission and Epidemiology. In </w:t>
      </w:r>
      <w:r w:rsidRPr="003B3FBF">
        <w:rPr>
          <w:i/>
          <w:iCs/>
        </w:rPr>
        <w:t>Advances in virus research</w:t>
      </w:r>
      <w:r w:rsidRPr="003B3FBF">
        <w:t xml:space="preserve"> (Vol. 101, pp. 129–148). https://www.ncbi.nlm.nih.gov/pubmed/29908588</w:t>
      </w:r>
    </w:p>
    <w:p w14:paraId="21915145" w14:textId="77777777" w:rsidR="003B3FBF" w:rsidRPr="003B3FBF" w:rsidRDefault="003B3FBF" w:rsidP="003B3FBF">
      <w:pPr>
        <w:pStyle w:val="Bibliography"/>
      </w:pPr>
      <w:r w:rsidRPr="003B3FBF">
        <w:t xml:space="preserve">Chambouvet, A., Gower, D. J., Jirků, M., Yabsley, M. J., Davis, A. K., Leonard, G., Maguire, F., Doherty-Bone, T. M., Bittencourt-Silva, G. B., Wilkinson, M., &amp; Richards, T. A. (2015). Cryptic infection of a broad taxonomic and geographic diversity of tadpoles by Perkinsea </w:t>
      </w:r>
      <w:r w:rsidRPr="003B3FBF">
        <w:lastRenderedPageBreak/>
        <w:t xml:space="preserve">protists. </w:t>
      </w:r>
      <w:r w:rsidRPr="003B3FBF">
        <w:rPr>
          <w:i/>
          <w:iCs/>
        </w:rPr>
        <w:t>Proceedings of the National Academy of Sciences</w:t>
      </w:r>
      <w:r w:rsidRPr="003B3FBF">
        <w:t xml:space="preserve">, </w:t>
      </w:r>
      <w:r w:rsidRPr="003B3FBF">
        <w:rPr>
          <w:i/>
          <w:iCs/>
        </w:rPr>
        <w:t>112</w:t>
      </w:r>
      <w:r w:rsidRPr="003B3FBF">
        <w:t>(34). https://doi.org/10.1073/pnas.1500163112</w:t>
      </w:r>
    </w:p>
    <w:p w14:paraId="5EE784BA" w14:textId="77777777" w:rsidR="003B3FBF" w:rsidRPr="003B3FBF" w:rsidRDefault="003B3FBF" w:rsidP="003B3FBF">
      <w:pPr>
        <w:pStyle w:val="Bibliography"/>
      </w:pPr>
      <w:r w:rsidRPr="003B3FBF">
        <w:t xml:space="preserve">Cohen, J. M., Civitello, D. J., Brace, A. J., Feichtinger, E. M., Ortega, C. N., Richardson, J. C., Sauer, E. L., Liu, X., &amp; Rohr, J. R. (2016). Spatial scale modulates the strength of ecological processes driving disease distributions. </w:t>
      </w:r>
      <w:r w:rsidRPr="003B3FBF">
        <w:rPr>
          <w:i/>
          <w:iCs/>
        </w:rPr>
        <w:t>Proceedings of the National Academy of Sciences</w:t>
      </w:r>
      <w:r w:rsidRPr="003B3FBF">
        <w:t xml:space="preserve">, </w:t>
      </w:r>
      <w:r w:rsidRPr="003B3FBF">
        <w:rPr>
          <w:i/>
          <w:iCs/>
        </w:rPr>
        <w:t>113</w:t>
      </w:r>
      <w:r w:rsidRPr="003B3FBF">
        <w:t>(24), E3359–E3364. https://doi.org/10.1073/pnas.1521657113</w:t>
      </w:r>
    </w:p>
    <w:p w14:paraId="72DBCA67" w14:textId="77777777" w:rsidR="003B3FBF" w:rsidRPr="003B3FBF" w:rsidRDefault="003B3FBF" w:rsidP="003B3FBF">
      <w:pPr>
        <w:pStyle w:val="Bibliography"/>
      </w:pPr>
      <w:r w:rsidRPr="003B3FBF">
        <w:t xml:space="preserve">Coleman, A. L. (2018). </w:t>
      </w:r>
      <w:r w:rsidRPr="003B3FBF">
        <w:rPr>
          <w:i/>
          <w:iCs/>
        </w:rPr>
        <w:t>Incorporating environmental factors into discussions of diversity-disease relationships</w:t>
      </w:r>
      <w:r w:rsidRPr="003B3FBF">
        <w:t>. University of Georgia.</w:t>
      </w:r>
    </w:p>
    <w:p w14:paraId="74F0D4C4" w14:textId="77777777" w:rsidR="003B3FBF" w:rsidRPr="003B3FBF" w:rsidRDefault="003B3FBF" w:rsidP="003B3FBF">
      <w:pPr>
        <w:pStyle w:val="Bibliography"/>
      </w:pPr>
      <w:r w:rsidRPr="003B3FBF">
        <w:t xml:space="preserve">Cook, N. (2004). The zoonotic potential of rotavirus. </w:t>
      </w:r>
      <w:r w:rsidRPr="003B3FBF">
        <w:rPr>
          <w:i/>
          <w:iCs/>
        </w:rPr>
        <w:t>Journal of Infection</w:t>
      </w:r>
      <w:r w:rsidRPr="003B3FBF">
        <w:t xml:space="preserve">, </w:t>
      </w:r>
      <w:r w:rsidRPr="003B3FBF">
        <w:rPr>
          <w:i/>
          <w:iCs/>
        </w:rPr>
        <w:t>48</w:t>
      </w:r>
      <w:r w:rsidRPr="003B3FBF">
        <w:t>(4), 289–302. https://doi.org/10.1016/j.jinf.2004.01.018</w:t>
      </w:r>
    </w:p>
    <w:p w14:paraId="561F4D13" w14:textId="77777777" w:rsidR="003B3FBF" w:rsidRPr="003B3FBF" w:rsidRDefault="003B3FBF" w:rsidP="003B3FBF">
      <w:pPr>
        <w:pStyle w:val="Bibliography"/>
      </w:pPr>
      <w:r w:rsidRPr="003B3FBF">
        <w:t xml:space="preserve">Davis, A. K., Yabsley, M. J., Kevin Keel, M., &amp; Maerz, J. C. (2007). Discovery of a Novel Alveolate Pathogen Affecting Southern Leopard Frogs in Georgia: Description of the Disease and Host Effects. </w:t>
      </w:r>
      <w:r w:rsidRPr="003B3FBF">
        <w:rPr>
          <w:i/>
          <w:iCs/>
        </w:rPr>
        <w:t>EcoHealth</w:t>
      </w:r>
      <w:r w:rsidRPr="003B3FBF">
        <w:t xml:space="preserve">, </w:t>
      </w:r>
      <w:r w:rsidRPr="003B3FBF">
        <w:rPr>
          <w:i/>
          <w:iCs/>
        </w:rPr>
        <w:t>4</w:t>
      </w:r>
      <w:r w:rsidRPr="003B3FBF">
        <w:t>(3), 310–317. https://doi.org/10.1007/s10393-007-0115-3</w:t>
      </w:r>
    </w:p>
    <w:p w14:paraId="09DCC512" w14:textId="77777777" w:rsidR="003B3FBF" w:rsidRPr="003B3FBF" w:rsidRDefault="003B3FBF" w:rsidP="003B3FBF">
      <w:pPr>
        <w:pStyle w:val="Bibliography"/>
      </w:pPr>
      <w:r w:rsidRPr="003B3FBF">
        <w:t xml:space="preserve">Diekmann, O., Heesterbeek, J. A. P., &amp; Roberts, M. G. (2009). The construction of next-generation matrices for compartmental epidemic models. </w:t>
      </w:r>
      <w:r w:rsidRPr="003B3FBF">
        <w:rPr>
          <w:i/>
          <w:iCs/>
        </w:rPr>
        <w:t>Journal of the Royal Society Interface</w:t>
      </w:r>
      <w:r w:rsidRPr="003B3FBF">
        <w:t xml:space="preserve">, </w:t>
      </w:r>
      <w:r w:rsidRPr="003B3FBF">
        <w:rPr>
          <w:i/>
          <w:iCs/>
        </w:rPr>
        <w:t>7</w:t>
      </w:r>
      <w:r w:rsidRPr="003B3FBF">
        <w:t>(47), 873–885. https://doi.org/10.1098/rsif.2009.0386</w:t>
      </w:r>
    </w:p>
    <w:p w14:paraId="7580FDFB" w14:textId="77777777" w:rsidR="003B3FBF" w:rsidRPr="003B3FBF" w:rsidRDefault="003B3FBF" w:rsidP="003B3FBF">
      <w:pPr>
        <w:pStyle w:val="Bibliography"/>
      </w:pPr>
      <w:r w:rsidRPr="003B3FBF">
        <w:t xml:space="preserve">Dillon, W. W., &amp; Meentemeyer, R. K. (2019). Direct and indirect effects of forest microclimate on pathogen spillover. </w:t>
      </w:r>
      <w:r w:rsidRPr="003B3FBF">
        <w:rPr>
          <w:i/>
          <w:iCs/>
        </w:rPr>
        <w:t>Ecology (Durham)</w:t>
      </w:r>
      <w:r w:rsidRPr="003B3FBF">
        <w:t xml:space="preserve">, </w:t>
      </w:r>
      <w:r w:rsidRPr="003B3FBF">
        <w:rPr>
          <w:i/>
          <w:iCs/>
        </w:rPr>
        <w:t>100</w:t>
      </w:r>
      <w:r w:rsidRPr="003B3FBF">
        <w:t>(5), e02686-n/a. https://doi.org/10.1002/ecy.2686</w:t>
      </w:r>
    </w:p>
    <w:p w14:paraId="709C7A18" w14:textId="77777777" w:rsidR="003B3FBF" w:rsidRPr="003B3FBF" w:rsidRDefault="003B3FBF" w:rsidP="003B3FBF">
      <w:pPr>
        <w:pStyle w:val="Bibliography"/>
      </w:pPr>
      <w:r w:rsidRPr="003B3FBF">
        <w:t xml:space="preserve">Dobson, A. (2004). Population Dynamics of Pathogens with Multiple Host Species. </w:t>
      </w:r>
      <w:r w:rsidRPr="003B3FBF">
        <w:rPr>
          <w:i/>
          <w:iCs/>
        </w:rPr>
        <w:t>The American Naturalist</w:t>
      </w:r>
      <w:r w:rsidRPr="003B3FBF">
        <w:t xml:space="preserve">, </w:t>
      </w:r>
      <w:r w:rsidRPr="003B3FBF">
        <w:rPr>
          <w:i/>
          <w:iCs/>
        </w:rPr>
        <w:t>164</w:t>
      </w:r>
      <w:r w:rsidRPr="003B3FBF">
        <w:t>(S5), S64–S78. https://doi.org/10.1086/424681</w:t>
      </w:r>
    </w:p>
    <w:p w14:paraId="3E04EAEC" w14:textId="77777777" w:rsidR="003B3FBF" w:rsidRPr="003B3FBF" w:rsidRDefault="003B3FBF" w:rsidP="003B3FBF">
      <w:pPr>
        <w:pStyle w:val="Bibliography"/>
      </w:pPr>
      <w:r w:rsidRPr="003B3FBF">
        <w:t xml:space="preserve">Downs, C. J., Schoenle, L. A., Han, B. A., Harrison, J. F., &amp; Martin, L. B. (2019). Scaling of Host Competence. </w:t>
      </w:r>
      <w:r w:rsidRPr="003B3FBF">
        <w:rPr>
          <w:i/>
          <w:iCs/>
        </w:rPr>
        <w:t>Trends in Parasitology</w:t>
      </w:r>
      <w:r w:rsidRPr="003B3FBF">
        <w:t xml:space="preserve">, </w:t>
      </w:r>
      <w:r w:rsidRPr="003B3FBF">
        <w:rPr>
          <w:i/>
          <w:iCs/>
        </w:rPr>
        <w:t>35</w:t>
      </w:r>
      <w:r w:rsidRPr="003B3FBF">
        <w:t>(3), 182–192. https://doi.org/10.1016/j.pt.2018.12.002</w:t>
      </w:r>
    </w:p>
    <w:p w14:paraId="5DB5317B" w14:textId="77777777" w:rsidR="003B3FBF" w:rsidRPr="003B3FBF" w:rsidRDefault="003B3FBF" w:rsidP="003B3FBF">
      <w:pPr>
        <w:pStyle w:val="Bibliography"/>
      </w:pPr>
      <w:r w:rsidRPr="003B3FBF">
        <w:lastRenderedPageBreak/>
        <w:t xml:space="preserve">Eisenberg, M. C., Robertson, S. L., &amp; Tien, J. H. (2013). Identifiability and estimation of multiple transmission pathways in cholera and waterborne disease. </w:t>
      </w:r>
      <w:r w:rsidRPr="003B3FBF">
        <w:rPr>
          <w:i/>
          <w:iCs/>
        </w:rPr>
        <w:t>Journal of Theoretical Biology</w:t>
      </w:r>
      <w:r w:rsidRPr="003B3FBF">
        <w:t xml:space="preserve">, </w:t>
      </w:r>
      <w:r w:rsidRPr="003B3FBF">
        <w:rPr>
          <w:i/>
          <w:iCs/>
        </w:rPr>
        <w:t>324</w:t>
      </w:r>
      <w:r w:rsidRPr="003B3FBF">
        <w:t>, 84–102. https://doi.org/10.1016/j.jtbi.2012.12.021</w:t>
      </w:r>
    </w:p>
    <w:p w14:paraId="0B381C0C" w14:textId="77777777" w:rsidR="003B3FBF" w:rsidRPr="003B3FBF" w:rsidRDefault="003B3FBF" w:rsidP="003B3FBF">
      <w:pPr>
        <w:pStyle w:val="Bibliography"/>
      </w:pPr>
      <w:r w:rsidRPr="003B3FBF">
        <w:t xml:space="preserve">Fenton, A., Fairbairn, J. P., Norman, R., &amp; Hudson, P. J. (2002). Parasite transmission: Reconciling theory and reality. </w:t>
      </w:r>
      <w:r w:rsidRPr="003B3FBF">
        <w:rPr>
          <w:i/>
          <w:iCs/>
        </w:rPr>
        <w:t>Journal of Animal Ecology</w:t>
      </w:r>
      <w:r w:rsidRPr="003B3FBF">
        <w:t xml:space="preserve">, </w:t>
      </w:r>
      <w:r w:rsidRPr="003B3FBF">
        <w:rPr>
          <w:i/>
          <w:iCs/>
        </w:rPr>
        <w:t>71</w:t>
      </w:r>
      <w:r w:rsidRPr="003B3FBF">
        <w:t>(5), 893–905. https://doi.org/10.1046/j.1365-2656.2002.00656.x</w:t>
      </w:r>
    </w:p>
    <w:p w14:paraId="02989C1B" w14:textId="77777777" w:rsidR="003B3FBF" w:rsidRPr="003B3FBF" w:rsidRDefault="003B3FBF" w:rsidP="003B3FBF">
      <w:pPr>
        <w:pStyle w:val="Bibliography"/>
      </w:pPr>
      <w:r w:rsidRPr="003B3FBF">
        <w:t>Fountain</w:t>
      </w:r>
      <w:r w:rsidRPr="003B3FBF">
        <w:rPr>
          <w:rFonts w:ascii="Cambria Math" w:hAnsi="Cambria Math" w:cs="Cambria Math"/>
        </w:rPr>
        <w:t>‐</w:t>
      </w:r>
      <w:r w:rsidRPr="003B3FBF">
        <w:t>Jones, N. M., Pearse, W. D., Escobar, L. E., Alba</w:t>
      </w:r>
      <w:r w:rsidRPr="003B3FBF">
        <w:rPr>
          <w:rFonts w:ascii="Cambria Math" w:hAnsi="Cambria Math" w:cs="Cambria Math"/>
        </w:rPr>
        <w:t>‐</w:t>
      </w:r>
      <w:r w:rsidRPr="003B3FBF">
        <w:t>Casals, A., Carver, S., Davies, T. J., Kraberger, S., Papeş, M., Vandegrift, K., Worsley</w:t>
      </w:r>
      <w:r w:rsidRPr="003B3FBF">
        <w:rPr>
          <w:rFonts w:ascii="Cambria Math" w:hAnsi="Cambria Math" w:cs="Cambria Math"/>
        </w:rPr>
        <w:t>‐</w:t>
      </w:r>
      <w:r w:rsidRPr="003B3FBF">
        <w:t>Tonks, K., &amp; Craft, M. E. (2018). Towards an eco</w:t>
      </w:r>
      <w:r w:rsidRPr="003B3FBF">
        <w:rPr>
          <w:rFonts w:ascii="Cambria Math" w:hAnsi="Cambria Math" w:cs="Cambria Math"/>
        </w:rPr>
        <w:t>‐</w:t>
      </w:r>
      <w:r w:rsidRPr="003B3FBF">
        <w:t xml:space="preserve">phylogenetic framework for infectious disease ecology. </w:t>
      </w:r>
      <w:r w:rsidRPr="003B3FBF">
        <w:rPr>
          <w:i/>
          <w:iCs/>
        </w:rPr>
        <w:t>Biological Reviews</w:t>
      </w:r>
      <w:r w:rsidRPr="003B3FBF">
        <w:t xml:space="preserve">, </w:t>
      </w:r>
      <w:r w:rsidRPr="003B3FBF">
        <w:rPr>
          <w:i/>
          <w:iCs/>
        </w:rPr>
        <w:t>93</w:t>
      </w:r>
      <w:r w:rsidRPr="003B3FBF">
        <w:t>(2), 950–970. https://doi.org/10.1111/brv.12380</w:t>
      </w:r>
    </w:p>
    <w:p w14:paraId="33A95D93" w14:textId="77777777" w:rsidR="003B3FBF" w:rsidRPr="003B3FBF" w:rsidRDefault="003B3FBF" w:rsidP="003B3FBF">
      <w:pPr>
        <w:pStyle w:val="Bibliography"/>
      </w:pPr>
      <w:r w:rsidRPr="003B3FBF">
        <w:t xml:space="preserve">Gehman, A.-L. M., Hall, R. J., &amp; Byers, J. E. (2018). Host and parasite thermal ecology jointly determine the effect of climate warming on epidemic dynamics. </w:t>
      </w:r>
      <w:r w:rsidRPr="003B3FBF">
        <w:rPr>
          <w:i/>
          <w:iCs/>
        </w:rPr>
        <w:t>Proceedings of the National Academy of Sciences</w:t>
      </w:r>
      <w:r w:rsidRPr="003B3FBF">
        <w:t xml:space="preserve">, </w:t>
      </w:r>
      <w:r w:rsidRPr="003B3FBF">
        <w:rPr>
          <w:i/>
          <w:iCs/>
        </w:rPr>
        <w:t>115</w:t>
      </w:r>
      <w:r w:rsidRPr="003B3FBF">
        <w:t>(4), 744–749. https://doi.org/10.1073/pnas.1705067115</w:t>
      </w:r>
    </w:p>
    <w:p w14:paraId="037798DD" w14:textId="77777777" w:rsidR="003B3FBF" w:rsidRPr="003B3FBF" w:rsidRDefault="003B3FBF" w:rsidP="003B3FBF">
      <w:pPr>
        <w:pStyle w:val="Bibliography"/>
      </w:pPr>
      <w:r w:rsidRPr="003B3FBF">
        <w:t xml:space="preserve">Gray, M. J., Miller, D. L., &amp; Hoverman, J. T. (2009). Ecology and pathology of amphibian ranaviruses. </w:t>
      </w:r>
      <w:r w:rsidRPr="003B3FBF">
        <w:rPr>
          <w:i/>
          <w:iCs/>
        </w:rPr>
        <w:t>Diseases of Aquatic Organisms</w:t>
      </w:r>
      <w:r w:rsidRPr="003B3FBF">
        <w:t xml:space="preserve">, </w:t>
      </w:r>
      <w:r w:rsidRPr="003B3FBF">
        <w:rPr>
          <w:i/>
          <w:iCs/>
        </w:rPr>
        <w:t>87</w:t>
      </w:r>
      <w:r w:rsidRPr="003B3FBF">
        <w:t>(3), 243–266. https://doi.org/10.3354/dao02138</w:t>
      </w:r>
    </w:p>
    <w:p w14:paraId="1E301334" w14:textId="77777777" w:rsidR="003B3FBF" w:rsidRPr="003B3FBF" w:rsidRDefault="003B3FBF" w:rsidP="003B3FBF">
      <w:pPr>
        <w:pStyle w:val="Bibliography"/>
      </w:pPr>
      <w:r w:rsidRPr="003B3FBF">
        <w:t xml:space="preserve">Green, D. E., Converse, K. A., &amp; Schrader, A. K. (2002). Epizootiology of Sixty-Four Amphibian Morbidity and Mortality Events in the USA, 1996-2001. </w:t>
      </w:r>
      <w:r w:rsidRPr="003B3FBF">
        <w:rPr>
          <w:i/>
          <w:iCs/>
        </w:rPr>
        <w:t>Annals of the New York Academy of Sciences</w:t>
      </w:r>
      <w:r w:rsidRPr="003B3FBF">
        <w:t xml:space="preserve">, </w:t>
      </w:r>
      <w:r w:rsidRPr="003B3FBF">
        <w:rPr>
          <w:i/>
          <w:iCs/>
        </w:rPr>
        <w:t>969</w:t>
      </w:r>
      <w:r w:rsidRPr="003B3FBF">
        <w:t>(1), 323–339. https://doi.org/10.1111/j.1749-6632.2002.tb04400.x</w:t>
      </w:r>
    </w:p>
    <w:p w14:paraId="355D7F38" w14:textId="77777777" w:rsidR="003B3FBF" w:rsidRPr="003B3FBF" w:rsidRDefault="003B3FBF" w:rsidP="003B3FBF">
      <w:pPr>
        <w:pStyle w:val="Bibliography"/>
      </w:pPr>
      <w:r w:rsidRPr="003B3FBF">
        <w:t xml:space="preserve">Hall, E. M., Goldberg, C. S., Brunner, J. L., &amp; Crespi, E. J. (2018). Seasonal dynamics and potential drivers of ranavirus epidemics in wood frog populations. </w:t>
      </w:r>
      <w:r w:rsidRPr="003B3FBF">
        <w:rPr>
          <w:i/>
          <w:iCs/>
        </w:rPr>
        <w:t>Oecologia</w:t>
      </w:r>
      <w:r w:rsidRPr="003B3FBF">
        <w:t xml:space="preserve">, </w:t>
      </w:r>
      <w:r w:rsidRPr="003B3FBF">
        <w:rPr>
          <w:i/>
          <w:iCs/>
        </w:rPr>
        <w:t>188</w:t>
      </w:r>
      <w:r w:rsidRPr="003B3FBF">
        <w:t>(4), 1253–1262. https://doi.org/10.1007/s00442-018-4274-4</w:t>
      </w:r>
    </w:p>
    <w:p w14:paraId="5EE64C34" w14:textId="77777777" w:rsidR="003B3FBF" w:rsidRPr="003B3FBF" w:rsidRDefault="003B3FBF" w:rsidP="003B3FBF">
      <w:pPr>
        <w:pStyle w:val="Bibliography"/>
      </w:pPr>
      <w:r w:rsidRPr="003B3FBF">
        <w:t xml:space="preserve">Hassell, J. M., Begon, M., Ward, M. J., &amp; Fèvre, E. M. (2017). Urbanization and Disease Emergence: Dynamics at the Wildlife–Livestock–Human Interface. </w:t>
      </w:r>
      <w:r w:rsidRPr="003B3FBF">
        <w:rPr>
          <w:i/>
          <w:iCs/>
        </w:rPr>
        <w:t>Trends in Ecology &amp; Evolution</w:t>
      </w:r>
      <w:r w:rsidRPr="003B3FBF">
        <w:t xml:space="preserve">, </w:t>
      </w:r>
      <w:r w:rsidRPr="003B3FBF">
        <w:rPr>
          <w:i/>
          <w:iCs/>
        </w:rPr>
        <w:t>32</w:t>
      </w:r>
      <w:r w:rsidRPr="003B3FBF">
        <w:t>(1), 55–67. https://doi.org/10.1016/j.tree.2016.09.012</w:t>
      </w:r>
    </w:p>
    <w:p w14:paraId="44063DF5" w14:textId="77777777" w:rsidR="003B3FBF" w:rsidRPr="003B3FBF" w:rsidRDefault="003B3FBF" w:rsidP="003B3FBF">
      <w:pPr>
        <w:pStyle w:val="Bibliography"/>
      </w:pPr>
      <w:r w:rsidRPr="003B3FBF">
        <w:lastRenderedPageBreak/>
        <w:t xml:space="preserve">Holt, R. D., Dobson, A. P., Begon, M., Bowers, R. G., &amp; Schauber, E. M. (2003). Parasite establishment in host communities. </w:t>
      </w:r>
      <w:r w:rsidRPr="003B3FBF">
        <w:rPr>
          <w:i/>
          <w:iCs/>
        </w:rPr>
        <w:t>Ecology Letters</w:t>
      </w:r>
      <w:r w:rsidRPr="003B3FBF">
        <w:t xml:space="preserve">, </w:t>
      </w:r>
      <w:r w:rsidRPr="003B3FBF">
        <w:rPr>
          <w:i/>
          <w:iCs/>
        </w:rPr>
        <w:t>6</w:t>
      </w:r>
      <w:r w:rsidRPr="003B3FBF">
        <w:t>(9), 837–842. https://doi.org/10.1046/j.1461-0248.2003.00501.x</w:t>
      </w:r>
    </w:p>
    <w:p w14:paraId="3E83BC64" w14:textId="77777777" w:rsidR="003B3FBF" w:rsidRPr="003B3FBF" w:rsidRDefault="003B3FBF" w:rsidP="003B3FBF">
      <w:pPr>
        <w:pStyle w:val="Bibliography"/>
      </w:pPr>
      <w:r w:rsidRPr="003B3FBF">
        <w:t>Hopkins, S. R., Fleming</w:t>
      </w:r>
      <w:r w:rsidRPr="003B3FBF">
        <w:rPr>
          <w:rFonts w:ascii="Cambria Math" w:hAnsi="Cambria Math" w:cs="Cambria Math"/>
        </w:rPr>
        <w:t>‐</w:t>
      </w:r>
      <w:r w:rsidRPr="003B3FBF">
        <w:t xml:space="preserve">Davies, A. E., Belden, L. K., Wojdak, J. M., &amp; Golding, N. (2020). Systematic review of modelling assumptions and empirical evidence: Does parasite transmission increase nonlinearly with host density? </w:t>
      </w:r>
      <w:r w:rsidRPr="003B3FBF">
        <w:rPr>
          <w:i/>
          <w:iCs/>
        </w:rPr>
        <w:t>Methods in Ecology and Evolution</w:t>
      </w:r>
      <w:r w:rsidRPr="003B3FBF">
        <w:t xml:space="preserve">, </w:t>
      </w:r>
      <w:r w:rsidRPr="003B3FBF">
        <w:rPr>
          <w:i/>
          <w:iCs/>
        </w:rPr>
        <w:t>11</w:t>
      </w:r>
      <w:r w:rsidRPr="003B3FBF">
        <w:t>(4), 476–486. https://doi.org/10.1111/2041-210X.13361</w:t>
      </w:r>
    </w:p>
    <w:p w14:paraId="5EDF20BE" w14:textId="77777777" w:rsidR="003B3FBF" w:rsidRPr="003B3FBF" w:rsidRDefault="003B3FBF" w:rsidP="003B3FBF">
      <w:pPr>
        <w:pStyle w:val="Bibliography"/>
      </w:pPr>
      <w:r w:rsidRPr="003B3FBF">
        <w:t xml:space="preserve">Isidoro-Ayza, M., Lorch, J. M., Grear, D. A., Winzeler, M., Calhoun, D. L., &amp; Barichivich, W. J. (2017). Pathogenic lineage of Perkinsea associated with mass mortality of frogs across the United States. </w:t>
      </w:r>
      <w:r w:rsidRPr="003B3FBF">
        <w:rPr>
          <w:i/>
          <w:iCs/>
        </w:rPr>
        <w:t>Scientific Reports</w:t>
      </w:r>
      <w:r w:rsidRPr="003B3FBF">
        <w:t xml:space="preserve">, </w:t>
      </w:r>
      <w:r w:rsidRPr="003B3FBF">
        <w:rPr>
          <w:i/>
          <w:iCs/>
        </w:rPr>
        <w:t>7</w:t>
      </w:r>
      <w:r w:rsidRPr="003B3FBF">
        <w:t>(1), 10288. https://doi.org/10.1038/s41598-017-10456-1</w:t>
      </w:r>
    </w:p>
    <w:p w14:paraId="30F7FFC0" w14:textId="77777777" w:rsidR="003B3FBF" w:rsidRPr="003B3FBF" w:rsidRDefault="003B3FBF" w:rsidP="003B3FBF">
      <w:pPr>
        <w:pStyle w:val="Bibliography"/>
      </w:pPr>
      <w:r w:rsidRPr="003B3FBF">
        <w:t xml:space="preserve">Johnson, A. F., &amp; Brunner, J. L. (2014). Persistence of an amphibian ranavirus in aquatic communities. </w:t>
      </w:r>
      <w:r w:rsidRPr="003B3FBF">
        <w:rPr>
          <w:i/>
          <w:iCs/>
        </w:rPr>
        <w:t>Diseases of Aquatic Organisms</w:t>
      </w:r>
      <w:r w:rsidRPr="003B3FBF">
        <w:t xml:space="preserve">, </w:t>
      </w:r>
      <w:r w:rsidRPr="003B3FBF">
        <w:rPr>
          <w:i/>
          <w:iCs/>
        </w:rPr>
        <w:t>111</w:t>
      </w:r>
      <w:r w:rsidRPr="003B3FBF">
        <w:t>(2), 129–138. https://doi.org/10.3354/dao02774</w:t>
      </w:r>
    </w:p>
    <w:p w14:paraId="351B43B7" w14:textId="77777777" w:rsidR="003B3FBF" w:rsidRPr="003B3FBF" w:rsidRDefault="003B3FBF" w:rsidP="003B3FBF">
      <w:pPr>
        <w:pStyle w:val="Bibliography"/>
      </w:pPr>
      <w:r w:rsidRPr="003B3FBF">
        <w:t xml:space="preserve">Johnson, P. T. J., Ostfeld, R. S., &amp; Keesing, F. (2015). Frontiers in research on biodiversity and disease. </w:t>
      </w:r>
      <w:r w:rsidRPr="003B3FBF">
        <w:rPr>
          <w:i/>
          <w:iCs/>
        </w:rPr>
        <w:t>Ecology Letters</w:t>
      </w:r>
      <w:r w:rsidRPr="003B3FBF">
        <w:t>. https://doi.org/10.1111/ele.12479</w:t>
      </w:r>
    </w:p>
    <w:p w14:paraId="72018A96" w14:textId="77777777" w:rsidR="003B3FBF" w:rsidRPr="003B3FBF" w:rsidRDefault="003B3FBF" w:rsidP="003B3FBF">
      <w:pPr>
        <w:pStyle w:val="Bibliography"/>
      </w:pPr>
      <w:r w:rsidRPr="003B3FBF">
        <w:t xml:space="preserve">Johnson, P. T. J., Preston, D. L., Hoverman, J. T., &amp; Richgels, K. L. D. (2013). Biodiversity decreases disease through predictable changes in host community competence. </w:t>
      </w:r>
      <w:r w:rsidRPr="003B3FBF">
        <w:rPr>
          <w:i/>
          <w:iCs/>
        </w:rPr>
        <w:t>Nature</w:t>
      </w:r>
      <w:r w:rsidRPr="003B3FBF">
        <w:t>. https://doi.org/10.1038/nature11883</w:t>
      </w:r>
    </w:p>
    <w:p w14:paraId="402E84CB" w14:textId="77777777" w:rsidR="003B3FBF" w:rsidRPr="003B3FBF" w:rsidRDefault="003B3FBF" w:rsidP="003B3FBF">
      <w:pPr>
        <w:pStyle w:val="Bibliography"/>
      </w:pPr>
      <w:r w:rsidRPr="003B3FBF">
        <w:t xml:space="preserve">Kraay, A. N. M., Brouwer, A. F., Lin, N., Collender, P. A., Remais, J. V., &amp; Eisenberg, J. N. S. (2018). Modeling environmentally mediated rotavirus transmission: The role of temperature and hydrologic factors. </w:t>
      </w:r>
      <w:r w:rsidRPr="003B3FBF">
        <w:rPr>
          <w:i/>
          <w:iCs/>
        </w:rPr>
        <w:t>Proceedings of the National Academy of Sciences</w:t>
      </w:r>
      <w:r w:rsidRPr="003B3FBF">
        <w:t xml:space="preserve">, </w:t>
      </w:r>
      <w:r w:rsidRPr="003B3FBF">
        <w:rPr>
          <w:i/>
          <w:iCs/>
        </w:rPr>
        <w:t>115</w:t>
      </w:r>
      <w:r w:rsidRPr="003B3FBF">
        <w:t>(12). https://doi.org/10.1073/pnas.1719579115</w:t>
      </w:r>
    </w:p>
    <w:p w14:paraId="53A93397" w14:textId="77777777" w:rsidR="003B3FBF" w:rsidRPr="003B3FBF" w:rsidRDefault="003B3FBF" w:rsidP="003B3FBF">
      <w:pPr>
        <w:pStyle w:val="Bibliography"/>
      </w:pPr>
      <w:r w:rsidRPr="003B3FBF">
        <w:t xml:space="preserve">Lesbarrères, D., Balseiro, A., Brunner, J., Chinchar, V. G., Duffus, A., Kerby, J., Miller, D. L., Robert, J., Schock, D. M., Waltzek, T., &amp; Gray, M. J. (2012). Ranavirus: Past, present and future. </w:t>
      </w:r>
      <w:r w:rsidRPr="003B3FBF">
        <w:rPr>
          <w:i/>
          <w:iCs/>
        </w:rPr>
        <w:t>Biology Letters</w:t>
      </w:r>
      <w:r w:rsidRPr="003B3FBF">
        <w:t xml:space="preserve">, </w:t>
      </w:r>
      <w:r w:rsidRPr="003B3FBF">
        <w:rPr>
          <w:i/>
          <w:iCs/>
        </w:rPr>
        <w:t>8</w:t>
      </w:r>
      <w:r w:rsidRPr="003B3FBF">
        <w:t>(4), 481–483. https://doi.org/10.1098/rsbl.2011.0951</w:t>
      </w:r>
    </w:p>
    <w:p w14:paraId="1D2D0B83" w14:textId="77777777" w:rsidR="003B3FBF" w:rsidRPr="003B3FBF" w:rsidRDefault="003B3FBF" w:rsidP="003B3FBF">
      <w:pPr>
        <w:pStyle w:val="Bibliography"/>
      </w:pPr>
      <w:r w:rsidRPr="003B3FBF">
        <w:lastRenderedPageBreak/>
        <w:t xml:space="preserve">Love, C., Winzeler, M., Beasley, R., Scott, D., Nunziata, S., &amp; Lance, S. (2016). Patterns of amphibian infection prevalence across wetlands on the Savannah River Site, South Carolina, USA. </w:t>
      </w:r>
      <w:r w:rsidRPr="003B3FBF">
        <w:rPr>
          <w:i/>
          <w:iCs/>
        </w:rPr>
        <w:t>Diseases of Aquatic Organisms</w:t>
      </w:r>
      <w:r w:rsidRPr="003B3FBF">
        <w:t xml:space="preserve">, </w:t>
      </w:r>
      <w:r w:rsidRPr="003B3FBF">
        <w:rPr>
          <w:i/>
          <w:iCs/>
        </w:rPr>
        <w:t>121</w:t>
      </w:r>
      <w:r w:rsidRPr="003B3FBF">
        <w:t>(1), 1–14. https://doi.org/10.3354/dao03039</w:t>
      </w:r>
    </w:p>
    <w:p w14:paraId="641F6A64" w14:textId="77777777" w:rsidR="003B3FBF" w:rsidRPr="003B3FBF" w:rsidRDefault="003B3FBF" w:rsidP="003B3FBF">
      <w:pPr>
        <w:pStyle w:val="Bibliography"/>
      </w:pPr>
      <w:r w:rsidRPr="003B3FBF">
        <w:t xml:space="preserve">Majewska, A. A., Sims, S., Schneider, A., Altizer, S., &amp; Hall, R. J. (2019). Multiple transmission routes sustain high prevalence of a virulent parasite in a butterfly host. </w:t>
      </w:r>
      <w:r w:rsidRPr="003B3FBF">
        <w:rPr>
          <w:i/>
          <w:iCs/>
        </w:rPr>
        <w:t>Proceedings of the Royal Society B: Biological Sciences</w:t>
      </w:r>
      <w:r w:rsidRPr="003B3FBF">
        <w:t xml:space="preserve">, </w:t>
      </w:r>
      <w:r w:rsidRPr="003B3FBF">
        <w:rPr>
          <w:i/>
          <w:iCs/>
        </w:rPr>
        <w:t>286</w:t>
      </w:r>
      <w:r w:rsidRPr="003B3FBF">
        <w:t>(1910), 20191630. https://doi.org/10.1098/rspb.2019.1630</w:t>
      </w:r>
    </w:p>
    <w:p w14:paraId="24417B4F" w14:textId="77777777" w:rsidR="003B3FBF" w:rsidRPr="003B3FBF" w:rsidRDefault="003B3FBF" w:rsidP="003B3FBF">
      <w:pPr>
        <w:pStyle w:val="Bibliography"/>
      </w:pPr>
      <w:r w:rsidRPr="003B3FBF">
        <w:t xml:space="preserve">Maniero, G. D., Morales, H., Gantress, J., &amp; Robert, J. (2006). Generation of a long-lasting, protective, and neutralizing antibody response to the ranavirus FV3 by the frog Xenopus. </w:t>
      </w:r>
      <w:r w:rsidRPr="003B3FBF">
        <w:rPr>
          <w:i/>
          <w:iCs/>
        </w:rPr>
        <w:t>Developmental &amp; Comparative Immunology</w:t>
      </w:r>
      <w:r w:rsidRPr="003B3FBF">
        <w:t xml:space="preserve">, </w:t>
      </w:r>
      <w:r w:rsidRPr="003B3FBF">
        <w:rPr>
          <w:i/>
          <w:iCs/>
        </w:rPr>
        <w:t>30</w:t>
      </w:r>
      <w:r w:rsidRPr="003B3FBF">
        <w:t>(7), 649–657. https://doi.org/10.1016/j.dci.2005.09.007</w:t>
      </w:r>
    </w:p>
    <w:p w14:paraId="7F245EA3" w14:textId="77777777" w:rsidR="003B3FBF" w:rsidRPr="003B3FBF" w:rsidRDefault="003B3FBF" w:rsidP="003B3FBF">
      <w:pPr>
        <w:pStyle w:val="Bibliography"/>
      </w:pPr>
      <w:r w:rsidRPr="003B3FBF">
        <w:t xml:space="preserve">Martella, V., Bányai, K., Matthijnssens, J., Buonavoglia, C., &amp; Ciarlet, M. (2010). Zoonotic aspects of rotaviruses. </w:t>
      </w:r>
      <w:r w:rsidRPr="003B3FBF">
        <w:rPr>
          <w:i/>
          <w:iCs/>
        </w:rPr>
        <w:t>Veterinary Microbiology</w:t>
      </w:r>
      <w:r w:rsidRPr="003B3FBF">
        <w:t xml:space="preserve">, </w:t>
      </w:r>
      <w:r w:rsidRPr="003B3FBF">
        <w:rPr>
          <w:i/>
          <w:iCs/>
        </w:rPr>
        <w:t>140</w:t>
      </w:r>
      <w:r w:rsidRPr="003B3FBF">
        <w:t>(3–4), 246–255. https://doi.org/10.1016/j.vetmic.2009.08.028</w:t>
      </w:r>
    </w:p>
    <w:p w14:paraId="314F845C" w14:textId="77777777" w:rsidR="003B3FBF" w:rsidRPr="003B3FBF" w:rsidRDefault="003B3FBF" w:rsidP="003B3FBF">
      <w:pPr>
        <w:pStyle w:val="Bibliography"/>
      </w:pPr>
      <w:r w:rsidRPr="003B3FBF">
        <w:t xml:space="preserve">Martin, L. B., Burgan, S. C., Adelman, J. S., &amp; Gervasi, S. S. (2016). Host Competence: An Organismal Trait to Integrate Immunology and Epidemiology. </w:t>
      </w:r>
      <w:r w:rsidRPr="003B3FBF">
        <w:rPr>
          <w:i/>
          <w:iCs/>
        </w:rPr>
        <w:t>Integrative and Comparative Biology</w:t>
      </w:r>
      <w:r w:rsidRPr="003B3FBF">
        <w:t xml:space="preserve">, </w:t>
      </w:r>
      <w:r w:rsidRPr="003B3FBF">
        <w:rPr>
          <w:i/>
          <w:iCs/>
        </w:rPr>
        <w:t>56</w:t>
      </w:r>
      <w:r w:rsidRPr="003B3FBF">
        <w:t>(6), 1225–1237. https://doi.org/10.1093/icb/icw064</w:t>
      </w:r>
    </w:p>
    <w:p w14:paraId="52957B89" w14:textId="77777777" w:rsidR="003B3FBF" w:rsidRPr="003B3FBF" w:rsidRDefault="003B3FBF" w:rsidP="003B3FBF">
      <w:pPr>
        <w:pStyle w:val="Bibliography"/>
      </w:pPr>
      <w:r w:rsidRPr="003B3FBF">
        <w:t xml:space="preserve">Merrill, T. E. S., &amp; Johnson, P. T. J. (2020). Towards a mechanistic understanding of competence: A missing link in diversity-disease research. </w:t>
      </w:r>
      <w:r w:rsidRPr="003B3FBF">
        <w:rPr>
          <w:i/>
          <w:iCs/>
        </w:rPr>
        <w:t>Review</w:t>
      </w:r>
      <w:r w:rsidRPr="003B3FBF">
        <w:t>.</w:t>
      </w:r>
    </w:p>
    <w:p w14:paraId="4BB126DD" w14:textId="77777777" w:rsidR="003B3FBF" w:rsidRPr="003B3FBF" w:rsidRDefault="003B3FBF" w:rsidP="003B3FBF">
      <w:pPr>
        <w:pStyle w:val="Bibliography"/>
      </w:pPr>
      <w:r w:rsidRPr="003B3FBF">
        <w:t xml:space="preserve">Miguel, E., Grosbois, V., Caron, A., Boulinier, T., Fritz, H., Cornélis, D., Foggin, C., Makaya, P. V., Tshabalala, P. T., &amp; De Garine-Wichatitsky, M. (2013). Contacts and foot and mouth disease transmission from wild to domestic bovines in Africa. </w:t>
      </w:r>
      <w:r w:rsidRPr="003B3FBF">
        <w:rPr>
          <w:i/>
          <w:iCs/>
        </w:rPr>
        <w:t>Ecosphere</w:t>
      </w:r>
      <w:r w:rsidRPr="003B3FBF">
        <w:t xml:space="preserve">, </w:t>
      </w:r>
      <w:r w:rsidRPr="003B3FBF">
        <w:rPr>
          <w:i/>
          <w:iCs/>
        </w:rPr>
        <w:t>4</w:t>
      </w:r>
      <w:r w:rsidRPr="003B3FBF">
        <w:t>(4), 1–32. https://doi.org/10.1890/ES12-00239.1</w:t>
      </w:r>
    </w:p>
    <w:p w14:paraId="662CBBEF" w14:textId="77777777" w:rsidR="003B3FBF" w:rsidRPr="003B3FBF" w:rsidRDefault="003B3FBF" w:rsidP="003B3FBF">
      <w:pPr>
        <w:pStyle w:val="Bibliography"/>
      </w:pPr>
      <w:r w:rsidRPr="003B3FBF">
        <w:lastRenderedPageBreak/>
        <w:t xml:space="preserve">Nazir, J., Spengler, M., &amp; Marschang, R. E. (2012). Environmental persistence of amphibian and reptilian ranaviruses. </w:t>
      </w:r>
      <w:r w:rsidRPr="003B3FBF">
        <w:rPr>
          <w:i/>
          <w:iCs/>
        </w:rPr>
        <w:t>Diseases of Aquatic Organisms</w:t>
      </w:r>
      <w:r w:rsidRPr="003B3FBF">
        <w:t xml:space="preserve">, </w:t>
      </w:r>
      <w:r w:rsidRPr="003B3FBF">
        <w:rPr>
          <w:i/>
          <w:iCs/>
        </w:rPr>
        <w:t>98</w:t>
      </w:r>
      <w:r w:rsidRPr="003B3FBF">
        <w:t>(3), 177–184. https://doi.org/10.3354/dao02443</w:t>
      </w:r>
    </w:p>
    <w:p w14:paraId="5D329CE2" w14:textId="77777777" w:rsidR="003B3FBF" w:rsidRPr="003B3FBF" w:rsidRDefault="003B3FBF" w:rsidP="003B3FBF">
      <w:pPr>
        <w:pStyle w:val="Bibliography"/>
      </w:pPr>
      <w:r w:rsidRPr="003B3FBF">
        <w:t xml:space="preserve">Ostfeld, R. S., Levi, T., Jolles, A. E., Martin, L. B., Hosseini, P. R., &amp; Keesing, F. (2014). Life History and Demographic Drivers of Reservoir Competence for Three Tick-Borne Zoonotic Pathogens. </w:t>
      </w:r>
      <w:r w:rsidRPr="003B3FBF">
        <w:rPr>
          <w:i/>
          <w:iCs/>
        </w:rPr>
        <w:t>PLoS ONE</w:t>
      </w:r>
      <w:r w:rsidRPr="003B3FBF">
        <w:t xml:space="preserve">, </w:t>
      </w:r>
      <w:r w:rsidRPr="003B3FBF">
        <w:rPr>
          <w:i/>
          <w:iCs/>
        </w:rPr>
        <w:t>9</w:t>
      </w:r>
      <w:r w:rsidRPr="003B3FBF">
        <w:t>(9), e107387. https://doi.org/10.1371/journal.pone.0107387</w:t>
      </w:r>
    </w:p>
    <w:p w14:paraId="79B97ADE" w14:textId="77777777" w:rsidR="003B3FBF" w:rsidRPr="003B3FBF" w:rsidRDefault="003B3FBF" w:rsidP="003B3FBF">
      <w:pPr>
        <w:pStyle w:val="Bibliography"/>
      </w:pPr>
      <w:r w:rsidRPr="003B3FBF">
        <w:t xml:space="preserve">Ostfeld, R. S., Myers, S. S., Jolles, A., Holt, R. D., Jones, K. E., Hudson, P., Dobson, A., Harvell, C. D., Keesing, F., Belden, L. K., Bogich, T., Daszak, P., &amp; Mitchell, C. E. (2010). Impacts of biodiversity on the emergence and transmission of infectious diseases. </w:t>
      </w:r>
      <w:r w:rsidRPr="003B3FBF">
        <w:rPr>
          <w:i/>
          <w:iCs/>
        </w:rPr>
        <w:t>Nature (London)</w:t>
      </w:r>
      <w:r w:rsidRPr="003B3FBF">
        <w:t xml:space="preserve">, </w:t>
      </w:r>
      <w:r w:rsidRPr="003B3FBF">
        <w:rPr>
          <w:i/>
          <w:iCs/>
        </w:rPr>
        <w:t>468</w:t>
      </w:r>
      <w:r w:rsidRPr="003B3FBF">
        <w:t>(7324), 647–652. https://doi.org/10.1038/nature09575</w:t>
      </w:r>
    </w:p>
    <w:p w14:paraId="5BAB7EA6" w14:textId="77777777" w:rsidR="003B3FBF" w:rsidRPr="003B3FBF" w:rsidRDefault="003B3FBF" w:rsidP="003B3FBF">
      <w:pPr>
        <w:pStyle w:val="Bibliography"/>
      </w:pPr>
      <w:r w:rsidRPr="003B3FBF">
        <w:t xml:space="preserve">Patterson, J. E. H., &amp; Ruckstuhl, K. E. (2013). Parasite infection and host group size: A meta-analytical review. </w:t>
      </w:r>
      <w:r w:rsidRPr="003B3FBF">
        <w:rPr>
          <w:i/>
          <w:iCs/>
        </w:rPr>
        <w:t>Parasitology</w:t>
      </w:r>
      <w:r w:rsidRPr="003B3FBF">
        <w:t xml:space="preserve">, </w:t>
      </w:r>
      <w:r w:rsidRPr="003B3FBF">
        <w:rPr>
          <w:i/>
          <w:iCs/>
        </w:rPr>
        <w:t>140</w:t>
      </w:r>
      <w:r w:rsidRPr="003B3FBF">
        <w:t>(7), 803–813.</w:t>
      </w:r>
    </w:p>
    <w:p w14:paraId="5D2684A3" w14:textId="77777777" w:rsidR="003B3FBF" w:rsidRPr="003B3FBF" w:rsidRDefault="003B3FBF" w:rsidP="003B3FBF">
      <w:pPr>
        <w:pStyle w:val="Bibliography"/>
      </w:pPr>
      <w:r w:rsidRPr="003B3FBF">
        <w:t xml:space="preserve">Price, S. J., Garner, T. W. J., Nichols, R. A., Balloux, F., Ayres, C., Mora-Cabello de Alba, A., &amp; Bosch, J. (2014). Collapse of Amphibian Communities Due to an Introduced Ranavirus. </w:t>
      </w:r>
      <w:r w:rsidRPr="003B3FBF">
        <w:rPr>
          <w:i/>
          <w:iCs/>
        </w:rPr>
        <w:t>Current Biology</w:t>
      </w:r>
      <w:r w:rsidRPr="003B3FBF">
        <w:t xml:space="preserve">, </w:t>
      </w:r>
      <w:r w:rsidRPr="003B3FBF">
        <w:rPr>
          <w:i/>
          <w:iCs/>
        </w:rPr>
        <w:t>24</w:t>
      </w:r>
      <w:r w:rsidRPr="003B3FBF">
        <w:t>(21), 2586–2591. https://doi.org/10.1016/j.cub.2014.09.028</w:t>
      </w:r>
    </w:p>
    <w:p w14:paraId="29BB555B" w14:textId="77777777" w:rsidR="003B3FBF" w:rsidRPr="003B3FBF" w:rsidRDefault="003B3FBF" w:rsidP="003B3FBF">
      <w:pPr>
        <w:pStyle w:val="Bibliography"/>
      </w:pPr>
      <w:r w:rsidRPr="003B3FBF">
        <w:t xml:space="preserve">Price, S. J., Leung, W. T. M., Owen, C. J., Puschendorf, R., Sergeant, C., Cunningham, A. A., Balloux, F., Garner, T. W. J., &amp; Nichols, R. A. (2019). Effects of historic and projected climate change on the range and impacts of an emerging wildlife disease. </w:t>
      </w:r>
      <w:r w:rsidRPr="003B3FBF">
        <w:rPr>
          <w:i/>
          <w:iCs/>
        </w:rPr>
        <w:t>Global Change Biology</w:t>
      </w:r>
      <w:r w:rsidRPr="003B3FBF">
        <w:t xml:space="preserve">, </w:t>
      </w:r>
      <w:r w:rsidRPr="003B3FBF">
        <w:rPr>
          <w:i/>
          <w:iCs/>
        </w:rPr>
        <w:t>25</w:t>
      </w:r>
      <w:r w:rsidRPr="003B3FBF">
        <w:t>(8), 2648–2660. https://doi.org/10.1111/gcb.14651</w:t>
      </w:r>
    </w:p>
    <w:p w14:paraId="12C64C5E" w14:textId="77777777" w:rsidR="003B3FBF" w:rsidRPr="003B3FBF" w:rsidRDefault="003B3FBF" w:rsidP="003B3FBF">
      <w:pPr>
        <w:pStyle w:val="Bibliography"/>
      </w:pPr>
      <w:r w:rsidRPr="003B3FBF">
        <w:t xml:space="preserve">Puryear, W., Sawatzki, K., Hill, N., Foss, A., Stone, J. J., Doughty, L., Walk, D., Gilbert, K., Murray, M., Cox, E., Patel, P., Mertz, Z., Ellis, S., Taylor, J., Fauquier, D., Smith, A., DiGiovanni, R. A., Van De Guchte, A., Gonzalez-Reiche, A. S., … Runstadler, J. (2022). </w:t>
      </w:r>
      <w:r w:rsidRPr="003B3FBF">
        <w:rPr>
          <w:i/>
          <w:iCs/>
        </w:rPr>
        <w:t>Outbreak of Highly Pathogenic Avian Influenza H5N1 in New England Seals</w:t>
      </w:r>
      <w:r w:rsidRPr="003B3FBF">
        <w:t xml:space="preserve"> [Preprint]. Molecular Biology. https://doi.org/10.1101/2022.07.29.501155</w:t>
      </w:r>
    </w:p>
    <w:p w14:paraId="5C6C707D" w14:textId="77777777" w:rsidR="003B3FBF" w:rsidRPr="003B3FBF" w:rsidRDefault="003B3FBF" w:rsidP="003B3FBF">
      <w:pPr>
        <w:pStyle w:val="Bibliography"/>
      </w:pPr>
      <w:r w:rsidRPr="003B3FBF">
        <w:lastRenderedPageBreak/>
        <w:t xml:space="preserve">Roche, B., Dobson, A. P., Guégan, J.-F., &amp; Rohani, P. (2012). Linking community and disease ecology: The impact of biodiversity on pathogen transmission. </w:t>
      </w:r>
      <w:r w:rsidRPr="003B3FBF">
        <w:rPr>
          <w:i/>
          <w:iCs/>
        </w:rPr>
        <w:t>Philosophical Transactions of the Royal Society B: Biological Sciences</w:t>
      </w:r>
      <w:r w:rsidRPr="003B3FBF">
        <w:t xml:space="preserve">, </w:t>
      </w:r>
      <w:r w:rsidRPr="003B3FBF">
        <w:rPr>
          <w:i/>
          <w:iCs/>
        </w:rPr>
        <w:t>367</w:t>
      </w:r>
      <w:r w:rsidRPr="003B3FBF">
        <w:t>(1604), 2807–2813. https://doi.org/10.1098/rstb.2011.0364</w:t>
      </w:r>
    </w:p>
    <w:p w14:paraId="47244A0B" w14:textId="77777777" w:rsidR="003B3FBF" w:rsidRPr="003B3FBF" w:rsidRDefault="003B3FBF" w:rsidP="003B3FBF">
      <w:pPr>
        <w:pStyle w:val="Bibliography"/>
      </w:pPr>
      <w:r w:rsidRPr="003B3FBF">
        <w:t xml:space="preserve">Rohani, P., Breban, R., Stallknecht, D. E., &amp; Drake, J. M. (2009). Environmental transmission of low pathogenicity avian influenza viruses and its implications for pathogen invasion. </w:t>
      </w:r>
      <w:r w:rsidRPr="003B3FBF">
        <w:rPr>
          <w:i/>
          <w:iCs/>
        </w:rPr>
        <w:t>Proceedings of the National Academy of Sciences of the United States of America</w:t>
      </w:r>
      <w:r w:rsidRPr="003B3FBF">
        <w:t>. https://doi.org/10.1073/pnas.0809026106</w:t>
      </w:r>
    </w:p>
    <w:p w14:paraId="563971A5" w14:textId="77777777" w:rsidR="003B3FBF" w:rsidRPr="003B3FBF" w:rsidRDefault="003B3FBF" w:rsidP="003B3FBF">
      <w:pPr>
        <w:pStyle w:val="Bibliography"/>
      </w:pPr>
      <w:r w:rsidRPr="003B3FBF">
        <w:t xml:space="preserve">Rohr, J. R., Civitello, D. J., Halliday, F. W., Hudson, P. J., Lafferty, K. D., Wood, C. L., &amp; Mordecai, E. A. (2019). Towards common ground in the biodiversity–disease debate. </w:t>
      </w:r>
      <w:r w:rsidRPr="003B3FBF">
        <w:rPr>
          <w:i/>
          <w:iCs/>
        </w:rPr>
        <w:t>Nature Ecology &amp; Evolution</w:t>
      </w:r>
      <w:r w:rsidRPr="003B3FBF">
        <w:t xml:space="preserve">, </w:t>
      </w:r>
      <w:r w:rsidRPr="003B3FBF">
        <w:rPr>
          <w:i/>
          <w:iCs/>
        </w:rPr>
        <w:t>4</w:t>
      </w:r>
      <w:r w:rsidRPr="003B3FBF">
        <w:t>(1), 24–33. https://doi.org/10.1038/s41559-019-1060-6</w:t>
      </w:r>
    </w:p>
    <w:p w14:paraId="74C9A520" w14:textId="77777777" w:rsidR="003B3FBF" w:rsidRPr="003B3FBF" w:rsidRDefault="003B3FBF" w:rsidP="003B3FBF">
      <w:pPr>
        <w:pStyle w:val="Bibliography"/>
      </w:pPr>
      <w:r w:rsidRPr="003B3FBF">
        <w:t xml:space="preserve">Rudolf, V. H. W. (2019). The role of seasonal timing and phenological shifts for species coexistence. </w:t>
      </w:r>
      <w:r w:rsidRPr="003B3FBF">
        <w:rPr>
          <w:i/>
          <w:iCs/>
        </w:rPr>
        <w:t>Ecology Letters</w:t>
      </w:r>
      <w:r w:rsidRPr="003B3FBF">
        <w:t>, ele.13277. https://doi.org/10.1111/ele.13277</w:t>
      </w:r>
    </w:p>
    <w:p w14:paraId="76D0A2D3" w14:textId="77777777" w:rsidR="003B3FBF" w:rsidRPr="003B3FBF" w:rsidRDefault="003B3FBF" w:rsidP="003B3FBF">
      <w:pPr>
        <w:pStyle w:val="Bibliography"/>
      </w:pPr>
      <w:r w:rsidRPr="003B3FBF">
        <w:t xml:space="preserve">Sage, M. J. L., Towey, B. D., Brunner, J. L., &amp; Hawley, D. (2019). Do scavengers prevent or promote disease transmission? The effect of invertebrate scavenging on Ranavirus transmission. </w:t>
      </w:r>
      <w:r w:rsidRPr="003B3FBF">
        <w:rPr>
          <w:i/>
          <w:iCs/>
        </w:rPr>
        <w:t>Functional Ecology</w:t>
      </w:r>
      <w:r w:rsidRPr="003B3FBF">
        <w:t xml:space="preserve">, </w:t>
      </w:r>
      <w:r w:rsidRPr="003B3FBF">
        <w:rPr>
          <w:i/>
          <w:iCs/>
        </w:rPr>
        <w:t>33</w:t>
      </w:r>
      <w:r w:rsidRPr="003B3FBF">
        <w:t>(7), 1342–1350. https://doi.org/10.1111/1365-2435.13335</w:t>
      </w:r>
    </w:p>
    <w:p w14:paraId="3D036F90" w14:textId="77777777" w:rsidR="003B3FBF" w:rsidRPr="003B3FBF" w:rsidRDefault="003B3FBF" w:rsidP="003B3FBF">
      <w:pPr>
        <w:pStyle w:val="Bibliography"/>
      </w:pPr>
      <w:r w:rsidRPr="003B3FBF">
        <w:t xml:space="preserve">Savage, V. M., Gillooly, J. F., Brown, J. H., West, G. B., &amp; Charnov, E. L. (2004). Effects of Body Size and Temperature on Population Growth. </w:t>
      </w:r>
      <w:r w:rsidRPr="003B3FBF">
        <w:rPr>
          <w:i/>
          <w:iCs/>
        </w:rPr>
        <w:t>The American Naturalist</w:t>
      </w:r>
      <w:r w:rsidRPr="003B3FBF">
        <w:t xml:space="preserve">, </w:t>
      </w:r>
      <w:r w:rsidRPr="003B3FBF">
        <w:rPr>
          <w:i/>
          <w:iCs/>
        </w:rPr>
        <w:t>163</w:t>
      </w:r>
      <w:r w:rsidRPr="003B3FBF">
        <w:t>(3), 429–441. https://doi.org/10.1086/381872</w:t>
      </w:r>
    </w:p>
    <w:p w14:paraId="47DBCB57" w14:textId="77777777" w:rsidR="003B3FBF" w:rsidRPr="003B3FBF" w:rsidRDefault="003B3FBF" w:rsidP="003B3FBF">
      <w:pPr>
        <w:pStyle w:val="Bibliography"/>
      </w:pPr>
      <w:r w:rsidRPr="003B3FBF">
        <w:t xml:space="preserve">Scheele, B. C., Pasmans, F., Skerratt, L. F., Berger, L., Martel, A., Beukema, W., Acevedo, A. A., Burrowes, P. A., Carvalho, T., Catenazzi, A., De la Riva, I., Fisher, M. C., Flechas, S. V., Foster, C. N., Frías-Álvarez, P., Garner, T. W. J., Gratwicke, B., Guayasamin, J. M., Hirschfeld, M., … Canessa, S. (2019). Amphibian fungal panzootic causes catastrophic and ongoing loss of biodiversity. </w:t>
      </w:r>
      <w:r w:rsidRPr="003B3FBF">
        <w:rPr>
          <w:i/>
          <w:iCs/>
        </w:rPr>
        <w:t>Science</w:t>
      </w:r>
      <w:r w:rsidRPr="003B3FBF">
        <w:t xml:space="preserve">, </w:t>
      </w:r>
      <w:r w:rsidRPr="003B3FBF">
        <w:rPr>
          <w:i/>
          <w:iCs/>
        </w:rPr>
        <w:t>363</w:t>
      </w:r>
      <w:r w:rsidRPr="003B3FBF">
        <w:t>(6434), 1459–1463. https://doi.org/10.1126/science.aav0379</w:t>
      </w:r>
    </w:p>
    <w:p w14:paraId="5614B540" w14:textId="77777777" w:rsidR="003B3FBF" w:rsidRPr="003B3FBF" w:rsidRDefault="003B3FBF" w:rsidP="003B3FBF">
      <w:pPr>
        <w:pStyle w:val="Bibliography"/>
      </w:pPr>
      <w:r w:rsidRPr="003B3FBF">
        <w:lastRenderedPageBreak/>
        <w:t>Shaw, K. E., &amp; Civitello, D. J. (2021). Re</w:t>
      </w:r>
      <w:r w:rsidRPr="003B3FBF">
        <w:rPr>
          <w:rFonts w:ascii="Cambria Math" w:hAnsi="Cambria Math" w:cs="Cambria Math"/>
        </w:rPr>
        <w:t>‐</w:t>
      </w:r>
      <w:r w:rsidRPr="003B3FBF">
        <w:t xml:space="preserve">emphasizing mechanism in the community ecology of disease. </w:t>
      </w:r>
      <w:r w:rsidRPr="003B3FBF">
        <w:rPr>
          <w:i/>
          <w:iCs/>
        </w:rPr>
        <w:t>Functional Ecology</w:t>
      </w:r>
      <w:r w:rsidRPr="003B3FBF">
        <w:t xml:space="preserve">, </w:t>
      </w:r>
      <w:r w:rsidRPr="003B3FBF">
        <w:rPr>
          <w:i/>
          <w:iCs/>
        </w:rPr>
        <w:t>35</w:t>
      </w:r>
      <w:r w:rsidRPr="003B3FBF">
        <w:t>(11), 2376–2386. https://doi.org/10.1111/1365-2435.13892</w:t>
      </w:r>
    </w:p>
    <w:p w14:paraId="737A409F" w14:textId="77777777" w:rsidR="003B3FBF" w:rsidRPr="003B3FBF" w:rsidRDefault="003B3FBF" w:rsidP="003B3FBF">
      <w:pPr>
        <w:pStyle w:val="Bibliography"/>
      </w:pPr>
      <w:r w:rsidRPr="003B3FBF">
        <w:t xml:space="preserve">Sibly, R. M., &amp; Hone, J. (2002). Population growth rate and its determinants: An overview. </w:t>
      </w:r>
      <w:r w:rsidRPr="003B3FBF">
        <w:rPr>
          <w:i/>
          <w:iCs/>
        </w:rPr>
        <w:t>Philosophical Transactions of the Royal Society of London. Series B: Biological Sciences</w:t>
      </w:r>
      <w:r w:rsidRPr="003B3FBF">
        <w:t xml:space="preserve">, </w:t>
      </w:r>
      <w:r w:rsidRPr="003B3FBF">
        <w:rPr>
          <w:i/>
          <w:iCs/>
        </w:rPr>
        <w:t>357</w:t>
      </w:r>
      <w:r w:rsidRPr="003B3FBF">
        <w:t>(1425), 1153–1170. https://doi.org/10.1098/rstb.2002.1117</w:t>
      </w:r>
    </w:p>
    <w:p w14:paraId="340E14F0" w14:textId="77777777" w:rsidR="003B3FBF" w:rsidRPr="003B3FBF" w:rsidRDefault="003B3FBF" w:rsidP="003B3FBF">
      <w:pPr>
        <w:pStyle w:val="Bibliography"/>
      </w:pPr>
      <w:r w:rsidRPr="003B3FBF">
        <w:t xml:space="preserve">Skerratt, L. F., Berger, L., Speare, R., Cashins, S., McDonald, K. R., Phillott, A. D., Hines, H. B., &amp; Kenyon, N. (2007). Spread of Chytridiomycosis Has Caused the Rapid Global Decline and Extinction of Frogs. </w:t>
      </w:r>
      <w:r w:rsidRPr="003B3FBF">
        <w:rPr>
          <w:i/>
          <w:iCs/>
        </w:rPr>
        <w:t>EcoHealth</w:t>
      </w:r>
      <w:r w:rsidRPr="003B3FBF">
        <w:t xml:space="preserve">, </w:t>
      </w:r>
      <w:r w:rsidRPr="003B3FBF">
        <w:rPr>
          <w:i/>
          <w:iCs/>
        </w:rPr>
        <w:t>4</w:t>
      </w:r>
      <w:r w:rsidRPr="003B3FBF">
        <w:t>(2), 125. https://doi.org/10.1007/s10393-007-0093-5</w:t>
      </w:r>
    </w:p>
    <w:p w14:paraId="1B461AB9" w14:textId="77777777" w:rsidR="003B3FBF" w:rsidRPr="003B3FBF" w:rsidRDefault="003B3FBF" w:rsidP="003B3FBF">
      <w:pPr>
        <w:pStyle w:val="Bibliography"/>
      </w:pPr>
      <w:r w:rsidRPr="003B3FBF">
        <w:t xml:space="preserve">Smilansky, V., Jirků, M., Milner, D. S., Ibáñez, R., Gratwicke, B., Nicholls, A., Lukeš, J., Chambouvet, A., &amp; Richards, T. A. (2021). Expanded host and geographic range of tadpole associations with the Severe Perkinsea Infection group. </w:t>
      </w:r>
      <w:r w:rsidRPr="003B3FBF">
        <w:rPr>
          <w:i/>
          <w:iCs/>
        </w:rPr>
        <w:t>Biology Letters</w:t>
      </w:r>
      <w:r w:rsidRPr="003B3FBF">
        <w:t xml:space="preserve">, </w:t>
      </w:r>
      <w:r w:rsidRPr="003B3FBF">
        <w:rPr>
          <w:i/>
          <w:iCs/>
        </w:rPr>
        <w:t>17</w:t>
      </w:r>
      <w:r w:rsidRPr="003B3FBF">
        <w:t>(6), 20210166. https://doi.org/10.1098/rsbl.2021.0166</w:t>
      </w:r>
    </w:p>
    <w:p w14:paraId="6B7BF562" w14:textId="77777777" w:rsidR="003B3FBF" w:rsidRPr="003B3FBF" w:rsidRDefault="003B3FBF" w:rsidP="003B3FBF">
      <w:pPr>
        <w:pStyle w:val="Bibliography"/>
      </w:pPr>
      <w:r w:rsidRPr="003B3FBF">
        <w:t xml:space="preserve">Snyder, P. W., Ramsay, C. T., Harjoe, C. C., Khazan, E. S., Briggs, C. J., Hoverman, J. T., Johnson, P. T. J., Preston, D., Rohr, J. R., &amp; Blaustein, A. R. (2023). Experimental evidence that host species composition alters host–pathogen dynamics in a ranavirus–amphibian assemblage. </w:t>
      </w:r>
      <w:r w:rsidRPr="003B3FBF">
        <w:rPr>
          <w:i/>
          <w:iCs/>
        </w:rPr>
        <w:t>Ecology</w:t>
      </w:r>
      <w:r w:rsidRPr="003B3FBF">
        <w:t xml:space="preserve">, </w:t>
      </w:r>
      <w:r w:rsidRPr="003B3FBF">
        <w:rPr>
          <w:i/>
          <w:iCs/>
        </w:rPr>
        <w:t>104</w:t>
      </w:r>
      <w:r w:rsidRPr="003B3FBF">
        <w:t>(2). https://doi.org/10.1002/ecy.3885</w:t>
      </w:r>
    </w:p>
    <w:p w14:paraId="0D81AA10" w14:textId="77777777" w:rsidR="003B3FBF" w:rsidRPr="003B3FBF" w:rsidRDefault="003B3FBF" w:rsidP="003B3FBF">
      <w:pPr>
        <w:pStyle w:val="Bibliography"/>
      </w:pPr>
      <w:r w:rsidRPr="003B3FBF">
        <w:t xml:space="preserve">Sooryanarain, H., &amp; Elankumaran, S. (2015). Environmental Role in Influenza Virus Outbreaks. </w:t>
      </w:r>
      <w:r w:rsidRPr="003B3FBF">
        <w:rPr>
          <w:i/>
          <w:iCs/>
        </w:rPr>
        <w:t>Annual Review of Animal Biosciences</w:t>
      </w:r>
      <w:r w:rsidRPr="003B3FBF">
        <w:t xml:space="preserve">, </w:t>
      </w:r>
      <w:r w:rsidRPr="003B3FBF">
        <w:rPr>
          <w:i/>
          <w:iCs/>
        </w:rPr>
        <w:t>3</w:t>
      </w:r>
      <w:r w:rsidRPr="003B3FBF">
        <w:t>(1), 347–373. https://doi.org/10.1146/annurev-animal-022114-111017</w:t>
      </w:r>
    </w:p>
    <w:p w14:paraId="4265EC39" w14:textId="77777777" w:rsidR="003B3FBF" w:rsidRPr="003B3FBF" w:rsidRDefault="003B3FBF" w:rsidP="003B3FBF">
      <w:pPr>
        <w:pStyle w:val="Bibliography"/>
      </w:pPr>
      <w:r w:rsidRPr="003B3FBF">
        <w:t xml:space="preserve">Streicker, D. G., Fenton, A., &amp; Pedersen, A. B. (2013). Differential sources of host species heterogeneity influence the transmission and control of multihost parasites. </w:t>
      </w:r>
      <w:r w:rsidRPr="003B3FBF">
        <w:rPr>
          <w:i/>
          <w:iCs/>
        </w:rPr>
        <w:t>Ecology Letters</w:t>
      </w:r>
      <w:r w:rsidRPr="003B3FBF">
        <w:t xml:space="preserve">, </w:t>
      </w:r>
      <w:r w:rsidRPr="003B3FBF">
        <w:rPr>
          <w:i/>
          <w:iCs/>
        </w:rPr>
        <w:t>16</w:t>
      </w:r>
      <w:r w:rsidRPr="003B3FBF">
        <w:t>(8), 975–984. https://doi.org/10.1111/ele.12122</w:t>
      </w:r>
    </w:p>
    <w:p w14:paraId="5B241A53" w14:textId="77777777" w:rsidR="003B3FBF" w:rsidRPr="003B3FBF" w:rsidRDefault="003B3FBF" w:rsidP="003B3FBF">
      <w:pPr>
        <w:pStyle w:val="Bibliography"/>
      </w:pPr>
      <w:r w:rsidRPr="003B3FBF">
        <w:t>Tornabene, B. J., Blaustein, A. R., Briggs, C. J., Calhoun, D. M., Johnson, P. T. J., McDevitt</w:t>
      </w:r>
      <w:r w:rsidRPr="003B3FBF">
        <w:rPr>
          <w:rFonts w:ascii="Cambria Math" w:hAnsi="Cambria Math" w:cs="Cambria Math"/>
        </w:rPr>
        <w:t>‐</w:t>
      </w:r>
      <w:r w:rsidRPr="003B3FBF">
        <w:t xml:space="preserve">Galles, T., Rohr, J. R., &amp; Hoverman, J. T. (2018). The influence of landscape and </w:t>
      </w:r>
      <w:r w:rsidRPr="003B3FBF">
        <w:lastRenderedPageBreak/>
        <w:t xml:space="preserve">environmental factors on ranavirus epidemiology in a California amphibian assemblage. </w:t>
      </w:r>
      <w:r w:rsidRPr="003B3FBF">
        <w:rPr>
          <w:i/>
          <w:iCs/>
        </w:rPr>
        <w:t>Freshwater Biology</w:t>
      </w:r>
      <w:r w:rsidRPr="003B3FBF">
        <w:t xml:space="preserve">, </w:t>
      </w:r>
      <w:r w:rsidRPr="003B3FBF">
        <w:rPr>
          <w:i/>
          <w:iCs/>
        </w:rPr>
        <w:t>63</w:t>
      </w:r>
      <w:r w:rsidRPr="003B3FBF">
        <w:t>(7), 639–651. https://doi.org/10.1111/fwb.13100</w:t>
      </w:r>
    </w:p>
    <w:p w14:paraId="1312D745" w14:textId="77777777" w:rsidR="003B3FBF" w:rsidRPr="003B3FBF" w:rsidRDefault="003B3FBF" w:rsidP="003B3FBF">
      <w:pPr>
        <w:pStyle w:val="Bibliography"/>
      </w:pPr>
      <w:r w:rsidRPr="003B3FBF">
        <w:t>Valenzuela</w:t>
      </w:r>
      <w:r w:rsidRPr="003B3FBF">
        <w:rPr>
          <w:rFonts w:ascii="Cambria Math" w:hAnsi="Cambria Math" w:cs="Cambria Math"/>
        </w:rPr>
        <w:t>‐</w:t>
      </w:r>
      <w:r w:rsidRPr="003B3FBF">
        <w:t>Sánchez, A., Wilber, M. Q., Canessa, S., Bacigalupe, L. D., Muths, E., Schmidt, B. R., Cunningham, A. A., Ozgul, A., Johnson, P. T. J., Cayuela, H., &amp; Hodgson, D. (2021). Why disease ecology needs life</w:t>
      </w:r>
      <w:r w:rsidRPr="003B3FBF">
        <w:rPr>
          <w:rFonts w:ascii="Cambria Math" w:hAnsi="Cambria Math" w:cs="Cambria Math"/>
        </w:rPr>
        <w:t>‐</w:t>
      </w:r>
      <w:r w:rsidRPr="003B3FBF">
        <w:t xml:space="preserve">history theory: A host perspective. </w:t>
      </w:r>
      <w:r w:rsidRPr="003B3FBF">
        <w:rPr>
          <w:i/>
          <w:iCs/>
        </w:rPr>
        <w:t>Ecology Letters</w:t>
      </w:r>
      <w:r w:rsidRPr="003B3FBF">
        <w:t xml:space="preserve">, </w:t>
      </w:r>
      <w:r w:rsidRPr="003B3FBF">
        <w:rPr>
          <w:i/>
          <w:iCs/>
        </w:rPr>
        <w:t>24</w:t>
      </w:r>
      <w:r w:rsidRPr="003B3FBF">
        <w:t>(4), 876–890. https://doi.org/10.1111/ele.13681</w:t>
      </w:r>
    </w:p>
    <w:p w14:paraId="54D921DF" w14:textId="77777777" w:rsidR="003B3FBF" w:rsidRPr="003B3FBF" w:rsidRDefault="003B3FBF" w:rsidP="003B3FBF">
      <w:pPr>
        <w:pStyle w:val="Bibliography"/>
      </w:pPr>
      <w:r w:rsidRPr="003B3FBF">
        <w:t xml:space="preserve">Webb, C. O., Ackerly, D. D., McPeek, M. A., &amp; Donoghue, M. J. (2002). PHYLOGENIES AND COMMUNITY ECOLOGY. </w:t>
      </w:r>
      <w:r w:rsidRPr="003B3FBF">
        <w:rPr>
          <w:i/>
          <w:iCs/>
        </w:rPr>
        <w:t>Annual Review of Ecology and Systematics</w:t>
      </w:r>
      <w:r w:rsidRPr="003B3FBF">
        <w:t xml:space="preserve">, </w:t>
      </w:r>
      <w:r w:rsidRPr="003B3FBF">
        <w:rPr>
          <w:i/>
          <w:iCs/>
        </w:rPr>
        <w:t>33</w:t>
      </w:r>
      <w:r w:rsidRPr="003B3FBF">
        <w:t>(1), 475–505. https://doi.org/10.1146/annurev.ecolsys.33.010802.150448</w:t>
      </w:r>
    </w:p>
    <w:p w14:paraId="28F53D82" w14:textId="77777777" w:rsidR="003B3FBF" w:rsidRPr="003B3FBF" w:rsidRDefault="003B3FBF" w:rsidP="003B3FBF">
      <w:pPr>
        <w:pStyle w:val="Bibliography"/>
      </w:pPr>
      <w:r w:rsidRPr="003B3FBF">
        <w:t xml:space="preserve">Weinstein, B. G., Graham, C. H., &amp; Parra, J. L. (2017). The role of environment, dispersal and competition in explaining reduced co-occurrence among related species. </w:t>
      </w:r>
      <w:r w:rsidRPr="003B3FBF">
        <w:rPr>
          <w:i/>
          <w:iCs/>
        </w:rPr>
        <w:t>PloS One</w:t>
      </w:r>
      <w:r w:rsidRPr="003B3FBF">
        <w:t xml:space="preserve">, </w:t>
      </w:r>
      <w:r w:rsidRPr="003B3FBF">
        <w:rPr>
          <w:i/>
          <w:iCs/>
        </w:rPr>
        <w:t>12</w:t>
      </w:r>
      <w:r w:rsidRPr="003B3FBF">
        <w:t>(11), e0185493. https://doi.org/10.1371/journal.pone.0185493</w:t>
      </w:r>
    </w:p>
    <w:p w14:paraId="6345615E" w14:textId="77777777" w:rsidR="003B3FBF" w:rsidRPr="003B3FBF" w:rsidRDefault="003B3FBF" w:rsidP="003B3FBF">
      <w:pPr>
        <w:pStyle w:val="Bibliography"/>
      </w:pPr>
      <w:r w:rsidRPr="003B3FBF">
        <w:t xml:space="preserve">Werner, E. E., Skelly, D. K., Relyea, R. A., &amp; Yurewicz, K. L. (2007). Amphibian species richness across environmental gradients. </w:t>
      </w:r>
      <w:r w:rsidRPr="003B3FBF">
        <w:rPr>
          <w:i/>
          <w:iCs/>
        </w:rPr>
        <w:t>Oikos</w:t>
      </w:r>
      <w:r w:rsidRPr="003B3FBF">
        <w:t xml:space="preserve">, </w:t>
      </w:r>
      <w:r w:rsidRPr="003B3FBF">
        <w:rPr>
          <w:i/>
          <w:iCs/>
        </w:rPr>
        <w:t>116</w:t>
      </w:r>
      <w:r w:rsidRPr="003B3FBF">
        <w:t>(10), 1697–1712. https://doi.org/10.1111/j.0030-1299.2007.15935.x</w:t>
      </w:r>
    </w:p>
    <w:p w14:paraId="77B53560" w14:textId="77777777" w:rsidR="003B3FBF" w:rsidRPr="003B3FBF" w:rsidRDefault="003B3FBF" w:rsidP="003B3FBF">
      <w:pPr>
        <w:pStyle w:val="Bibliography"/>
      </w:pPr>
      <w:r w:rsidRPr="003B3FBF">
        <w:t xml:space="preserve">Youker-Smith, T., Boersch-Supan, P., Whipps, C., &amp; Ryan, S. (2018). Environmental Drivers of Ranavirus in Free-Living Amphibians in Constructed Ponds. </w:t>
      </w:r>
      <w:r w:rsidRPr="003B3FBF">
        <w:rPr>
          <w:i/>
          <w:iCs/>
        </w:rPr>
        <w:t>EcoHealth</w:t>
      </w:r>
      <w:r w:rsidRPr="003B3FBF">
        <w:t xml:space="preserve">, </w:t>
      </w:r>
      <w:r w:rsidRPr="003B3FBF">
        <w:rPr>
          <w:i/>
          <w:iCs/>
        </w:rPr>
        <w:t>15</w:t>
      </w:r>
      <w:r w:rsidRPr="003B3FBF">
        <w:t>(3), 608–618. https://doi.org/10.1007/s10393-018-1350-5</w:t>
      </w:r>
    </w:p>
    <w:p w14:paraId="63161ACA" w14:textId="149494F6" w:rsidR="002E6E0F" w:rsidRPr="00FA1EC4" w:rsidRDefault="0069435B" w:rsidP="31DB22D1">
      <w:pPr>
        <w:widowControl w:val="0"/>
        <w:spacing w:line="480" w:lineRule="auto"/>
        <w:ind w:firstLine="187"/>
        <w:rPr>
          <w:sz w:val="24"/>
          <w:szCs w:val="24"/>
        </w:rPr>
      </w:pPr>
      <w:r w:rsidRPr="31DB22D1">
        <w:rPr>
          <w:sz w:val="24"/>
          <w:szCs w:val="24"/>
        </w:rPr>
        <w:fldChar w:fldCharType="end"/>
      </w:r>
      <w:r w:rsidRPr="31DB22D1">
        <w:rPr>
          <w:sz w:val="24"/>
          <w:szCs w:val="24"/>
        </w:rPr>
        <w:br w:type="page"/>
      </w:r>
      <w:commentRangeStart w:id="67"/>
      <w:r w:rsidR="651963D3" w:rsidRPr="00FA1EC4">
        <w:rPr>
          <w:sz w:val="24"/>
          <w:szCs w:val="24"/>
        </w:rPr>
        <w:lastRenderedPageBreak/>
        <w:t>Disclaimer:  This report was prepared as an account of work sponsored by an agency of the United States Government.  Neither the United States Government nor any agency thereof, nor any of their employees, makes any warranty, express or implied, or assumes any legal liability or responsibility for the accuracy, completeness or usefulness of any information, apparatus, product, or process disclosed, or represents that its use would not infringe privately owned rights.  Reference herein to any specific commercial product, process, or service by trade name, trademark, manufacturer, or otherwise does not necessarily constitute or imply its endorsement, recommendation, or favoring by the United States.</w:t>
      </w:r>
      <w:commentRangeEnd w:id="67"/>
      <w:r>
        <w:rPr>
          <w:rStyle w:val="CommentReference"/>
        </w:rPr>
        <w:commentReference w:id="67"/>
      </w:r>
    </w:p>
    <w:p w14:paraId="2C527C8C" w14:textId="0FA666E9" w:rsidR="002770B4" w:rsidRDefault="002770B4">
      <w:pPr>
        <w:rPr>
          <w:sz w:val="24"/>
          <w:szCs w:val="24"/>
        </w:rPr>
      </w:pPr>
      <w:r>
        <w:rPr>
          <w:sz w:val="24"/>
          <w:szCs w:val="24"/>
        </w:rPr>
        <w:br w:type="page"/>
      </w:r>
    </w:p>
    <w:p w14:paraId="7DC6BF26" w14:textId="2D554903" w:rsidR="002E6E0F" w:rsidRDefault="002770B4" w:rsidP="31DB22D1">
      <w:pPr>
        <w:widowControl w:val="0"/>
        <w:pBdr>
          <w:top w:val="nil"/>
          <w:left w:val="nil"/>
          <w:bottom w:val="nil"/>
          <w:right w:val="nil"/>
          <w:between w:val="nil"/>
        </w:pBdr>
        <w:spacing w:line="360" w:lineRule="auto"/>
        <w:rPr>
          <w:sz w:val="24"/>
          <w:szCs w:val="24"/>
        </w:rPr>
      </w:pPr>
      <w:r>
        <w:rPr>
          <w:sz w:val="24"/>
          <w:szCs w:val="24"/>
        </w:rPr>
        <w:lastRenderedPageBreak/>
        <w:t>Supplementary Materials</w:t>
      </w:r>
    </w:p>
    <w:p w14:paraId="5BF4AF54" w14:textId="77777777" w:rsidR="002770B4" w:rsidRDefault="002770B4" w:rsidP="31DB22D1">
      <w:pPr>
        <w:widowControl w:val="0"/>
        <w:pBdr>
          <w:top w:val="nil"/>
          <w:left w:val="nil"/>
          <w:bottom w:val="nil"/>
          <w:right w:val="nil"/>
          <w:between w:val="nil"/>
        </w:pBdr>
        <w:spacing w:line="360" w:lineRule="auto"/>
        <w:rPr>
          <w:sz w:val="24"/>
          <w:szCs w:val="24"/>
        </w:rPr>
      </w:pPr>
    </w:p>
    <w:p w14:paraId="2B1D3F8B" w14:textId="6090DA64" w:rsidR="00AC1151" w:rsidRDefault="00AC1151" w:rsidP="31DB22D1">
      <w:pPr>
        <w:widowControl w:val="0"/>
        <w:pBdr>
          <w:top w:val="nil"/>
          <w:left w:val="nil"/>
          <w:bottom w:val="nil"/>
          <w:right w:val="nil"/>
          <w:between w:val="nil"/>
        </w:pBdr>
        <w:spacing w:line="360" w:lineRule="auto"/>
        <w:rPr>
          <w:sz w:val="24"/>
          <w:szCs w:val="24"/>
        </w:rPr>
      </w:pPr>
      <w:r>
        <w:rPr>
          <w:sz w:val="24"/>
          <w:szCs w:val="24"/>
        </w:rPr>
        <w:t xml:space="preserve">“Abiotic and biotic factors jointly influence the transmission of ranavirus in larval amphibian </w:t>
      </w:r>
      <w:proofErr w:type="gramStart"/>
      <w:r>
        <w:rPr>
          <w:sz w:val="24"/>
          <w:szCs w:val="24"/>
        </w:rPr>
        <w:t>communities</w:t>
      </w:r>
      <w:proofErr w:type="gramEnd"/>
      <w:r>
        <w:rPr>
          <w:sz w:val="24"/>
          <w:szCs w:val="24"/>
        </w:rPr>
        <w:t>”</w:t>
      </w:r>
    </w:p>
    <w:p w14:paraId="54386219" w14:textId="77777777" w:rsidR="00AC1151" w:rsidRDefault="00AC1151">
      <w:pPr>
        <w:rPr>
          <w:sz w:val="24"/>
          <w:szCs w:val="24"/>
        </w:rPr>
      </w:pPr>
    </w:p>
    <w:p w14:paraId="48E61E91" w14:textId="0B0E3CB6" w:rsidR="00AC1151" w:rsidRDefault="00AC1151">
      <w:pPr>
        <w:rPr>
          <w:sz w:val="24"/>
          <w:szCs w:val="24"/>
        </w:rPr>
      </w:pPr>
      <w:r>
        <w:rPr>
          <w:sz w:val="24"/>
          <w:szCs w:val="24"/>
        </w:rPr>
        <w:t>Appendix S1: Equations and Parameters</w:t>
      </w:r>
    </w:p>
    <w:p w14:paraId="7DAC9EE9" w14:textId="533E89BB" w:rsidR="00AC1151" w:rsidRDefault="00AC1151">
      <w:pPr>
        <w:rPr>
          <w:sz w:val="24"/>
          <w:szCs w:val="24"/>
        </w:rPr>
      </w:pPr>
      <w:r>
        <w:rPr>
          <w:sz w:val="24"/>
          <w:szCs w:val="24"/>
        </w:rPr>
        <w:t>Appendix S2: Supplementary Figures</w:t>
      </w:r>
    </w:p>
    <w:p w14:paraId="182FBEEA" w14:textId="1B87EEF0" w:rsidR="002770B4" w:rsidRDefault="002770B4">
      <w:pPr>
        <w:rPr>
          <w:sz w:val="24"/>
          <w:szCs w:val="24"/>
        </w:rPr>
      </w:pPr>
      <w:r>
        <w:rPr>
          <w:sz w:val="24"/>
          <w:szCs w:val="24"/>
        </w:rPr>
        <w:br w:type="page"/>
      </w:r>
    </w:p>
    <w:p w14:paraId="0275E128" w14:textId="40479449" w:rsidR="002770B4" w:rsidRDefault="00AC1151" w:rsidP="002770B4">
      <w:r>
        <w:lastRenderedPageBreak/>
        <w:t xml:space="preserve">Appendix S1: </w:t>
      </w:r>
      <w:r w:rsidR="002770B4">
        <w:t>Equations</w:t>
      </w:r>
      <w:r>
        <w:t xml:space="preserve"> and parameters</w:t>
      </w:r>
    </w:p>
    <w:p w14:paraId="7F4B7D04" w14:textId="77777777" w:rsidR="002770B4" w:rsidRDefault="002770B4" w:rsidP="002770B4"/>
    <w:p w14:paraId="4D458F61" w14:textId="2D79F40D" w:rsidR="00AC1151" w:rsidRPr="00AC1151" w:rsidRDefault="00AC1151" w:rsidP="002770B4">
      <w:pPr>
        <w:rPr>
          <w:b/>
          <w:bCs/>
        </w:rPr>
      </w:pPr>
      <w:r w:rsidRPr="00AC1151">
        <w:rPr>
          <w:b/>
          <w:bCs/>
        </w:rPr>
        <w:t xml:space="preserve">Equations </w:t>
      </w:r>
    </w:p>
    <w:p w14:paraId="19F430F8" w14:textId="77777777" w:rsidR="00AC1151" w:rsidRDefault="00AC1151" w:rsidP="002770B4"/>
    <w:p w14:paraId="0E07F938" w14:textId="3E0DAA2A" w:rsidR="002770B4" w:rsidRDefault="002770B4" w:rsidP="002770B4">
      <w:r>
        <w:t xml:space="preserve">Two species of hosts interact with each other in a community. Infections can occur through </w:t>
      </w:r>
      <w:r w:rsidR="00AD22C9">
        <w:t>inter</w:t>
      </w:r>
      <w:r>
        <w:t xml:space="preserve">specific, </w:t>
      </w:r>
      <w:r w:rsidR="00AD22C9">
        <w:t>intra</w:t>
      </w:r>
      <w:r>
        <w:t xml:space="preserve">specific, or environmental transmission. The rate of transmission is determined by the infectious individual or virion. Infectious individuals of both host species shed free-living infectious virions into the environment at a constant rate. </w:t>
      </w:r>
    </w:p>
    <w:p w14:paraId="62F0A000" w14:textId="77777777" w:rsidR="002770B4" w:rsidRDefault="002770B4" w:rsidP="002770B4"/>
    <w:p w14:paraId="443704DB"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oMath>
      </m:oMathPara>
    </w:p>
    <w:p w14:paraId="0DC20BC5" w14:textId="77777777" w:rsidR="002770B4" w:rsidRPr="00E84F43" w:rsidRDefault="002770B4" w:rsidP="002770B4"/>
    <w:p w14:paraId="684A3F9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oMath>
      </m:oMathPara>
    </w:p>
    <w:p w14:paraId="0377229C" w14:textId="77777777" w:rsidR="002770B4" w:rsidRPr="00E84F43" w:rsidRDefault="002770B4" w:rsidP="002770B4"/>
    <w:p w14:paraId="0C777379"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a</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oMath>
      </m:oMathPara>
    </w:p>
    <w:p w14:paraId="5D95904B" w14:textId="77777777" w:rsidR="002770B4" w:rsidRPr="00E84F43" w:rsidRDefault="002770B4" w:rsidP="002770B4"/>
    <w:p w14:paraId="4DCD74F2"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β</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b</m:t>
              </m:r>
            </m:sub>
          </m:sSub>
          <m:r>
            <m:rPr>
              <m:sty m:val="p"/>
            </m:rPr>
            <w:rPr>
              <w:rFonts w:ascii="Cambria Math" w:hAnsi="Cambria Math"/>
            </w:rPr>
            <m:t>V-</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-μ</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oMath>
      </m:oMathPara>
    </w:p>
    <w:p w14:paraId="5E0C50BD" w14:textId="77777777" w:rsidR="002770B4" w:rsidRPr="00E84F43" w:rsidRDefault="002770B4" w:rsidP="002770B4"/>
    <w:p w14:paraId="198240EC"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a</m:t>
              </m:r>
            </m:sub>
          </m:sSub>
        </m:oMath>
      </m:oMathPara>
    </w:p>
    <w:p w14:paraId="3501648B" w14:textId="77777777" w:rsidR="002770B4" w:rsidRPr="00E84F43" w:rsidRDefault="002770B4" w:rsidP="002770B4"/>
    <w:p w14:paraId="117AF4ED" w14:textId="77777777" w:rsidR="002770B4" w:rsidRPr="00427D91" w:rsidRDefault="00000000" w:rsidP="002770B4">
      <m:oMathPara>
        <m:oMathParaPr>
          <m:jc m:val="center"/>
        </m:oMathParaPr>
        <m:oMath>
          <m:f>
            <m:fPr>
              <m:ctrlPr>
                <w:rPr>
                  <w:rFonts w:ascii="Cambria Math" w:hAnsi="Cambria Math"/>
                </w:rPr>
              </m:ctrlPr>
            </m:fPr>
            <m:num>
              <m:r>
                <m:rPr>
                  <m:sty m:val="p"/>
                </m:rPr>
                <w:rPr>
                  <w:rFonts w:ascii="Cambria Math" w:hAnsi="Cambria Math"/>
                </w:rPr>
                <m:t>d</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b</m:t>
              </m:r>
            </m:sub>
          </m:sSub>
        </m:oMath>
      </m:oMathPara>
    </w:p>
    <w:p w14:paraId="3512E610" w14:textId="77777777" w:rsidR="002770B4" w:rsidRPr="00E84F43" w:rsidRDefault="002770B4" w:rsidP="002770B4"/>
    <w:p w14:paraId="6DED62FB" w14:textId="3E6C4D31" w:rsidR="002770B4" w:rsidRPr="00E84F43" w:rsidRDefault="00000000" w:rsidP="002770B4">
      <m:oMathPara>
        <m:oMath>
          <m:f>
            <m:fPr>
              <m:ctrlPr>
                <w:rPr>
                  <w:rFonts w:ascii="Cambria Math" w:hAnsi="Cambria Math"/>
                </w:rPr>
              </m:ctrlPr>
            </m:fPr>
            <m:num>
              <m:r>
                <m:rPr>
                  <m:sty m:val="p"/>
                </m:rPr>
                <w:rPr>
                  <w:rFonts w:ascii="Cambria Math" w:hAnsi="Cambria Math"/>
                </w:rPr>
                <m:t>dV</m:t>
              </m:r>
            </m:num>
            <m:den>
              <m:r>
                <m:rPr>
                  <m:sty m:val="p"/>
                </m:rP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a</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σ</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I</m:t>
              </m:r>
            </m:e>
            <m:sub>
              <m:r>
                <m:rPr>
                  <m:sty m:val="p"/>
                </m:rPr>
                <w:rPr>
                  <w:rFonts w:ascii="Cambria Math" w:hAnsi="Cambria Math"/>
                </w:rPr>
                <m:t>b</m:t>
              </m:r>
            </m:sub>
          </m:sSub>
          <m:r>
            <m:rPr>
              <m:sty m:val="p"/>
            </m:rPr>
            <w:rPr>
              <w:rFonts w:ascii="Cambria Math" w:hAnsi="Cambria Math"/>
            </w:rPr>
            <m:t>-ϵV</m:t>
          </m:r>
        </m:oMath>
      </m:oMathPara>
    </w:p>
    <w:p w14:paraId="185ABA87" w14:textId="77777777" w:rsidR="00AC1151" w:rsidRDefault="00AC1151">
      <w:pPr>
        <w:rPr>
          <w:b/>
          <w:bCs/>
        </w:rPr>
      </w:pPr>
      <w:r>
        <w:rPr>
          <w:b/>
          <w:bCs/>
        </w:rPr>
        <w:br w:type="page"/>
      </w:r>
    </w:p>
    <w:p w14:paraId="46FB39DC" w14:textId="2B35E388" w:rsidR="002770B4" w:rsidRDefault="002770B4" w:rsidP="002770B4">
      <w:pPr>
        <w:rPr>
          <w:b/>
          <w:bCs/>
        </w:rPr>
      </w:pPr>
      <w:r w:rsidRPr="00AC1151">
        <w:rPr>
          <w:b/>
          <w:bCs/>
        </w:rPr>
        <w:lastRenderedPageBreak/>
        <w:t>Parameters and Variables</w:t>
      </w:r>
    </w:p>
    <w:p w14:paraId="02796FCB" w14:textId="77777777" w:rsidR="00AC1151" w:rsidRPr="00AC1151" w:rsidRDefault="00AC1151" w:rsidP="002770B4">
      <w:pPr>
        <w:rPr>
          <w:b/>
          <w:bCs/>
        </w:rPr>
      </w:pPr>
    </w:p>
    <w:tbl>
      <w:tblPr>
        <w:tblStyle w:val="TableGrid"/>
        <w:tblW w:w="9350" w:type="dxa"/>
        <w:tblLook w:val="04A0" w:firstRow="1" w:lastRow="0" w:firstColumn="1" w:lastColumn="0" w:noHBand="0" w:noVBand="1"/>
      </w:tblPr>
      <w:tblGrid>
        <w:gridCol w:w="2245"/>
        <w:gridCol w:w="4410"/>
        <w:gridCol w:w="2695"/>
      </w:tblGrid>
      <w:tr w:rsidR="002770B4" w14:paraId="3E005E38" w14:textId="2724C636" w:rsidTr="002770B4">
        <w:trPr>
          <w:trHeight w:val="507"/>
        </w:trPr>
        <w:tc>
          <w:tcPr>
            <w:tcW w:w="2245" w:type="dxa"/>
          </w:tcPr>
          <w:p w14:paraId="393789D4" w14:textId="77777777" w:rsidR="002770B4" w:rsidRDefault="002770B4" w:rsidP="007210C1">
            <w:r>
              <w:t>Parameter or Variable</w:t>
            </w:r>
          </w:p>
        </w:tc>
        <w:tc>
          <w:tcPr>
            <w:tcW w:w="4410" w:type="dxa"/>
          </w:tcPr>
          <w:p w14:paraId="22AF570B" w14:textId="78FC8958" w:rsidR="002770B4" w:rsidRDefault="002770B4" w:rsidP="007210C1">
            <w:r>
              <w:t>Definition</w:t>
            </w:r>
          </w:p>
        </w:tc>
        <w:tc>
          <w:tcPr>
            <w:tcW w:w="2695" w:type="dxa"/>
          </w:tcPr>
          <w:p w14:paraId="48D4D6B0" w14:textId="33ACAD2D" w:rsidR="002770B4" w:rsidRDefault="002770B4" w:rsidP="007210C1">
            <w:r>
              <w:t>Units</w:t>
            </w:r>
          </w:p>
        </w:tc>
      </w:tr>
      <w:tr w:rsidR="002770B4" w14:paraId="6BD02292" w14:textId="283D0C4F" w:rsidTr="002770B4">
        <w:trPr>
          <w:trHeight w:val="266"/>
        </w:trPr>
        <w:tc>
          <w:tcPr>
            <w:tcW w:w="2245" w:type="dxa"/>
          </w:tcPr>
          <w:p w14:paraId="2F2B7185"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4410" w:type="dxa"/>
          </w:tcPr>
          <w:p w14:paraId="30AED9BA" w14:textId="14917AC0" w:rsidR="002770B4" w:rsidRDefault="002770B4" w:rsidP="007210C1">
            <w:r>
              <w:t>transmission rate for more competent host</w:t>
            </w:r>
          </w:p>
        </w:tc>
        <w:tc>
          <w:tcPr>
            <w:tcW w:w="2695" w:type="dxa"/>
          </w:tcPr>
          <w:p w14:paraId="490DFB87" w14:textId="0019AE65" w:rsidR="002770B4" w:rsidRDefault="002770B4" w:rsidP="007210C1">
            <w:r>
              <w:t>infections contact</w:t>
            </w:r>
            <w:r>
              <w:rPr>
                <w:vertAlign w:val="superscript"/>
              </w:rPr>
              <w:t>-1</w:t>
            </w:r>
            <w:r>
              <w:t xml:space="preserve"> day</w:t>
            </w:r>
            <w:r>
              <w:rPr>
                <w:vertAlign w:val="superscript"/>
              </w:rPr>
              <w:t>-1</w:t>
            </w:r>
          </w:p>
        </w:tc>
      </w:tr>
      <w:tr w:rsidR="002770B4" w14:paraId="15AFA308" w14:textId="3877592A" w:rsidTr="002770B4">
        <w:trPr>
          <w:trHeight w:val="253"/>
        </w:trPr>
        <w:tc>
          <w:tcPr>
            <w:tcW w:w="2245" w:type="dxa"/>
          </w:tcPr>
          <w:p w14:paraId="2ACB35FF" w14:textId="77777777" w:rsidR="002770B4" w:rsidRDefault="00000000" w:rsidP="007210C1">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4410" w:type="dxa"/>
          </w:tcPr>
          <w:p w14:paraId="50E35453" w14:textId="3A2C0AB5" w:rsidR="002770B4" w:rsidRDefault="002770B4" w:rsidP="007210C1">
            <w:r>
              <w:t>transmission rate for less competent host</w:t>
            </w:r>
          </w:p>
        </w:tc>
        <w:tc>
          <w:tcPr>
            <w:tcW w:w="2695" w:type="dxa"/>
          </w:tcPr>
          <w:p w14:paraId="55A4620B" w14:textId="22D3B208" w:rsidR="002770B4" w:rsidRDefault="002770B4" w:rsidP="007210C1">
            <w:r>
              <w:t>infections contact</w:t>
            </w:r>
            <w:r>
              <w:rPr>
                <w:vertAlign w:val="superscript"/>
              </w:rPr>
              <w:t>-1</w:t>
            </w:r>
            <w:r>
              <w:t xml:space="preserve"> day</w:t>
            </w:r>
            <w:r>
              <w:rPr>
                <w:vertAlign w:val="superscript"/>
              </w:rPr>
              <w:t>-1</w:t>
            </w:r>
          </w:p>
        </w:tc>
      </w:tr>
      <w:tr w:rsidR="002770B4" w14:paraId="49540EE9" w14:textId="1E522C45" w:rsidTr="002770B4">
        <w:trPr>
          <w:trHeight w:val="253"/>
        </w:trPr>
        <w:tc>
          <w:tcPr>
            <w:tcW w:w="2245" w:type="dxa"/>
          </w:tcPr>
          <w:p w14:paraId="0E0E2D7F" w14:textId="77777777" w:rsidR="002770B4" w:rsidRDefault="002770B4" w:rsidP="007210C1">
            <m:oMathPara>
              <m:oMath>
                <m:r>
                  <m:rPr>
                    <m:sty m:val="p"/>
                  </m:rPr>
                  <w:rPr>
                    <w:rFonts w:ascii="Cambria Math" w:hAnsi="Cambria Math"/>
                  </w:rPr>
                  <m:t>ϕ</m:t>
                </m:r>
              </m:oMath>
            </m:oMathPara>
          </w:p>
        </w:tc>
        <w:tc>
          <w:tcPr>
            <w:tcW w:w="4410" w:type="dxa"/>
          </w:tcPr>
          <w:p w14:paraId="50F40E78" w14:textId="67D08BEB" w:rsidR="002770B4" w:rsidRDefault="002770B4" w:rsidP="007210C1">
            <w:r>
              <w:t>environmental transmission rate</w:t>
            </w:r>
          </w:p>
        </w:tc>
        <w:tc>
          <w:tcPr>
            <w:tcW w:w="2695" w:type="dxa"/>
          </w:tcPr>
          <w:p w14:paraId="51791899" w14:textId="50DC179D" w:rsidR="002770B4" w:rsidRDefault="002770B4" w:rsidP="007210C1">
            <w:r>
              <w:t>infections contact</w:t>
            </w:r>
            <w:r>
              <w:rPr>
                <w:vertAlign w:val="superscript"/>
              </w:rPr>
              <w:t>-1</w:t>
            </w:r>
            <w:r>
              <w:t xml:space="preserve"> day</w:t>
            </w:r>
            <w:r>
              <w:rPr>
                <w:vertAlign w:val="superscript"/>
              </w:rPr>
              <w:t>-1</w:t>
            </w:r>
          </w:p>
        </w:tc>
      </w:tr>
      <w:tr w:rsidR="002770B4" w14:paraId="1C13ED40" w14:textId="2DB19500" w:rsidTr="002770B4">
        <w:trPr>
          <w:trHeight w:val="266"/>
        </w:trPr>
        <w:tc>
          <w:tcPr>
            <w:tcW w:w="2245" w:type="dxa"/>
          </w:tcPr>
          <w:p w14:paraId="38CCED97" w14:textId="77777777" w:rsidR="002770B4" w:rsidRDefault="002770B4" w:rsidP="007210C1">
            <m:oMathPara>
              <m:oMath>
                <m:r>
                  <m:rPr>
                    <m:sty m:val="p"/>
                  </m:rPr>
                  <w:rPr>
                    <w:rFonts w:ascii="Cambria Math" w:hAnsi="Cambria Math"/>
                  </w:rPr>
                  <m:t>λ</m:t>
                </m:r>
              </m:oMath>
            </m:oMathPara>
          </w:p>
        </w:tc>
        <w:tc>
          <w:tcPr>
            <w:tcW w:w="4410" w:type="dxa"/>
          </w:tcPr>
          <w:p w14:paraId="28C397BE" w14:textId="3D80AD0A" w:rsidR="002770B4" w:rsidRDefault="002770B4" w:rsidP="007210C1">
            <w:r>
              <w:t>birth rate</w:t>
            </w:r>
          </w:p>
        </w:tc>
        <w:tc>
          <w:tcPr>
            <w:tcW w:w="2695" w:type="dxa"/>
          </w:tcPr>
          <w:p w14:paraId="10ADFEAA" w14:textId="779C7AB2" w:rsidR="002770B4" w:rsidRDefault="002770B4" w:rsidP="007210C1">
            <w:r>
              <w:t xml:space="preserve">births </w:t>
            </w:r>
            <w:proofErr w:type="gramStart"/>
            <w:r>
              <w:t>day</w:t>
            </w:r>
            <w:r>
              <w:rPr>
                <w:vertAlign w:val="superscript"/>
              </w:rPr>
              <w:t>-1</w:t>
            </w:r>
            <w:proofErr w:type="gramEnd"/>
          </w:p>
        </w:tc>
      </w:tr>
      <w:tr w:rsidR="002770B4" w14:paraId="64882C20" w14:textId="7E0F752E" w:rsidTr="002770B4">
        <w:trPr>
          <w:trHeight w:val="253"/>
        </w:trPr>
        <w:tc>
          <w:tcPr>
            <w:tcW w:w="2245" w:type="dxa"/>
          </w:tcPr>
          <w:p w14:paraId="43816A18" w14:textId="24366BCC" w:rsidR="002770B4" w:rsidRDefault="00480CC2" w:rsidP="007210C1">
            <m:oMathPara>
              <m:oMath>
                <m:r>
                  <m:rPr>
                    <m:sty m:val="p"/>
                  </m:rPr>
                  <w:rPr>
                    <w:rFonts w:ascii="Cambria Math" w:hAnsi="Cambria Math"/>
                  </w:rPr>
                  <w:softHyphen/>
                </m:r>
                <m:sSub>
                  <m:sSubPr>
                    <m:ctrlPr>
                      <w:rPr>
                        <w:rFonts w:ascii="Cambria Math" w:hAnsi="Cambria Math"/>
                      </w:rPr>
                    </m:ctrlPr>
                  </m:sSubPr>
                  <m:e>
                    <m:r>
                      <m:rPr>
                        <m:sty m:val="p"/>
                      </m:rPr>
                      <w:rPr>
                        <w:rFonts w:ascii="Cambria Math" w:hAnsi="Cambria Math"/>
                      </w:rPr>
                      <m:t>μ</m:t>
                    </m:r>
                  </m:e>
                  <m:sub>
                    <m:r>
                      <m:rPr>
                        <m:sty m:val="p"/>
                      </m:rPr>
                      <w:rPr>
                        <w:rFonts w:ascii="Cambria Math" w:hAnsi="Cambria Math"/>
                      </w:rPr>
                      <m:t>a</m:t>
                    </m:r>
                  </m:sub>
                </m:sSub>
              </m:oMath>
            </m:oMathPara>
          </w:p>
        </w:tc>
        <w:tc>
          <w:tcPr>
            <w:tcW w:w="4410" w:type="dxa"/>
          </w:tcPr>
          <w:p w14:paraId="56CFFD40" w14:textId="3D81E86F" w:rsidR="002770B4" w:rsidRDefault="002770B4" w:rsidP="007210C1">
            <w:r>
              <w:t>death rate</w:t>
            </w:r>
            <w:r w:rsidR="00480CC2">
              <w:t xml:space="preserve"> of more competent host</w:t>
            </w:r>
          </w:p>
        </w:tc>
        <w:tc>
          <w:tcPr>
            <w:tcW w:w="2695" w:type="dxa"/>
          </w:tcPr>
          <w:p w14:paraId="320F531B" w14:textId="2EA6C995" w:rsidR="002770B4" w:rsidRDefault="002770B4" w:rsidP="007210C1">
            <w:proofErr w:type="gramStart"/>
            <w:r>
              <w:t>day</w:t>
            </w:r>
            <w:r>
              <w:rPr>
                <w:vertAlign w:val="superscript"/>
              </w:rPr>
              <w:t>-1</w:t>
            </w:r>
            <w:proofErr w:type="gramEnd"/>
          </w:p>
        </w:tc>
      </w:tr>
      <w:tr w:rsidR="00480CC2" w14:paraId="5FAF0086" w14:textId="77777777" w:rsidTr="002770B4">
        <w:trPr>
          <w:trHeight w:val="253"/>
        </w:trPr>
        <w:tc>
          <w:tcPr>
            <w:tcW w:w="2245" w:type="dxa"/>
          </w:tcPr>
          <w:p w14:paraId="1626FD12" w14:textId="68CA31FF" w:rsidR="00480CC2" w:rsidRPr="00480CC2" w:rsidRDefault="00000000" w:rsidP="007210C1">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b</m:t>
                    </m:r>
                  </m:sub>
                </m:sSub>
              </m:oMath>
            </m:oMathPara>
          </w:p>
        </w:tc>
        <w:tc>
          <w:tcPr>
            <w:tcW w:w="4410" w:type="dxa"/>
          </w:tcPr>
          <w:p w14:paraId="70C76ACF" w14:textId="48DDA8E8" w:rsidR="00480CC2" w:rsidRDefault="00480CC2" w:rsidP="007210C1">
            <w:r>
              <w:t>death rate of less competent host</w:t>
            </w:r>
          </w:p>
        </w:tc>
        <w:tc>
          <w:tcPr>
            <w:tcW w:w="2695" w:type="dxa"/>
          </w:tcPr>
          <w:p w14:paraId="2D598E26" w14:textId="3FF40428" w:rsidR="00480CC2" w:rsidRDefault="00480CC2" w:rsidP="007210C1">
            <w:proofErr w:type="gramStart"/>
            <w:r>
              <w:t>day</w:t>
            </w:r>
            <w:r>
              <w:rPr>
                <w:vertAlign w:val="superscript"/>
              </w:rPr>
              <w:t>-1</w:t>
            </w:r>
            <w:proofErr w:type="gramEnd"/>
          </w:p>
        </w:tc>
      </w:tr>
      <w:tr w:rsidR="002770B4" w14:paraId="2C1F45CB" w14:textId="10F41425" w:rsidTr="002770B4">
        <w:trPr>
          <w:trHeight w:val="266"/>
        </w:trPr>
        <w:tc>
          <w:tcPr>
            <w:tcW w:w="2245" w:type="dxa"/>
          </w:tcPr>
          <w:p w14:paraId="5711B937" w14:textId="77777777" w:rsidR="002770B4" w:rsidRDefault="002770B4" w:rsidP="007210C1">
            <m:oMathPara>
              <m:oMath>
                <m:r>
                  <m:rPr>
                    <m:sty m:val="p"/>
                  </m:rPr>
                  <w:rPr>
                    <w:rFonts w:ascii="Cambria Math" w:hAnsi="Cambria Math"/>
                  </w:rPr>
                  <m:t>α</m:t>
                </m:r>
              </m:oMath>
            </m:oMathPara>
          </w:p>
        </w:tc>
        <w:tc>
          <w:tcPr>
            <w:tcW w:w="4410" w:type="dxa"/>
          </w:tcPr>
          <w:p w14:paraId="5DFB5AE8" w14:textId="05000678" w:rsidR="002770B4" w:rsidRDefault="002770B4" w:rsidP="007210C1">
            <w:r>
              <w:t>recovery rate</w:t>
            </w:r>
          </w:p>
        </w:tc>
        <w:tc>
          <w:tcPr>
            <w:tcW w:w="2695" w:type="dxa"/>
          </w:tcPr>
          <w:p w14:paraId="7EB5810A" w14:textId="4E40DA7E" w:rsidR="002770B4" w:rsidRDefault="002770B4" w:rsidP="007210C1">
            <w:proofErr w:type="gramStart"/>
            <w:r>
              <w:t>day</w:t>
            </w:r>
            <w:r>
              <w:rPr>
                <w:vertAlign w:val="superscript"/>
              </w:rPr>
              <w:t>-1</w:t>
            </w:r>
            <w:proofErr w:type="gramEnd"/>
          </w:p>
        </w:tc>
      </w:tr>
      <w:tr w:rsidR="002770B4" w14:paraId="286FA38D" w14:textId="14246647" w:rsidTr="002770B4">
        <w:trPr>
          <w:trHeight w:val="253"/>
        </w:trPr>
        <w:tc>
          <w:tcPr>
            <w:tcW w:w="2245" w:type="dxa"/>
          </w:tcPr>
          <w:p w14:paraId="46C5462D" w14:textId="77777777" w:rsidR="002770B4" w:rsidRDefault="002770B4" w:rsidP="007210C1">
            <m:oMathPara>
              <m:oMath>
                <m:r>
                  <m:rPr>
                    <m:sty m:val="p"/>
                  </m:rPr>
                  <w:rPr>
                    <w:rFonts w:ascii="Cambria Math" w:hAnsi="Cambria Math"/>
                  </w:rPr>
                  <m:t>σ</m:t>
                </m:r>
              </m:oMath>
            </m:oMathPara>
          </w:p>
        </w:tc>
        <w:tc>
          <w:tcPr>
            <w:tcW w:w="4410" w:type="dxa"/>
          </w:tcPr>
          <w:p w14:paraId="1922067D" w14:textId="0C0563EF" w:rsidR="002770B4" w:rsidRDefault="002770B4" w:rsidP="007210C1">
            <w:r>
              <w:t>shedding rate</w:t>
            </w:r>
          </w:p>
        </w:tc>
        <w:tc>
          <w:tcPr>
            <w:tcW w:w="2695" w:type="dxa"/>
          </w:tcPr>
          <w:p w14:paraId="53747F31" w14:textId="290B0285" w:rsidR="002770B4" w:rsidRDefault="002770B4" w:rsidP="007210C1">
            <w:proofErr w:type="gramStart"/>
            <w:r>
              <w:t>day</w:t>
            </w:r>
            <w:r>
              <w:rPr>
                <w:vertAlign w:val="superscript"/>
              </w:rPr>
              <w:t>-1</w:t>
            </w:r>
            <w:proofErr w:type="gramEnd"/>
          </w:p>
        </w:tc>
      </w:tr>
      <w:tr w:rsidR="002770B4" w14:paraId="42BD00B8" w14:textId="37406CFE" w:rsidTr="002770B4">
        <w:trPr>
          <w:trHeight w:val="253"/>
        </w:trPr>
        <w:tc>
          <w:tcPr>
            <w:tcW w:w="2245" w:type="dxa"/>
          </w:tcPr>
          <w:p w14:paraId="5DE23309" w14:textId="77777777" w:rsidR="002770B4" w:rsidRDefault="002770B4" w:rsidP="007210C1">
            <m:oMathPara>
              <m:oMath>
                <m:r>
                  <m:rPr>
                    <m:sty m:val="p"/>
                  </m:rPr>
                  <w:rPr>
                    <w:rFonts w:ascii="Cambria Math" w:hAnsi="Cambria Math"/>
                  </w:rPr>
                  <m:t>ϵ</m:t>
                </m:r>
              </m:oMath>
            </m:oMathPara>
          </w:p>
        </w:tc>
        <w:tc>
          <w:tcPr>
            <w:tcW w:w="4410" w:type="dxa"/>
          </w:tcPr>
          <w:p w14:paraId="49CCBFCE" w14:textId="1D060DD9" w:rsidR="002770B4" w:rsidRDefault="002770B4" w:rsidP="007210C1">
            <w:r>
              <w:t>viral degradation rate</w:t>
            </w:r>
          </w:p>
        </w:tc>
        <w:tc>
          <w:tcPr>
            <w:tcW w:w="2695" w:type="dxa"/>
          </w:tcPr>
          <w:p w14:paraId="3DA21F38" w14:textId="7998F03C" w:rsidR="002770B4" w:rsidRDefault="002770B4" w:rsidP="007210C1">
            <w:proofErr w:type="gramStart"/>
            <w:r>
              <w:t>day</w:t>
            </w:r>
            <w:r>
              <w:rPr>
                <w:vertAlign w:val="superscript"/>
              </w:rPr>
              <w:t>-1</w:t>
            </w:r>
            <w:proofErr w:type="gramEnd"/>
          </w:p>
        </w:tc>
      </w:tr>
      <w:tr w:rsidR="002770B4" w14:paraId="237BAA9C" w14:textId="0F94841C" w:rsidTr="002770B4">
        <w:trPr>
          <w:trHeight w:val="266"/>
        </w:trPr>
        <w:tc>
          <w:tcPr>
            <w:tcW w:w="2245" w:type="dxa"/>
          </w:tcPr>
          <w:p w14:paraId="67D16BDB" w14:textId="77777777" w:rsidR="002770B4" w:rsidRDefault="002770B4" w:rsidP="007210C1">
            <m:oMathPara>
              <m:oMath>
                <m:r>
                  <w:rPr>
                    <w:rFonts w:ascii="Cambria Math" w:hAnsi="Cambria Math"/>
                  </w:rPr>
                  <m:t>S</m:t>
                </m:r>
              </m:oMath>
            </m:oMathPara>
          </w:p>
        </w:tc>
        <w:tc>
          <w:tcPr>
            <w:tcW w:w="4410" w:type="dxa"/>
          </w:tcPr>
          <w:p w14:paraId="6823A8AB" w14:textId="499C2A9E" w:rsidR="002770B4" w:rsidRDefault="002770B4" w:rsidP="007210C1">
            <w:r>
              <w:t>Susceptible individuals</w:t>
            </w:r>
          </w:p>
        </w:tc>
        <w:tc>
          <w:tcPr>
            <w:tcW w:w="2695" w:type="dxa"/>
          </w:tcPr>
          <w:p w14:paraId="4F9CD4B4" w14:textId="77777777" w:rsidR="002770B4" w:rsidRDefault="002770B4" w:rsidP="007210C1"/>
        </w:tc>
      </w:tr>
      <w:tr w:rsidR="002770B4" w14:paraId="6DDBC087" w14:textId="4E98CF83" w:rsidTr="002770B4">
        <w:trPr>
          <w:trHeight w:val="253"/>
        </w:trPr>
        <w:tc>
          <w:tcPr>
            <w:tcW w:w="2245" w:type="dxa"/>
          </w:tcPr>
          <w:p w14:paraId="5A4CE6B5" w14:textId="77777777" w:rsidR="002770B4" w:rsidRDefault="002770B4" w:rsidP="007210C1">
            <m:oMathPara>
              <m:oMath>
                <m:r>
                  <w:rPr>
                    <w:rFonts w:ascii="Cambria Math" w:hAnsi="Cambria Math"/>
                  </w:rPr>
                  <m:t>I</m:t>
                </m:r>
              </m:oMath>
            </m:oMathPara>
          </w:p>
        </w:tc>
        <w:tc>
          <w:tcPr>
            <w:tcW w:w="4410" w:type="dxa"/>
          </w:tcPr>
          <w:p w14:paraId="533B84E5" w14:textId="1B6CA5E7" w:rsidR="002770B4" w:rsidRDefault="002770B4" w:rsidP="007210C1">
            <w:r>
              <w:t>Infectious individuals</w:t>
            </w:r>
          </w:p>
        </w:tc>
        <w:tc>
          <w:tcPr>
            <w:tcW w:w="2695" w:type="dxa"/>
          </w:tcPr>
          <w:p w14:paraId="575DB16D" w14:textId="77777777" w:rsidR="002770B4" w:rsidRDefault="002770B4" w:rsidP="007210C1"/>
        </w:tc>
      </w:tr>
      <w:tr w:rsidR="002770B4" w14:paraId="73A8DB00" w14:textId="406C7E76" w:rsidTr="002770B4">
        <w:trPr>
          <w:trHeight w:val="266"/>
        </w:trPr>
        <w:tc>
          <w:tcPr>
            <w:tcW w:w="2245" w:type="dxa"/>
          </w:tcPr>
          <w:p w14:paraId="2275E3A5" w14:textId="77777777" w:rsidR="002770B4" w:rsidRDefault="002770B4" w:rsidP="007210C1">
            <m:oMathPara>
              <m:oMath>
                <m:r>
                  <w:rPr>
                    <w:rFonts w:ascii="Cambria Math" w:hAnsi="Cambria Math"/>
                  </w:rPr>
                  <m:t>R</m:t>
                </m:r>
              </m:oMath>
            </m:oMathPara>
          </w:p>
        </w:tc>
        <w:tc>
          <w:tcPr>
            <w:tcW w:w="4410" w:type="dxa"/>
          </w:tcPr>
          <w:p w14:paraId="1FAAFA4C" w14:textId="3862D3E0" w:rsidR="002770B4" w:rsidRDefault="002770B4" w:rsidP="007210C1">
            <w:r>
              <w:t>Recovered individuals</w:t>
            </w:r>
          </w:p>
        </w:tc>
        <w:tc>
          <w:tcPr>
            <w:tcW w:w="2695" w:type="dxa"/>
          </w:tcPr>
          <w:p w14:paraId="1D3C42DF" w14:textId="77777777" w:rsidR="002770B4" w:rsidRDefault="002770B4" w:rsidP="007210C1"/>
        </w:tc>
      </w:tr>
      <w:tr w:rsidR="002770B4" w14:paraId="43AC6CF9" w14:textId="2BDE1BDC" w:rsidTr="002770B4">
        <w:trPr>
          <w:trHeight w:val="253"/>
        </w:trPr>
        <w:tc>
          <w:tcPr>
            <w:tcW w:w="2245" w:type="dxa"/>
          </w:tcPr>
          <w:p w14:paraId="2FE67C66" w14:textId="77777777" w:rsidR="002770B4" w:rsidRDefault="002770B4" w:rsidP="007210C1">
            <m:oMathPara>
              <m:oMath>
                <m:r>
                  <w:rPr>
                    <w:rFonts w:ascii="Cambria Math" w:hAnsi="Cambria Math"/>
                  </w:rPr>
                  <m:t>V</m:t>
                </m:r>
              </m:oMath>
            </m:oMathPara>
          </w:p>
        </w:tc>
        <w:tc>
          <w:tcPr>
            <w:tcW w:w="4410" w:type="dxa"/>
          </w:tcPr>
          <w:p w14:paraId="383F1006" w14:textId="09C884AA" w:rsidR="002770B4" w:rsidRDefault="002770B4" w:rsidP="007210C1">
            <w:r>
              <w:t>free-living infectious virions</w:t>
            </w:r>
          </w:p>
        </w:tc>
        <w:tc>
          <w:tcPr>
            <w:tcW w:w="2695" w:type="dxa"/>
          </w:tcPr>
          <w:p w14:paraId="02DF9F44" w14:textId="77777777" w:rsidR="002770B4" w:rsidRDefault="002770B4" w:rsidP="007210C1"/>
        </w:tc>
      </w:tr>
    </w:tbl>
    <w:p w14:paraId="2EE77E5F" w14:textId="77777777" w:rsidR="002770B4" w:rsidRDefault="002770B4" w:rsidP="002770B4"/>
    <w:p w14:paraId="5C5AAD45" w14:textId="012C370F" w:rsidR="002770B4" w:rsidRPr="00AC1151" w:rsidRDefault="00AC1151" w:rsidP="002770B4">
      <w:pPr>
        <w:rPr>
          <w:b/>
          <w:bCs/>
        </w:rPr>
      </w:pPr>
      <w:r w:rsidRPr="00AC1151">
        <w:rPr>
          <w:b/>
          <w:bCs/>
        </w:rPr>
        <w:t xml:space="preserve">Parameter values and starting conditions for each model </w:t>
      </w:r>
      <w:proofErr w:type="gramStart"/>
      <w:r w:rsidRPr="00AC1151">
        <w:rPr>
          <w:b/>
          <w:bCs/>
        </w:rPr>
        <w:t>formulation</w:t>
      </w:r>
      <w:proofErr w:type="gramEnd"/>
    </w:p>
    <w:p w14:paraId="1F8F6473" w14:textId="77777777" w:rsidR="002770B4" w:rsidRDefault="002770B4" w:rsidP="002770B4"/>
    <w:tbl>
      <w:tblPr>
        <w:tblStyle w:val="TableGrid"/>
        <w:tblW w:w="0" w:type="auto"/>
        <w:tblLook w:val="04A0" w:firstRow="1" w:lastRow="0" w:firstColumn="1" w:lastColumn="0" w:noHBand="0" w:noVBand="1"/>
      </w:tblPr>
      <w:tblGrid>
        <w:gridCol w:w="1424"/>
        <w:gridCol w:w="1419"/>
        <w:gridCol w:w="1460"/>
        <w:gridCol w:w="1461"/>
        <w:gridCol w:w="1184"/>
        <w:gridCol w:w="1414"/>
      </w:tblGrid>
      <w:tr w:rsidR="002770B4" w14:paraId="639C657B" w14:textId="77777777" w:rsidTr="002770B4">
        <w:tc>
          <w:tcPr>
            <w:tcW w:w="1424" w:type="dxa"/>
          </w:tcPr>
          <w:p w14:paraId="6741DEF7" w14:textId="7C5DDAE5" w:rsidR="002770B4" w:rsidRDefault="002770B4" w:rsidP="002770B4">
            <w:r>
              <w:t>Parameter or Variable</w:t>
            </w:r>
          </w:p>
        </w:tc>
        <w:tc>
          <w:tcPr>
            <w:tcW w:w="1419" w:type="dxa"/>
          </w:tcPr>
          <w:p w14:paraId="6513A8F5" w14:textId="2E114581" w:rsidR="002770B4" w:rsidRDefault="002770B4" w:rsidP="002770B4">
            <w:r>
              <w:t>Reference</w:t>
            </w:r>
          </w:p>
        </w:tc>
        <w:tc>
          <w:tcPr>
            <w:tcW w:w="1460" w:type="dxa"/>
          </w:tcPr>
          <w:p w14:paraId="3E45A92D" w14:textId="1D460D33" w:rsidR="002770B4" w:rsidRDefault="002770B4" w:rsidP="002770B4">
            <w:r>
              <w:t>Community</w:t>
            </w:r>
          </w:p>
        </w:tc>
        <w:tc>
          <w:tcPr>
            <w:tcW w:w="1461" w:type="dxa"/>
          </w:tcPr>
          <w:p w14:paraId="11780BF3" w14:textId="74B9F35F" w:rsidR="002770B4" w:rsidRDefault="002770B4" w:rsidP="002770B4">
            <w:r>
              <w:t>Abundance</w:t>
            </w:r>
          </w:p>
        </w:tc>
        <w:tc>
          <w:tcPr>
            <w:tcW w:w="1184" w:type="dxa"/>
          </w:tcPr>
          <w:p w14:paraId="456F32A2" w14:textId="44D26284" w:rsidR="002770B4" w:rsidRDefault="002770B4" w:rsidP="002770B4">
            <w:r>
              <w:t>Half-life</w:t>
            </w:r>
          </w:p>
        </w:tc>
        <w:tc>
          <w:tcPr>
            <w:tcW w:w="1414" w:type="dxa"/>
          </w:tcPr>
          <w:p w14:paraId="55F64405" w14:textId="5B6094F4" w:rsidR="002770B4" w:rsidRDefault="002770B4" w:rsidP="002770B4">
            <w:r>
              <w:t>Combined</w:t>
            </w:r>
          </w:p>
        </w:tc>
      </w:tr>
      <w:tr w:rsidR="0020244F" w14:paraId="2FB65FFC" w14:textId="77777777" w:rsidTr="007949CF">
        <w:tc>
          <w:tcPr>
            <w:tcW w:w="1424" w:type="dxa"/>
          </w:tcPr>
          <w:p w14:paraId="01EE0E95" w14:textId="43123F3F"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a</m:t>
                    </m:r>
                  </m:sub>
                </m:sSub>
              </m:oMath>
            </m:oMathPara>
          </w:p>
        </w:tc>
        <w:tc>
          <w:tcPr>
            <w:tcW w:w="6938" w:type="dxa"/>
            <w:gridSpan w:val="5"/>
          </w:tcPr>
          <w:p w14:paraId="3FAECB34" w14:textId="49DF4857" w:rsidR="0020244F" w:rsidRDefault="0020244F" w:rsidP="00993E75">
            <w:pPr>
              <w:jc w:val="center"/>
            </w:pPr>
            <w:r>
              <w:t>0.0001-0.001</w:t>
            </w:r>
          </w:p>
        </w:tc>
      </w:tr>
      <w:tr w:rsidR="0020244F" w14:paraId="255528A4" w14:textId="77777777" w:rsidTr="00310ED8">
        <w:tc>
          <w:tcPr>
            <w:tcW w:w="1424" w:type="dxa"/>
          </w:tcPr>
          <w:p w14:paraId="028D1513" w14:textId="771BAE98" w:rsidR="0020244F" w:rsidRDefault="00000000" w:rsidP="002770B4">
            <m:oMathPara>
              <m:oMath>
                <m:sSub>
                  <m:sSubPr>
                    <m:ctrlPr>
                      <w:rPr>
                        <w:rFonts w:ascii="Cambria Math" w:hAnsi="Cambria Math"/>
                        <w:i/>
                      </w:rPr>
                    </m:ctrlPr>
                  </m:sSubPr>
                  <m:e>
                    <m:r>
                      <m:rPr>
                        <m:sty m:val="p"/>
                      </m:rPr>
                      <w:rPr>
                        <w:rFonts w:ascii="Cambria Math" w:hAnsi="Cambria Math"/>
                      </w:rPr>
                      <m:t>β</m:t>
                    </m:r>
                  </m:e>
                  <m:sub>
                    <m:r>
                      <w:rPr>
                        <w:rFonts w:ascii="Cambria Math" w:hAnsi="Cambria Math"/>
                      </w:rPr>
                      <m:t>b</m:t>
                    </m:r>
                  </m:sub>
                </m:sSub>
              </m:oMath>
            </m:oMathPara>
          </w:p>
        </w:tc>
        <w:tc>
          <w:tcPr>
            <w:tcW w:w="6938" w:type="dxa"/>
            <w:gridSpan w:val="5"/>
          </w:tcPr>
          <w:p w14:paraId="1FEEC054" w14:textId="358B90E8" w:rsidR="0020244F" w:rsidRDefault="0020244F" w:rsidP="00993E75">
            <w:pPr>
              <w:jc w:val="center"/>
            </w:pPr>
            <w:r>
              <w:t>0.0001</w:t>
            </w:r>
          </w:p>
        </w:tc>
      </w:tr>
      <w:tr w:rsidR="0020244F" w14:paraId="410D86A9" w14:textId="77777777" w:rsidTr="00D06DDF">
        <w:tc>
          <w:tcPr>
            <w:tcW w:w="1424" w:type="dxa"/>
          </w:tcPr>
          <w:p w14:paraId="4F04D20D" w14:textId="1D9225A3" w:rsidR="0020244F" w:rsidRDefault="0020244F" w:rsidP="00480CC2">
            <m:oMathPara>
              <m:oMath>
                <m:r>
                  <m:rPr>
                    <m:sty m:val="p"/>
                  </m:rPr>
                  <w:rPr>
                    <w:rFonts w:ascii="Cambria Math" w:hAnsi="Cambria Math"/>
                  </w:rPr>
                  <m:t>ϕ</m:t>
                </m:r>
              </m:oMath>
            </m:oMathPara>
          </w:p>
        </w:tc>
        <w:tc>
          <w:tcPr>
            <w:tcW w:w="6938" w:type="dxa"/>
            <w:gridSpan w:val="5"/>
          </w:tcPr>
          <w:p w14:paraId="265C614D" w14:textId="53D4F542" w:rsidR="0020244F" w:rsidRDefault="0020244F" w:rsidP="00993E75">
            <w:pPr>
              <w:jc w:val="center"/>
            </w:pPr>
            <w:r>
              <w:t>0.0001-0.001</w:t>
            </w:r>
          </w:p>
        </w:tc>
      </w:tr>
      <w:tr w:rsidR="0020244F" w14:paraId="484FD04F" w14:textId="77777777" w:rsidTr="002D0C7F">
        <w:tc>
          <w:tcPr>
            <w:tcW w:w="1424" w:type="dxa"/>
          </w:tcPr>
          <w:p w14:paraId="3EF3EA5F" w14:textId="5282D288" w:rsidR="0020244F" w:rsidRDefault="0020244F" w:rsidP="00480CC2">
            <m:oMathPara>
              <m:oMath>
                <m:r>
                  <m:rPr>
                    <m:sty m:val="p"/>
                  </m:rPr>
                  <w:rPr>
                    <w:rFonts w:ascii="Cambria Math" w:hAnsi="Cambria Math"/>
                  </w:rPr>
                  <m:t>λ</m:t>
                </m:r>
              </m:oMath>
            </m:oMathPara>
          </w:p>
        </w:tc>
        <w:tc>
          <w:tcPr>
            <w:tcW w:w="6938" w:type="dxa"/>
            <w:gridSpan w:val="5"/>
          </w:tcPr>
          <w:p w14:paraId="1996C6A8" w14:textId="0F29138D" w:rsidR="0020244F" w:rsidRDefault="0020244F" w:rsidP="00993E75">
            <w:pPr>
              <w:jc w:val="center"/>
            </w:pPr>
            <w:r>
              <w:t>1.67</w:t>
            </w:r>
          </w:p>
        </w:tc>
      </w:tr>
      <w:tr w:rsidR="00480CC2" w14:paraId="11239BBD" w14:textId="77777777" w:rsidTr="002770B4">
        <w:tc>
          <w:tcPr>
            <w:tcW w:w="1424" w:type="dxa"/>
          </w:tcPr>
          <w:p w14:paraId="38F736CC" w14:textId="58C0C2FD" w:rsidR="00480CC2" w:rsidRDefault="00000000" w:rsidP="00480CC2">
            <m:oMathPara>
              <m:oMath>
                <m:sSub>
                  <m:sSubPr>
                    <m:ctrlPr>
                      <w:rPr>
                        <w:rFonts w:ascii="Cambria Math" w:hAnsi="Cambria Math"/>
                      </w:rPr>
                    </m:ctrlPr>
                  </m:sSubPr>
                  <m:e>
                    <m:r>
                      <w:rPr>
                        <w:rFonts w:ascii="Cambria Math" w:hAnsi="Cambria Math"/>
                      </w:rPr>
                      <m:t>μ</m:t>
                    </m:r>
                  </m:e>
                  <m:sub>
                    <m:r>
                      <w:rPr>
                        <w:rFonts w:ascii="Cambria Math" w:hAnsi="Cambria Math"/>
                      </w:rPr>
                      <m:t>a</m:t>
                    </m:r>
                  </m:sub>
                </m:sSub>
              </m:oMath>
            </m:oMathPara>
          </w:p>
        </w:tc>
        <w:tc>
          <w:tcPr>
            <w:tcW w:w="1419" w:type="dxa"/>
          </w:tcPr>
          <w:p w14:paraId="7EFE109D" w14:textId="11A9C1BA" w:rsidR="00480CC2" w:rsidRDefault="0020244F" w:rsidP="00993E75">
            <w:pPr>
              <w:jc w:val="center"/>
            </w:pPr>
            <w:r>
              <w:t>0.0222</w:t>
            </w:r>
          </w:p>
        </w:tc>
        <w:tc>
          <w:tcPr>
            <w:tcW w:w="1460" w:type="dxa"/>
          </w:tcPr>
          <w:p w14:paraId="73D05570" w14:textId="73CE8899" w:rsidR="00480CC2" w:rsidRDefault="0020244F" w:rsidP="00993E75">
            <w:pPr>
              <w:jc w:val="center"/>
            </w:pPr>
            <w:r>
              <w:t>0.0167</w:t>
            </w:r>
          </w:p>
        </w:tc>
        <w:tc>
          <w:tcPr>
            <w:tcW w:w="1461" w:type="dxa"/>
          </w:tcPr>
          <w:p w14:paraId="1A6A9403" w14:textId="494D8BA0" w:rsidR="00480CC2" w:rsidRDefault="00993E75" w:rsidP="00993E75">
            <w:pPr>
              <w:jc w:val="center"/>
            </w:pPr>
            <w:r>
              <w:t>0.0190</w:t>
            </w:r>
          </w:p>
        </w:tc>
        <w:tc>
          <w:tcPr>
            <w:tcW w:w="1184" w:type="dxa"/>
          </w:tcPr>
          <w:p w14:paraId="05BD0758" w14:textId="3F9EDA67" w:rsidR="00480CC2" w:rsidRDefault="00993E75" w:rsidP="00993E75">
            <w:pPr>
              <w:jc w:val="center"/>
            </w:pPr>
            <w:r>
              <w:t>0.0222</w:t>
            </w:r>
          </w:p>
        </w:tc>
        <w:tc>
          <w:tcPr>
            <w:tcW w:w="1414" w:type="dxa"/>
          </w:tcPr>
          <w:p w14:paraId="3FCF5CB0" w14:textId="43D1F561" w:rsidR="00480CC2" w:rsidRDefault="00993E75" w:rsidP="00993E75">
            <w:pPr>
              <w:jc w:val="center"/>
            </w:pPr>
            <w:r>
              <w:t>0.0143</w:t>
            </w:r>
          </w:p>
        </w:tc>
      </w:tr>
      <w:tr w:rsidR="00480CC2" w14:paraId="56D8172D" w14:textId="77777777" w:rsidTr="002770B4">
        <w:tc>
          <w:tcPr>
            <w:tcW w:w="1424" w:type="dxa"/>
          </w:tcPr>
          <w:p w14:paraId="6F8E53DE" w14:textId="1EC6047E" w:rsidR="00480CC2" w:rsidRDefault="00000000" w:rsidP="00480CC2">
            <m:oMathPara>
              <m:oMath>
                <m:sSub>
                  <m:sSubPr>
                    <m:ctrlPr>
                      <w:rPr>
                        <w:rFonts w:ascii="Cambria Math" w:hAnsi="Cambria Math"/>
                        <w:i/>
                      </w:rPr>
                    </m:ctrlPr>
                  </m:sSubPr>
                  <m:e>
                    <m:r>
                      <w:rPr>
                        <w:rFonts w:ascii="Cambria Math" w:hAnsi="Cambria Math"/>
                      </w:rPr>
                      <m:t>μ</m:t>
                    </m:r>
                    <m:ctrlPr>
                      <w:rPr>
                        <w:rFonts w:ascii="Cambria Math" w:hAnsi="Cambria Math"/>
                      </w:rPr>
                    </m:ctrlPr>
                  </m:e>
                  <m:sub>
                    <m:r>
                      <w:rPr>
                        <w:rFonts w:ascii="Cambria Math" w:hAnsi="Cambria Math"/>
                      </w:rPr>
                      <m:t>b</m:t>
                    </m:r>
                  </m:sub>
                </m:sSub>
              </m:oMath>
            </m:oMathPara>
          </w:p>
        </w:tc>
        <w:tc>
          <w:tcPr>
            <w:tcW w:w="1419" w:type="dxa"/>
          </w:tcPr>
          <w:p w14:paraId="42346EC6" w14:textId="04BE3FFF" w:rsidR="00480CC2" w:rsidRDefault="0020244F" w:rsidP="00993E75">
            <w:pPr>
              <w:jc w:val="center"/>
            </w:pPr>
            <w:r>
              <w:t>0.0222</w:t>
            </w:r>
          </w:p>
        </w:tc>
        <w:tc>
          <w:tcPr>
            <w:tcW w:w="1460" w:type="dxa"/>
          </w:tcPr>
          <w:p w14:paraId="708A76D2" w14:textId="66097A49" w:rsidR="00480CC2" w:rsidRDefault="00993E75" w:rsidP="00993E75">
            <w:pPr>
              <w:jc w:val="center"/>
            </w:pPr>
            <w:r>
              <w:t>0.0333</w:t>
            </w:r>
          </w:p>
        </w:tc>
        <w:tc>
          <w:tcPr>
            <w:tcW w:w="1461" w:type="dxa"/>
          </w:tcPr>
          <w:p w14:paraId="0AFD4EC7" w14:textId="5F0F6A58" w:rsidR="00480CC2" w:rsidRDefault="00993E75" w:rsidP="00993E75">
            <w:pPr>
              <w:jc w:val="center"/>
            </w:pPr>
            <w:r>
              <w:t>0.0190</w:t>
            </w:r>
          </w:p>
        </w:tc>
        <w:tc>
          <w:tcPr>
            <w:tcW w:w="1184" w:type="dxa"/>
          </w:tcPr>
          <w:p w14:paraId="32C3DEC4" w14:textId="795CFE0F" w:rsidR="00480CC2" w:rsidRDefault="00993E75" w:rsidP="00993E75">
            <w:pPr>
              <w:jc w:val="center"/>
            </w:pPr>
            <w:r>
              <w:t>0.0222</w:t>
            </w:r>
          </w:p>
        </w:tc>
        <w:tc>
          <w:tcPr>
            <w:tcW w:w="1414" w:type="dxa"/>
          </w:tcPr>
          <w:p w14:paraId="1F45E111" w14:textId="59F0FC85" w:rsidR="00480CC2" w:rsidRDefault="00993E75" w:rsidP="00993E75">
            <w:pPr>
              <w:jc w:val="center"/>
            </w:pPr>
            <w:r>
              <w:t>0.0286</w:t>
            </w:r>
          </w:p>
        </w:tc>
      </w:tr>
      <w:tr w:rsidR="00993E75" w14:paraId="3A50AC09" w14:textId="77777777" w:rsidTr="00ED5AA2">
        <w:tc>
          <w:tcPr>
            <w:tcW w:w="1424" w:type="dxa"/>
          </w:tcPr>
          <w:p w14:paraId="1E1A664C" w14:textId="40A6B870" w:rsidR="00993E75" w:rsidRDefault="00993E75" w:rsidP="00480CC2">
            <m:oMathPara>
              <m:oMath>
                <m:r>
                  <m:rPr>
                    <m:sty m:val="p"/>
                  </m:rPr>
                  <w:rPr>
                    <w:rFonts w:ascii="Cambria Math" w:hAnsi="Cambria Math"/>
                  </w:rPr>
                  <m:t>α</m:t>
                </m:r>
              </m:oMath>
            </m:oMathPara>
          </w:p>
        </w:tc>
        <w:tc>
          <w:tcPr>
            <w:tcW w:w="6938" w:type="dxa"/>
            <w:gridSpan w:val="5"/>
          </w:tcPr>
          <w:p w14:paraId="168653FC" w14:textId="38D909CA" w:rsidR="00993E75" w:rsidRDefault="00993E75" w:rsidP="00993E75">
            <w:pPr>
              <w:jc w:val="center"/>
            </w:pPr>
            <w:r>
              <w:t>0.1</w:t>
            </w:r>
          </w:p>
        </w:tc>
      </w:tr>
      <w:tr w:rsidR="00993E75" w14:paraId="50C44E85" w14:textId="77777777" w:rsidTr="00831C8A">
        <w:tc>
          <w:tcPr>
            <w:tcW w:w="1424" w:type="dxa"/>
          </w:tcPr>
          <w:p w14:paraId="43E4A5AB" w14:textId="462DF790" w:rsidR="00993E75" w:rsidRDefault="00993E75" w:rsidP="00480CC2">
            <m:oMathPara>
              <m:oMath>
                <m:r>
                  <m:rPr>
                    <m:sty m:val="p"/>
                  </m:rPr>
                  <w:rPr>
                    <w:rFonts w:ascii="Cambria Math" w:hAnsi="Cambria Math"/>
                  </w:rPr>
                  <m:t>σ</m:t>
                </m:r>
              </m:oMath>
            </m:oMathPara>
          </w:p>
        </w:tc>
        <w:tc>
          <w:tcPr>
            <w:tcW w:w="6938" w:type="dxa"/>
            <w:gridSpan w:val="5"/>
          </w:tcPr>
          <w:p w14:paraId="275DB3B8" w14:textId="0164EABA" w:rsidR="00993E75" w:rsidRDefault="00993E75" w:rsidP="00993E75">
            <w:pPr>
              <w:jc w:val="center"/>
            </w:pPr>
            <w:r>
              <w:t>0.5</w:t>
            </w:r>
          </w:p>
        </w:tc>
      </w:tr>
      <w:tr w:rsidR="00993E75" w14:paraId="4176D000" w14:textId="77777777" w:rsidTr="00C2614D">
        <w:tc>
          <w:tcPr>
            <w:tcW w:w="1424" w:type="dxa"/>
          </w:tcPr>
          <w:p w14:paraId="2FCF1E19" w14:textId="0E157B64" w:rsidR="00993E75" w:rsidRDefault="00993E75" w:rsidP="00480CC2">
            <m:oMathPara>
              <m:oMath>
                <m:r>
                  <m:rPr>
                    <m:sty m:val="p"/>
                  </m:rPr>
                  <w:rPr>
                    <w:rFonts w:ascii="Cambria Math" w:hAnsi="Cambria Math"/>
                  </w:rPr>
                  <m:t>ϵ</m:t>
                </m:r>
              </m:oMath>
            </m:oMathPara>
          </w:p>
        </w:tc>
        <w:tc>
          <w:tcPr>
            <w:tcW w:w="4340" w:type="dxa"/>
            <w:gridSpan w:val="3"/>
          </w:tcPr>
          <w:p w14:paraId="729A05E9" w14:textId="16F37E4D" w:rsidR="00993E75" w:rsidRDefault="00993E75" w:rsidP="00993E75">
            <w:pPr>
              <w:jc w:val="center"/>
            </w:pPr>
            <w:r>
              <w:t>0.5134</w:t>
            </w:r>
          </w:p>
        </w:tc>
        <w:tc>
          <w:tcPr>
            <w:tcW w:w="2598" w:type="dxa"/>
            <w:gridSpan w:val="2"/>
          </w:tcPr>
          <w:p w14:paraId="03D9469E" w14:textId="64014FF2" w:rsidR="00993E75" w:rsidRDefault="00993E75" w:rsidP="00993E75">
            <w:pPr>
              <w:jc w:val="center"/>
            </w:pPr>
            <w:r>
              <w:t>0.2567</w:t>
            </w:r>
          </w:p>
        </w:tc>
      </w:tr>
      <w:tr w:rsidR="00993E75" w14:paraId="348D0BCC" w14:textId="77777777" w:rsidTr="007A5400">
        <w:tc>
          <w:tcPr>
            <w:tcW w:w="1424" w:type="dxa"/>
          </w:tcPr>
          <w:p w14:paraId="441F2322" w14:textId="4874D83B" w:rsidR="00993E75" w:rsidRDefault="00993E75" w:rsidP="00480CC2">
            <m:oMathPara>
              <m:oMath>
                <m:r>
                  <w:rPr>
                    <w:rFonts w:ascii="Cambria Math" w:hAnsi="Cambria Math"/>
                  </w:rPr>
                  <m:t>S</m:t>
                </m:r>
              </m:oMath>
            </m:oMathPara>
          </w:p>
        </w:tc>
        <w:tc>
          <w:tcPr>
            <w:tcW w:w="2879" w:type="dxa"/>
            <w:gridSpan w:val="2"/>
          </w:tcPr>
          <w:p w14:paraId="751E8B91" w14:textId="3B501D76" w:rsidR="00993E75" w:rsidRDefault="00993E75" w:rsidP="00993E75">
            <w:pPr>
              <w:jc w:val="center"/>
            </w:pPr>
            <w:r>
              <w:t>150</w:t>
            </w:r>
          </w:p>
        </w:tc>
        <w:tc>
          <w:tcPr>
            <w:tcW w:w="1461" w:type="dxa"/>
          </w:tcPr>
          <w:p w14:paraId="2FDD1ED5" w14:textId="1815005D" w:rsidR="00993E75" w:rsidRDefault="00993E75" w:rsidP="00993E75">
            <w:pPr>
              <w:jc w:val="center"/>
            </w:pPr>
            <w:r>
              <w:t>175</w:t>
            </w:r>
          </w:p>
        </w:tc>
        <w:tc>
          <w:tcPr>
            <w:tcW w:w="1184" w:type="dxa"/>
          </w:tcPr>
          <w:p w14:paraId="50F48D19" w14:textId="7A4DD3D7" w:rsidR="00993E75" w:rsidRDefault="00993E75" w:rsidP="00993E75">
            <w:pPr>
              <w:jc w:val="center"/>
            </w:pPr>
            <w:r>
              <w:t>150</w:t>
            </w:r>
          </w:p>
        </w:tc>
        <w:tc>
          <w:tcPr>
            <w:tcW w:w="1414" w:type="dxa"/>
          </w:tcPr>
          <w:p w14:paraId="50D5C901" w14:textId="233A0743" w:rsidR="00993E75" w:rsidRDefault="00993E75" w:rsidP="00993E75">
            <w:pPr>
              <w:jc w:val="center"/>
            </w:pPr>
            <w:r>
              <w:t>175</w:t>
            </w:r>
          </w:p>
        </w:tc>
      </w:tr>
      <w:tr w:rsidR="00993E75" w14:paraId="521DFB62" w14:textId="77777777" w:rsidTr="00B01A65">
        <w:tc>
          <w:tcPr>
            <w:tcW w:w="1424" w:type="dxa"/>
          </w:tcPr>
          <w:p w14:paraId="1B2CA308" w14:textId="06DA5F4A" w:rsidR="00993E75" w:rsidRDefault="00993E75" w:rsidP="00480CC2">
            <m:oMathPara>
              <m:oMath>
                <m:r>
                  <w:rPr>
                    <w:rFonts w:ascii="Cambria Math" w:hAnsi="Cambria Math"/>
                  </w:rPr>
                  <m:t>I</m:t>
                </m:r>
              </m:oMath>
            </m:oMathPara>
          </w:p>
        </w:tc>
        <w:tc>
          <w:tcPr>
            <w:tcW w:w="6938" w:type="dxa"/>
            <w:gridSpan w:val="5"/>
          </w:tcPr>
          <w:p w14:paraId="17592646" w14:textId="00AEC8AC" w:rsidR="00993E75" w:rsidRDefault="00993E75" w:rsidP="00993E75">
            <w:pPr>
              <w:jc w:val="center"/>
            </w:pPr>
            <w:r>
              <w:t>1</w:t>
            </w:r>
          </w:p>
        </w:tc>
      </w:tr>
      <w:tr w:rsidR="00993E75" w14:paraId="0002701B" w14:textId="77777777" w:rsidTr="00BC5F18">
        <w:tc>
          <w:tcPr>
            <w:tcW w:w="1424" w:type="dxa"/>
          </w:tcPr>
          <w:p w14:paraId="68191A79" w14:textId="5810CC7A" w:rsidR="00993E75" w:rsidRDefault="00993E75" w:rsidP="00480CC2">
            <m:oMathPara>
              <m:oMath>
                <m:r>
                  <w:rPr>
                    <w:rFonts w:ascii="Cambria Math" w:hAnsi="Cambria Math"/>
                  </w:rPr>
                  <m:t>R</m:t>
                </m:r>
              </m:oMath>
            </m:oMathPara>
          </w:p>
        </w:tc>
        <w:tc>
          <w:tcPr>
            <w:tcW w:w="6938" w:type="dxa"/>
            <w:gridSpan w:val="5"/>
          </w:tcPr>
          <w:p w14:paraId="26C21DEA" w14:textId="6FBA91DA" w:rsidR="00993E75" w:rsidRDefault="00993E75" w:rsidP="00993E75">
            <w:pPr>
              <w:jc w:val="center"/>
            </w:pPr>
            <w:r>
              <w:t>0</w:t>
            </w:r>
          </w:p>
        </w:tc>
      </w:tr>
      <w:tr w:rsidR="00993E75" w14:paraId="1405CA12" w14:textId="77777777" w:rsidTr="00767D44">
        <w:trPr>
          <w:trHeight w:val="125"/>
        </w:trPr>
        <w:tc>
          <w:tcPr>
            <w:tcW w:w="1424" w:type="dxa"/>
          </w:tcPr>
          <w:p w14:paraId="7B8B29F1" w14:textId="45C0B45F" w:rsidR="00993E75" w:rsidRDefault="00993E75" w:rsidP="00480CC2">
            <m:oMathPara>
              <m:oMath>
                <m:r>
                  <w:rPr>
                    <w:rFonts w:ascii="Cambria Math" w:hAnsi="Cambria Math"/>
                  </w:rPr>
                  <m:t>V</m:t>
                </m:r>
              </m:oMath>
            </m:oMathPara>
          </w:p>
        </w:tc>
        <w:tc>
          <w:tcPr>
            <w:tcW w:w="6938" w:type="dxa"/>
            <w:gridSpan w:val="5"/>
          </w:tcPr>
          <w:p w14:paraId="22AAF856" w14:textId="637A3FE5" w:rsidR="00993E75" w:rsidRDefault="00993E75" w:rsidP="00993E75">
            <w:pPr>
              <w:jc w:val="center"/>
            </w:pPr>
            <w:r>
              <w:t>0</w:t>
            </w:r>
          </w:p>
        </w:tc>
      </w:tr>
    </w:tbl>
    <w:p w14:paraId="1DC01F30" w14:textId="350B4445" w:rsidR="002770B4" w:rsidRPr="002770B4" w:rsidRDefault="002770B4" w:rsidP="002770B4">
      <w:r>
        <w:rPr>
          <w:sz w:val="24"/>
          <w:szCs w:val="24"/>
        </w:rPr>
        <w:br w:type="page"/>
      </w:r>
    </w:p>
    <w:p w14:paraId="2BB9428D" w14:textId="4C48CC6F" w:rsidR="00AC1151" w:rsidRDefault="00AC1151" w:rsidP="35785D2E">
      <w:pPr>
        <w:spacing w:line="360" w:lineRule="auto"/>
        <w:rPr>
          <w:sz w:val="24"/>
          <w:szCs w:val="24"/>
        </w:rPr>
      </w:pPr>
      <w:r>
        <w:rPr>
          <w:sz w:val="24"/>
          <w:szCs w:val="24"/>
        </w:rPr>
        <w:lastRenderedPageBreak/>
        <w:t>Appendix S2: Supplementary Figures</w:t>
      </w:r>
    </w:p>
    <w:p w14:paraId="51949AF6" w14:textId="77777777" w:rsidR="00AC1151" w:rsidRDefault="00AC1151" w:rsidP="35785D2E">
      <w:pPr>
        <w:spacing w:line="360" w:lineRule="auto"/>
        <w:rPr>
          <w:sz w:val="24"/>
          <w:szCs w:val="24"/>
        </w:rPr>
      </w:pPr>
    </w:p>
    <w:p w14:paraId="7380CDD0" w14:textId="693EDD36" w:rsidR="002E6E0F" w:rsidRPr="00DB2F80" w:rsidRDefault="00F82285" w:rsidP="35785D2E">
      <w:pPr>
        <w:spacing w:line="360" w:lineRule="auto"/>
        <w:rPr>
          <w:sz w:val="24"/>
          <w:szCs w:val="24"/>
        </w:rPr>
      </w:pPr>
      <w:r>
        <w:rPr>
          <w:noProof/>
        </w:rPr>
        <w:drawing>
          <wp:inline distT="0" distB="0" distL="0" distR="0" wp14:anchorId="12B37963" wp14:editId="078B0A76">
            <wp:extent cx="5943600" cy="5339081"/>
            <wp:effectExtent l="0" t="0" r="0" b="0"/>
            <wp:docPr id="21160892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6">
                      <a:extLst>
                        <a:ext uri="{28A0092B-C50C-407E-A947-70E740481C1C}">
                          <a14:useLocalDpi xmlns:a14="http://schemas.microsoft.com/office/drawing/2010/main" val="0"/>
                        </a:ext>
                      </a:extLst>
                    </a:blip>
                    <a:stretch>
                      <a:fillRect/>
                    </a:stretch>
                  </pic:blipFill>
                  <pic:spPr>
                    <a:xfrm>
                      <a:off x="0" y="0"/>
                      <a:ext cx="5943600" cy="5339081"/>
                    </a:xfrm>
                    <a:prstGeom prst="rect">
                      <a:avLst/>
                    </a:prstGeom>
                  </pic:spPr>
                </pic:pic>
              </a:graphicData>
            </a:graphic>
          </wp:inline>
        </w:drawing>
      </w:r>
    </w:p>
    <w:p w14:paraId="6D7A3892" w14:textId="74D201F3" w:rsidR="002770B4" w:rsidRDefault="0069435B" w:rsidP="00DB2F80">
      <w:pPr>
        <w:rPr>
          <w:sz w:val="24"/>
          <w:szCs w:val="24"/>
        </w:rPr>
      </w:pPr>
      <w:r w:rsidRPr="00DB2F80">
        <w:rPr>
          <w:b/>
          <w:bCs/>
          <w:sz w:val="24"/>
          <w:szCs w:val="24"/>
        </w:rPr>
        <w:t>Supplementary Figure 1:</w:t>
      </w:r>
      <w:r w:rsidRPr="00DB2F80">
        <w:rPr>
          <w:sz w:val="24"/>
          <w:szCs w:val="24"/>
        </w:rPr>
        <w:t xml:space="preserve"> Viral loads</w:t>
      </w:r>
      <w:r w:rsidR="00AD22C9">
        <w:rPr>
          <w:sz w:val="24"/>
          <w:szCs w:val="24"/>
        </w:rPr>
        <w:t xml:space="preserve"> (log-transformed)</w:t>
      </w:r>
      <w:r w:rsidRPr="00DB2F80">
        <w:rPr>
          <w:sz w:val="24"/>
          <w:szCs w:val="24"/>
        </w:rPr>
        <w:t xml:space="preserve"> of all observed host species that were sampled for ranavirus. Viral loads show a bimodal distribution where most host species have relatively low viral </w:t>
      </w:r>
      <w:proofErr w:type="gramStart"/>
      <w:r w:rsidRPr="00DB2F80">
        <w:rPr>
          <w:sz w:val="24"/>
          <w:szCs w:val="24"/>
        </w:rPr>
        <w:t>loads</w:t>
      </w:r>
      <w:proofErr w:type="gramEnd"/>
      <w:r w:rsidRPr="00DB2F80">
        <w:rPr>
          <w:sz w:val="24"/>
          <w:szCs w:val="24"/>
        </w:rPr>
        <w:t xml:space="preserve"> and a </w:t>
      </w:r>
      <w:commentRangeStart w:id="68"/>
      <w:commentRangeStart w:id="69"/>
      <w:r w:rsidRPr="00DB2F80">
        <w:rPr>
          <w:sz w:val="24"/>
          <w:szCs w:val="24"/>
        </w:rPr>
        <w:t>few have high viral loads.</w:t>
      </w:r>
      <w:commentRangeEnd w:id="68"/>
      <w:r w:rsidR="00656B70">
        <w:rPr>
          <w:rStyle w:val="CommentReference"/>
        </w:rPr>
        <w:commentReference w:id="68"/>
      </w:r>
      <w:commentRangeEnd w:id="69"/>
      <w:r w:rsidR="003050A7">
        <w:rPr>
          <w:rStyle w:val="CommentReference"/>
        </w:rPr>
        <w:commentReference w:id="69"/>
      </w:r>
    </w:p>
    <w:p w14:paraId="18A19D4C" w14:textId="77777777" w:rsidR="002770B4" w:rsidRDefault="002770B4">
      <w:pPr>
        <w:rPr>
          <w:sz w:val="24"/>
          <w:szCs w:val="24"/>
        </w:rPr>
      </w:pPr>
      <w:r>
        <w:rPr>
          <w:sz w:val="24"/>
          <w:szCs w:val="24"/>
        </w:rPr>
        <w:br w:type="page"/>
      </w:r>
    </w:p>
    <w:p w14:paraId="69F0E584" w14:textId="08A885CA" w:rsidR="002770B4" w:rsidRDefault="002770B4" w:rsidP="002770B4">
      <w:pPr>
        <w:rPr>
          <w:sz w:val="24"/>
          <w:szCs w:val="24"/>
        </w:rPr>
      </w:pPr>
      <w:r>
        <w:rPr>
          <w:noProof/>
          <w:sz w:val="24"/>
          <w:szCs w:val="24"/>
        </w:rPr>
        <w:lastRenderedPageBreak/>
        <w:drawing>
          <wp:inline distT="0" distB="0" distL="0" distR="0" wp14:anchorId="7D012E4E" wp14:editId="4F33FB3E">
            <wp:extent cx="5943600" cy="3674110"/>
            <wp:effectExtent l="0" t="0" r="0" b="0"/>
            <wp:docPr id="154428247" name="Picture 5" descr="A diagram of different levels of growt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28247" name="Picture 5" descr="A diagram of different levels of growth&#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674110"/>
                    </a:xfrm>
                    <a:prstGeom prst="rect">
                      <a:avLst/>
                    </a:prstGeom>
                  </pic:spPr>
                </pic:pic>
              </a:graphicData>
            </a:graphic>
          </wp:inline>
        </w:drawing>
      </w:r>
      <w:r w:rsidRPr="002770B4">
        <w:rPr>
          <w:b/>
          <w:bCs/>
          <w:sz w:val="24"/>
          <w:szCs w:val="24"/>
        </w:rPr>
        <w:t xml:space="preserve"> </w:t>
      </w:r>
      <w:r>
        <w:rPr>
          <w:b/>
          <w:bCs/>
          <w:sz w:val="24"/>
          <w:szCs w:val="24"/>
        </w:rPr>
        <w:t xml:space="preserve">Supplementary </w:t>
      </w:r>
      <w:commentRangeStart w:id="70"/>
      <w:r w:rsidRPr="1646E0A0">
        <w:rPr>
          <w:b/>
          <w:bCs/>
          <w:sz w:val="24"/>
          <w:szCs w:val="24"/>
        </w:rPr>
        <w:t xml:space="preserve">Figure </w:t>
      </w:r>
      <w:r>
        <w:rPr>
          <w:b/>
          <w:bCs/>
          <w:sz w:val="24"/>
          <w:szCs w:val="24"/>
        </w:rPr>
        <w:t>2</w:t>
      </w:r>
      <w:r w:rsidRPr="1646E0A0">
        <w:rPr>
          <w:b/>
          <w:bCs/>
          <w:sz w:val="24"/>
          <w:szCs w:val="24"/>
        </w:rPr>
        <w:t xml:space="preserve">: Correlations between prevalence ratio and community competence, community size, and mean water temperature. </w:t>
      </w:r>
      <w:r w:rsidRPr="1646E0A0">
        <w:rPr>
          <w:sz w:val="24"/>
          <w:szCs w:val="24"/>
        </w:rPr>
        <w:t xml:space="preserve">Community competence and host abundance correlated positively with prevalence ratio while mean water temperature correlated negatively. Each point represents a single </w:t>
      </w:r>
      <w:r w:rsidR="00AD22C9">
        <w:rPr>
          <w:sz w:val="24"/>
          <w:szCs w:val="24"/>
        </w:rPr>
        <w:t>site-month</w:t>
      </w:r>
      <w:r w:rsidRPr="1646E0A0">
        <w:rPr>
          <w:sz w:val="24"/>
          <w:szCs w:val="24"/>
        </w:rPr>
        <w:t xml:space="preserve"> combination.</w:t>
      </w:r>
      <w:bookmarkStart w:id="71" w:name="_o9a017k11u38"/>
      <w:bookmarkEnd w:id="71"/>
      <w:commentRangeEnd w:id="70"/>
      <w:r>
        <w:rPr>
          <w:rStyle w:val="CommentReference"/>
        </w:rPr>
        <w:commentReference w:id="70"/>
      </w:r>
    </w:p>
    <w:p w14:paraId="2F64A54A" w14:textId="59A1E260" w:rsidR="002E6E0F" w:rsidRPr="00DB2F80" w:rsidRDefault="0069435B" w:rsidP="00DB2F80">
      <w:pPr>
        <w:rPr>
          <w:sz w:val="24"/>
          <w:szCs w:val="24"/>
        </w:rPr>
      </w:pPr>
      <w:r w:rsidRPr="00DB2F80">
        <w:rPr>
          <w:sz w:val="24"/>
          <w:szCs w:val="24"/>
        </w:rPr>
        <w:br w:type="page"/>
      </w:r>
    </w:p>
    <w:p w14:paraId="4325E3F8" w14:textId="60916954" w:rsidR="002E6E0F" w:rsidRPr="00DB2F80" w:rsidRDefault="00F46312" w:rsidP="0040206D">
      <w:pPr>
        <w:spacing w:line="360" w:lineRule="auto"/>
        <w:rPr>
          <w:sz w:val="24"/>
          <w:szCs w:val="24"/>
        </w:rPr>
      </w:pPr>
      <w:r w:rsidRPr="00DB2F80">
        <w:rPr>
          <w:noProof/>
          <w:sz w:val="24"/>
          <w:szCs w:val="24"/>
        </w:rPr>
        <w:lastRenderedPageBreak/>
        <w:drawing>
          <wp:inline distT="0" distB="0" distL="0" distR="0" wp14:anchorId="4582A5FD" wp14:editId="0A629EE9">
            <wp:extent cx="5943600" cy="4510405"/>
            <wp:effectExtent l="0" t="0" r="0" b="0"/>
            <wp:docPr id="1552622384" name="Picture 4" descr="A graph with a number of squares and a number of mont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622384" name="Picture 4" descr="A graph with a number of squares and a number of month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inline>
        </w:drawing>
      </w:r>
    </w:p>
    <w:p w14:paraId="1FA78400" w14:textId="213DA284"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3</w:t>
      </w:r>
      <w:r w:rsidRPr="00DB2F80">
        <w:rPr>
          <w:b/>
          <w:bCs/>
          <w:sz w:val="24"/>
          <w:szCs w:val="24"/>
        </w:rPr>
        <w:t>:</w:t>
      </w:r>
      <w:r w:rsidRPr="00DB2F80">
        <w:rPr>
          <w:sz w:val="24"/>
          <w:szCs w:val="24"/>
        </w:rPr>
        <w:t xml:space="preserve"> Community competence of each community (site-month combination) over the duration of the study period grouped by observation month. Community competence is higher at cooler months (Feb-Mar) and peak in April before declining in later, hotter months.</w:t>
      </w:r>
      <w:r w:rsidR="00374C98">
        <w:rPr>
          <w:sz w:val="24"/>
          <w:szCs w:val="24"/>
        </w:rPr>
        <w:t xml:space="preserve"> Average community competence across sites for each month is indicated by the red dot. </w:t>
      </w:r>
      <w:r w:rsidRPr="00DB2F80">
        <w:rPr>
          <w:sz w:val="24"/>
          <w:szCs w:val="24"/>
        </w:rPr>
        <w:br w:type="page"/>
      </w:r>
    </w:p>
    <w:p w14:paraId="787FC4D8" w14:textId="77777777" w:rsidR="002E6E0F" w:rsidRPr="00DB2F80" w:rsidRDefault="002E6E0F" w:rsidP="0040206D">
      <w:pPr>
        <w:spacing w:line="360" w:lineRule="auto"/>
        <w:rPr>
          <w:sz w:val="24"/>
          <w:szCs w:val="24"/>
        </w:rPr>
      </w:pPr>
    </w:p>
    <w:p w14:paraId="58AF924C" w14:textId="77777777" w:rsidR="002E6E0F" w:rsidRPr="00DB2F80" w:rsidRDefault="002E6E0F" w:rsidP="0040206D">
      <w:pPr>
        <w:spacing w:line="360" w:lineRule="auto"/>
        <w:rPr>
          <w:sz w:val="24"/>
          <w:szCs w:val="24"/>
        </w:rPr>
      </w:pPr>
    </w:p>
    <w:p w14:paraId="560A0C46" w14:textId="77777777" w:rsidR="002E6E0F" w:rsidRPr="00DB2F80" w:rsidRDefault="0069435B" w:rsidP="0040206D">
      <w:pPr>
        <w:spacing w:line="360" w:lineRule="auto"/>
        <w:rPr>
          <w:sz w:val="24"/>
          <w:szCs w:val="24"/>
        </w:rPr>
      </w:pPr>
      <w:r w:rsidRPr="00DB2F80">
        <w:rPr>
          <w:noProof/>
          <w:sz w:val="24"/>
          <w:szCs w:val="24"/>
        </w:rPr>
        <w:drawing>
          <wp:inline distT="114300" distB="114300" distL="114300" distR="114300" wp14:anchorId="52C6AF06" wp14:editId="2B3559C4">
            <wp:extent cx="5943600" cy="41529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5943600" cy="4152900"/>
                    </a:xfrm>
                    <a:prstGeom prst="rect">
                      <a:avLst/>
                    </a:prstGeom>
                    <a:ln/>
                  </pic:spPr>
                </pic:pic>
              </a:graphicData>
            </a:graphic>
          </wp:inline>
        </w:drawing>
      </w:r>
    </w:p>
    <w:p w14:paraId="3032A59C" w14:textId="7F4986BF" w:rsidR="002E6E0F" w:rsidRPr="00DB2F80" w:rsidRDefault="0069435B" w:rsidP="00DB2F80">
      <w:pPr>
        <w:rPr>
          <w:sz w:val="24"/>
          <w:szCs w:val="24"/>
        </w:rPr>
      </w:pPr>
      <w:r w:rsidRPr="00DB2F80">
        <w:rPr>
          <w:b/>
          <w:bCs/>
          <w:sz w:val="24"/>
          <w:szCs w:val="24"/>
        </w:rPr>
        <w:t xml:space="preserve">Supplementary Figure </w:t>
      </w:r>
      <w:r w:rsidR="002770B4">
        <w:rPr>
          <w:b/>
          <w:bCs/>
          <w:sz w:val="24"/>
          <w:szCs w:val="24"/>
        </w:rPr>
        <w:t>4</w:t>
      </w:r>
      <w:r w:rsidRPr="00DB2F80">
        <w:rPr>
          <w:b/>
          <w:bCs/>
          <w:sz w:val="24"/>
          <w:szCs w:val="24"/>
        </w:rPr>
        <w:t>:</w:t>
      </w:r>
      <w:r w:rsidRPr="00DB2F80">
        <w:rPr>
          <w:sz w:val="24"/>
          <w:szCs w:val="24"/>
        </w:rPr>
        <w:t xml:space="preserve"> Correlations between community competence, host abundance, and mean water temperature. Community competence correlates positively with host abundance and negatively with mean water temperature. These correlations result in instances where the community has high community competence, high abundance, and low water temperature – all factors which may contribute positively to ranavirus transmission.</w:t>
      </w:r>
    </w:p>
    <w:sectPr w:rsidR="002E6E0F" w:rsidRPr="00DB2F80" w:rsidSect="00DB2F80">
      <w:footerReference w:type="even" r:id="rId20"/>
      <w:footerReference w:type="default" r:id="rId21"/>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ew W Park" w:date="2023-10-31T11:38:00Z" w:initials="AP">
    <w:p w14:paraId="389C5B6E" w14:textId="77777777" w:rsidR="004357CA" w:rsidRDefault="004357CA" w:rsidP="004357CA">
      <w:pPr>
        <w:pStyle w:val="CommentText"/>
      </w:pPr>
      <w:r>
        <w:t>transmission? given we use the ratio and prevalence per se?</w:t>
      </w:r>
      <w:r>
        <w:rPr>
          <w:rStyle w:val="CommentReference"/>
        </w:rPr>
        <w:annotationRef/>
      </w:r>
      <w:r>
        <w:rPr>
          <w:rStyle w:val="CommentReference"/>
        </w:rPr>
        <w:annotationRef/>
      </w:r>
    </w:p>
  </w:comment>
  <w:comment w:id="1" w:author="Andrew W Park" w:date="2023-10-31T13:06:00Z" w:initials="AP">
    <w:p w14:paraId="362C359F" w14:textId="62E6BDBF" w:rsidR="1646E0A0" w:rsidRDefault="1646E0A0">
      <w:pPr>
        <w:pStyle w:val="CommentText"/>
      </w:pPr>
      <w:r>
        <w:t>phenologies? again, i'm not as confident with my plurals and singulars - but i think species here is plural; so you can try replacing with a plural word and see how it scans (e.g., people exhibit distinct phenology/phenologies)</w:t>
      </w:r>
      <w:r>
        <w:rPr>
          <w:rStyle w:val="CommentReference"/>
        </w:rPr>
        <w:annotationRef/>
      </w:r>
    </w:p>
  </w:comment>
  <w:comment w:id="2" w:author="Stacey L Lance" w:date="2023-11-02T11:31:00Z" w:initials="SL">
    <w:p w14:paraId="3B57F8C8" w14:textId="613478A0" w:rsidR="31DB22D1" w:rsidRDefault="31DB22D1">
      <w:pPr>
        <w:pStyle w:val="CommentText"/>
      </w:pPr>
      <w:r>
        <w:t>I'd go with phenologies</w:t>
      </w:r>
      <w:r>
        <w:rPr>
          <w:rStyle w:val="CommentReference"/>
        </w:rPr>
        <w:annotationRef/>
      </w:r>
    </w:p>
  </w:comment>
  <w:comment w:id="3" w:author="Andrew W Park" w:date="2023-10-31T13:10:00Z" w:initials="AP">
    <w:p w14:paraId="0990CD80" w14:textId="57E256E5" w:rsidR="1646E0A0" w:rsidRDefault="1646E0A0">
      <w:pPr>
        <w:pStyle w:val="CommentText"/>
      </w:pPr>
      <w:r>
        <w:t>there's a kind of unwritten caveat here - namely, ranavirus is typical in some way - maybe this needs to be brought out more. Maybe this sentence could be followed by a "like many pathogens...multihost...some persistence in envrionment...transmission could be immediate [contact] or delayed [env]"</w:t>
      </w:r>
      <w:r>
        <w:rPr>
          <w:rStyle w:val="CommentReference"/>
        </w:rPr>
        <w:annotationRef/>
      </w:r>
    </w:p>
  </w:comment>
  <w:comment w:id="4" w:author="Stacey L Lance" w:date="2023-11-02T11:33:00Z" w:initials="SL">
    <w:p w14:paraId="42A2FDC4" w14:textId="442FE2B1" w:rsidR="31DB22D1" w:rsidRDefault="31DB22D1">
      <w:pPr>
        <w:pStyle w:val="CommentText"/>
      </w:pPr>
      <w:r>
        <w:t>agree that a sentence needs to be added here</w:t>
      </w:r>
      <w:r>
        <w:rPr>
          <w:rStyle w:val="CommentReference"/>
        </w:rPr>
        <w:annotationRef/>
      </w:r>
    </w:p>
  </w:comment>
  <w:comment w:id="13" w:author="Daniel Suh" w:date="2023-12-06T10:01:00Z" w:initials="DS">
    <w:p w14:paraId="18129B9C" w14:textId="77777777" w:rsidR="76C48BCC" w:rsidRDefault="76C48BCC">
      <w:pPr>
        <w:pStyle w:val="CommentText"/>
      </w:pPr>
      <w:r w:rsidRPr="76C48BCC">
        <w:t>I tried to contextualize our study for broader appeal by making the point that understanding transmission in wildlife populations can improve our understanding of other pathogens, particularly those that also infect humans and livestock since we often spend more time studying transmission within livestock or human populations or at the direct interface with wildlife. However, this paragraph just turned into a list of examples and isn’t very interesting.</w:t>
      </w:r>
      <w:r>
        <w:rPr>
          <w:rStyle w:val="CommentReference"/>
        </w:rPr>
        <w:annotationRef/>
      </w:r>
    </w:p>
  </w:comment>
  <w:comment w:id="42" w:author="Andrew W Park" w:date="2023-10-31T13:16:00Z" w:initials="AP">
    <w:p w14:paraId="07D932F3" w14:textId="4649E17B" w:rsidR="1646E0A0" w:rsidRDefault="1646E0A0">
      <w:pPr>
        <w:pStyle w:val="CommentText"/>
      </w:pPr>
      <w:r>
        <w:t xml:space="preserve">this is good - but re-emphasizes my earlier comment that it will be important to explain (1 sentence) why ranavirus is likely an examplar of other systems. </w:t>
      </w:r>
      <w:r>
        <w:rPr>
          <w:rStyle w:val="CommentReference"/>
        </w:rPr>
        <w:annotationRef/>
      </w:r>
    </w:p>
  </w:comment>
  <w:comment w:id="45" w:author="Stacey L Lance" w:date="2023-09-05T16:13:00Z" w:initials="SL">
    <w:p w14:paraId="59E68E2E" w14:textId="0F600E45" w:rsidR="00FE67A3" w:rsidRDefault="00FE67A3">
      <w:pPr>
        <w:pStyle w:val="CommentText"/>
      </w:pPr>
      <w:r>
        <w:rPr>
          <w:rStyle w:val="CommentReference"/>
        </w:rPr>
        <w:annotationRef/>
      </w:r>
      <w:r>
        <w:t xml:space="preserve">I can definitely add more here if you want. Just let me know. </w:t>
      </w:r>
    </w:p>
  </w:comment>
  <w:comment w:id="46" w:author="Stacey L Lance" w:date="2023-09-05T16:01:00Z" w:initials="SL">
    <w:p w14:paraId="7E9DC783" w14:textId="42A000FB" w:rsidR="008D10C6" w:rsidRDefault="008D10C6">
      <w:pPr>
        <w:pStyle w:val="CommentText"/>
      </w:pPr>
      <w:r>
        <w:rPr>
          <w:rStyle w:val="CommentReference"/>
        </w:rPr>
        <w:annotationRef/>
      </w:r>
      <w:r>
        <w:t xml:space="preserve">Not sure how we want to deal with the lack of testing of ambystomatid salamanders. That’s an issue for the other paper as well but it at least needs to be stated. </w:t>
      </w:r>
    </w:p>
  </w:comment>
  <w:comment w:id="48" w:author="Daniel Suh" w:date="2023-09-21T15:25:00Z" w:initials="DS">
    <w:p w14:paraId="11AE6112" w14:textId="77777777" w:rsidR="00070A53" w:rsidRDefault="00070A53" w:rsidP="003632FF">
      <w:r>
        <w:rPr>
          <w:rStyle w:val="CommentReference"/>
        </w:rPr>
        <w:annotationRef/>
      </w:r>
      <w:r>
        <w:rPr>
          <w:sz w:val="20"/>
          <w:szCs w:val="20"/>
        </w:rPr>
        <w:t>Include information about which species were included and not included in community competence. e.g., some species were not included because they were not sampled for ranavirus or were not sampled much (hyla avivoca was maybe only sampled once)</w:t>
      </w:r>
    </w:p>
  </w:comment>
  <w:comment w:id="49" w:author="Daniel Suh" w:date="2023-09-21T15:36:00Z" w:initials="DS">
    <w:p w14:paraId="34E023A1" w14:textId="77777777" w:rsidR="00E64B24" w:rsidRDefault="00E64B24" w:rsidP="0051219D">
      <w:r>
        <w:rPr>
          <w:rStyle w:val="CommentReference"/>
        </w:rPr>
        <w:annotationRef/>
      </w:r>
      <w:r>
        <w:rPr>
          <w:sz w:val="20"/>
          <w:szCs w:val="20"/>
        </w:rPr>
        <w:t>Salamanders were not tested for ranavirus but are included in measures of relative abundance. Is this an issue?</w:t>
      </w:r>
    </w:p>
  </w:comment>
  <w:comment w:id="50" w:author="Stacey L Lance" w:date="2023-09-05T13:37:00Z" w:initials="SL">
    <w:p w14:paraId="3A9252F0" w14:textId="521D71B7" w:rsidR="000D4B9A" w:rsidRDefault="000D4B9A">
      <w:pPr>
        <w:pStyle w:val="CommentText"/>
      </w:pPr>
      <w:r>
        <w:rPr>
          <w:rStyle w:val="CommentReference"/>
        </w:rPr>
        <w:annotationRef/>
      </w:r>
      <w:r>
        <w:t xml:space="preserve">Will you end up numbering the equations below and referring to them in the text? </w:t>
      </w:r>
    </w:p>
  </w:comment>
  <w:comment w:id="51" w:author="Daniel Suh" w:date="2023-11-20T14:06:00Z" w:initials="DS">
    <w:p w14:paraId="4B5247D2" w14:textId="77777777" w:rsidR="00AE0249" w:rsidRDefault="00AE0249" w:rsidP="00AE0249">
      <w:r>
        <w:rPr>
          <w:rStyle w:val="CommentReference"/>
        </w:rPr>
        <w:annotationRef/>
      </w:r>
      <w:r>
        <w:rPr>
          <w:sz w:val="20"/>
          <w:szCs w:val="20"/>
        </w:rPr>
        <w:t>Denominator should be pt and not pt+1 for decreasing prevalence</w:t>
      </w:r>
    </w:p>
  </w:comment>
  <w:comment w:id="53" w:author="Andrew W Park" w:date="2023-10-31T13:26:00Z" w:initials="AP">
    <w:p w14:paraId="3ECDC28E" w14:textId="674AD3A6" w:rsidR="1646E0A0" w:rsidRDefault="1646E0A0">
      <w:pPr>
        <w:pStyle w:val="CommentText"/>
      </w:pPr>
      <w:r>
        <w:t xml:space="preserve">I think this is just an online-Word thing, but this ln(2) formula looks a bit garbled - just check it renders OK on the submitted version. </w:t>
      </w:r>
      <w:r>
        <w:rPr>
          <w:rStyle w:val="CommentReference"/>
        </w:rPr>
        <w:annotationRef/>
      </w:r>
    </w:p>
  </w:comment>
  <w:comment w:id="55" w:author="Daniel Suh" w:date="2023-11-20T14:45:00Z" w:initials="DS">
    <w:p w14:paraId="2A8FA143" w14:textId="77777777" w:rsidR="00FD5740" w:rsidRDefault="00FD5740" w:rsidP="00FD5740">
      <w:r>
        <w:rPr>
          <w:rStyle w:val="CommentReference"/>
        </w:rPr>
        <w:annotationRef/>
      </w:r>
      <w:r>
        <w:rPr>
          <w:sz w:val="20"/>
          <w:szCs w:val="20"/>
        </w:rPr>
        <w:t>Retitle this section?</w:t>
      </w:r>
      <w:r>
        <w:rPr>
          <w:rStyle w:val="CommentReference"/>
        </w:rPr>
        <w:annotationRef/>
      </w:r>
    </w:p>
  </w:comment>
  <w:comment w:id="58" w:author="Stacey L Lance" w:date="2023-09-05T15:30:00Z" w:initials="SL">
    <w:p w14:paraId="7F5D1560" w14:textId="44AA9A60" w:rsidR="00EB1F41" w:rsidRDefault="00EB1F41" w:rsidP="00EB1F41">
      <w:pPr>
        <w:pStyle w:val="CommentText"/>
      </w:pPr>
      <w:r>
        <w:rPr>
          <w:rStyle w:val="CommentReference"/>
        </w:rPr>
        <w:annotationRef/>
      </w:r>
      <w:r>
        <w:t>This is intriguing given that higher water temps come out as being important for viral replication in labs and correlate with higher prevalence in the empirical data…up to a point. I think its 15-25 then a dropoff</w:t>
      </w:r>
    </w:p>
  </w:comment>
  <w:comment w:id="59" w:author="Stacey L Lance" w:date="2023-09-05T15:51:00Z" w:initials="SL">
    <w:p w14:paraId="310A00B5" w14:textId="77777777" w:rsidR="00EB1F41" w:rsidRDefault="00EB1F41" w:rsidP="00EB1F41">
      <w:pPr>
        <w:pStyle w:val="CommentText"/>
      </w:pPr>
      <w:r>
        <w:rPr>
          <w:rStyle w:val="CommentReference"/>
        </w:rPr>
        <w:annotationRef/>
      </w:r>
      <w:r>
        <w:t>I think folks with an RV background are going to want to hear a little more about the water temp in discussion b/c of previous work showing increase in prevalence with temp. maybe just pointing out that you are looking at the prevalence ratio, not just overall prevalence so perhaps it is increasing, being shed like crazy in cooler months which leads to a peak prevalence at med-warm months followed by rapid decline. It offers a new way to think about water temp and RV. But this will grab folks attention that know the literature b/c the preponderance of studies say warmer = more RV.</w:t>
      </w:r>
    </w:p>
  </w:comment>
  <w:comment w:id="60" w:author="Daniel Suh" w:date="2023-10-25T19:00:00Z" w:initials="DS">
    <w:p w14:paraId="38AE4DE3" w14:textId="77777777" w:rsidR="00184936" w:rsidRDefault="00184936" w:rsidP="00AB0E6A">
      <w:r>
        <w:rPr>
          <w:rStyle w:val="CommentReference"/>
        </w:rPr>
        <w:annotationRef/>
      </w:r>
      <w:r>
        <w:rPr>
          <w:sz w:val="20"/>
          <w:szCs w:val="20"/>
        </w:rPr>
        <w:t>Adjust legend</w:t>
      </w:r>
    </w:p>
  </w:comment>
  <w:comment w:id="61" w:author="Andrew W Park" w:date="2023-10-31T13:49:00Z" w:initials="AP">
    <w:p w14:paraId="434EAA73" w14:textId="1051D8BD" w:rsidR="1646E0A0" w:rsidRDefault="1646E0A0">
      <w:pPr>
        <w:pStyle w:val="CommentText"/>
      </w:pPr>
      <w:r>
        <w:t>example? the model is formulated with demography in general - you just turned it off for this bit</w:t>
      </w:r>
      <w:r>
        <w:rPr>
          <w:rStyle w:val="CommentReference"/>
        </w:rPr>
        <w:annotationRef/>
      </w:r>
    </w:p>
  </w:comment>
  <w:comment w:id="65" w:author="Stacey L Lance" w:date="2023-11-02T11:52:00Z" w:initials="SL">
    <w:p w14:paraId="24BB093E" w14:textId="580175A1" w:rsidR="31DB22D1" w:rsidRDefault="31DB22D1">
      <w:pPr>
        <w:pStyle w:val="CommentText"/>
      </w:pPr>
      <w:r>
        <w:t>just a lot of "may"s in these sentences</w:t>
      </w:r>
      <w:r>
        <w:rPr>
          <w:rStyle w:val="CommentReference"/>
        </w:rPr>
        <w:annotationRef/>
      </w:r>
    </w:p>
  </w:comment>
  <w:comment w:id="67" w:author="Stacey L Lance" w:date="2023-11-02T12:07:00Z" w:initials="SL">
    <w:p w14:paraId="38C6A227" w14:textId="0CA7A7EF" w:rsidR="31DB22D1" w:rsidRDefault="31DB22D1">
      <w:pPr>
        <w:pStyle w:val="CommentText"/>
      </w:pPr>
      <w:r>
        <w:t>I have to include this in submissions. I will add text to your cover letter about it</w:t>
      </w:r>
      <w:r>
        <w:rPr>
          <w:rStyle w:val="CommentReference"/>
        </w:rPr>
        <w:annotationRef/>
      </w:r>
    </w:p>
  </w:comment>
  <w:comment w:id="68" w:author="Stacey L Lance" w:date="2023-09-05T15:41:00Z" w:initials="SL">
    <w:p w14:paraId="18AA0CCB" w14:textId="5D7D8A7B" w:rsidR="00656B70" w:rsidRDefault="00656B70">
      <w:pPr>
        <w:pStyle w:val="CommentText"/>
      </w:pPr>
      <w:r>
        <w:rPr>
          <w:rStyle w:val="CommentReference"/>
        </w:rPr>
        <w:annotationRef/>
      </w:r>
      <w:r>
        <w:t>I believe the Hyla avivoca is based on a single sample. May want to mention that here.</w:t>
      </w:r>
    </w:p>
  </w:comment>
  <w:comment w:id="69" w:author="Daniel Suh" w:date="2023-09-21T12:21:00Z" w:initials="DS">
    <w:p w14:paraId="35A02226" w14:textId="77777777" w:rsidR="003050A7" w:rsidRDefault="003050A7" w:rsidP="00A3438F">
      <w:r>
        <w:rPr>
          <w:rStyle w:val="CommentReference"/>
        </w:rPr>
        <w:annotationRef/>
      </w:r>
      <w:r>
        <w:rPr>
          <w:sz w:val="20"/>
          <w:szCs w:val="20"/>
        </w:rPr>
        <w:t>May consider just removing hyla avivoca since I don’t think it is included in the actual analysis</w:t>
      </w:r>
    </w:p>
    <w:p w14:paraId="54BCDCE4" w14:textId="77777777" w:rsidR="003050A7" w:rsidRDefault="003050A7" w:rsidP="00A3438F"/>
  </w:comment>
  <w:comment w:id="70" w:author="Andrew W Park" w:date="2023-10-31T13:31:00Z" w:initials="AP">
    <w:p w14:paraId="32766C85" w14:textId="77777777" w:rsidR="002770B4" w:rsidRDefault="002770B4" w:rsidP="002770B4">
      <w:pPr>
        <w:pStyle w:val="CommentText"/>
      </w:pPr>
      <w:r>
        <w:t>Could this instead be expressed as a table with columns for predictor, spearman's rho, and adjusted p-value? It's not clear the visual is adding much (except drawing attention to the scatter!). This fig could then be supplementary</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C5B6E" w15:done="1"/>
  <w15:commentEx w15:paraId="362C359F" w15:done="1"/>
  <w15:commentEx w15:paraId="3B57F8C8" w15:paraIdParent="362C359F" w15:done="1"/>
  <w15:commentEx w15:paraId="0990CD80" w15:done="1"/>
  <w15:commentEx w15:paraId="42A2FDC4" w15:paraIdParent="0990CD80" w15:done="1"/>
  <w15:commentEx w15:paraId="18129B9C" w15:done="1"/>
  <w15:commentEx w15:paraId="07D932F3" w15:done="1"/>
  <w15:commentEx w15:paraId="59E68E2E" w15:done="1"/>
  <w15:commentEx w15:paraId="7E9DC783" w15:done="1"/>
  <w15:commentEx w15:paraId="11AE6112" w15:done="1"/>
  <w15:commentEx w15:paraId="34E023A1" w15:paraIdParent="11AE6112" w15:done="1"/>
  <w15:commentEx w15:paraId="3A9252F0" w15:done="1"/>
  <w15:commentEx w15:paraId="4B5247D2" w15:done="1"/>
  <w15:commentEx w15:paraId="3ECDC28E" w15:done="1"/>
  <w15:commentEx w15:paraId="2A8FA143" w15:done="1"/>
  <w15:commentEx w15:paraId="7F5D1560" w15:done="1"/>
  <w15:commentEx w15:paraId="310A00B5" w15:paraIdParent="7F5D1560" w15:done="1"/>
  <w15:commentEx w15:paraId="38AE4DE3" w15:done="1"/>
  <w15:commentEx w15:paraId="434EAA73" w15:done="1"/>
  <w15:commentEx w15:paraId="24BB093E" w15:done="1"/>
  <w15:commentEx w15:paraId="38C6A227" w15:done="1"/>
  <w15:commentEx w15:paraId="18AA0CCB" w15:done="1"/>
  <w15:commentEx w15:paraId="54BCDCE4" w15:paraIdParent="18AA0CCB" w15:done="1"/>
  <w15:commentEx w15:paraId="32766C8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09727A2D" w16cex:dateUtc="2023-10-31T15:38:00Z"/>
  <w16cex:commentExtensible w16cex:durableId="0B712016" w16cex:dateUtc="2023-10-31T17:06:00Z"/>
  <w16cex:commentExtensible w16cex:durableId="0A78C7C2" w16cex:dateUtc="2023-11-02T15:31:00Z"/>
  <w16cex:commentExtensible w16cex:durableId="2C0707F3" w16cex:dateUtc="2023-10-31T17:10:00Z"/>
  <w16cex:commentExtensible w16cex:durableId="5E4C3299" w16cex:dateUtc="2023-11-02T15:33:00Z"/>
  <w16cex:commentExtensible w16cex:durableId="18799D19" w16cex:dateUtc="2023-12-06T15:01:00Z"/>
  <w16cex:commentExtensible w16cex:durableId="009BB088" w16cex:dateUtc="2023-10-31T17:16:00Z"/>
  <w16cex:commentExtensible w16cex:durableId="28A1D241" w16cex:dateUtc="2023-09-05T20:13:00Z"/>
  <w16cex:commentExtensible w16cex:durableId="28A1CF4D" w16cex:dateUtc="2023-09-05T20:01:00Z"/>
  <w16cex:commentExtensible w16cex:durableId="4B370C7F" w16cex:dateUtc="2023-09-21T20:25:00Z"/>
  <w16cex:commentExtensible w16cex:durableId="593A9169" w16cex:dateUtc="2023-09-21T20:36:00Z"/>
  <w16cex:commentExtensible w16cex:durableId="28A1ADA6" w16cex:dateUtc="2023-09-05T17:37:00Z"/>
  <w16cex:commentExtensible w16cex:durableId="2EE6A372" w16cex:dateUtc="2023-11-20T19:06:00Z"/>
  <w16cex:commentExtensible w16cex:durableId="14453443" w16cex:dateUtc="2023-10-31T17:26:00Z"/>
  <w16cex:commentExtensible w16cex:durableId="6F85528A" w16cex:dateUtc="2023-11-20T19:45:00Z"/>
  <w16cex:commentExtensible w16cex:durableId="28A1C82F" w16cex:dateUtc="2023-09-05T19:30:00Z"/>
  <w16cex:commentExtensible w16cex:durableId="28A1CCF0" w16cex:dateUtc="2023-09-05T19:51:00Z"/>
  <w16cex:commentExtensible w16cex:durableId="5C91B165" w16cex:dateUtc="2023-10-26T00:00:00Z"/>
  <w16cex:commentExtensible w16cex:durableId="0D3AB235" w16cex:dateUtc="2023-10-31T17:49:00Z"/>
  <w16cex:commentExtensible w16cex:durableId="2CE6EED5" w16cex:dateUtc="2023-11-02T15:52:00Z"/>
  <w16cex:commentExtensible w16cex:durableId="4F938FE2" w16cex:dateUtc="2023-11-02T16:07:00Z"/>
  <w16cex:commentExtensible w16cex:durableId="28A1CAB9" w16cex:dateUtc="2023-09-05T19:41:00Z"/>
  <w16cex:commentExtensible w16cex:durableId="74DCA663" w16cex:dateUtc="2023-09-21T17:21:00Z"/>
  <w16cex:commentExtensible w16cex:durableId="00AEAA03" w16cex:dateUtc="2023-10-31T17: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C5B6E" w16cid:durableId="09727A2D"/>
  <w16cid:commentId w16cid:paraId="362C359F" w16cid:durableId="0B712016"/>
  <w16cid:commentId w16cid:paraId="3B57F8C8" w16cid:durableId="0A78C7C2"/>
  <w16cid:commentId w16cid:paraId="0990CD80" w16cid:durableId="2C0707F3"/>
  <w16cid:commentId w16cid:paraId="42A2FDC4" w16cid:durableId="5E4C3299"/>
  <w16cid:commentId w16cid:paraId="18129B9C" w16cid:durableId="18799D19"/>
  <w16cid:commentId w16cid:paraId="07D932F3" w16cid:durableId="009BB088"/>
  <w16cid:commentId w16cid:paraId="59E68E2E" w16cid:durableId="28A1D241"/>
  <w16cid:commentId w16cid:paraId="7E9DC783" w16cid:durableId="28A1CF4D"/>
  <w16cid:commentId w16cid:paraId="11AE6112" w16cid:durableId="4B370C7F"/>
  <w16cid:commentId w16cid:paraId="34E023A1" w16cid:durableId="593A9169"/>
  <w16cid:commentId w16cid:paraId="3A9252F0" w16cid:durableId="28A1ADA6"/>
  <w16cid:commentId w16cid:paraId="4B5247D2" w16cid:durableId="2EE6A372"/>
  <w16cid:commentId w16cid:paraId="3ECDC28E" w16cid:durableId="14453443"/>
  <w16cid:commentId w16cid:paraId="2A8FA143" w16cid:durableId="6F85528A"/>
  <w16cid:commentId w16cid:paraId="7F5D1560" w16cid:durableId="28A1C82F"/>
  <w16cid:commentId w16cid:paraId="310A00B5" w16cid:durableId="28A1CCF0"/>
  <w16cid:commentId w16cid:paraId="38AE4DE3" w16cid:durableId="5C91B165"/>
  <w16cid:commentId w16cid:paraId="434EAA73" w16cid:durableId="0D3AB235"/>
  <w16cid:commentId w16cid:paraId="24BB093E" w16cid:durableId="2CE6EED5"/>
  <w16cid:commentId w16cid:paraId="38C6A227" w16cid:durableId="4F938FE2"/>
  <w16cid:commentId w16cid:paraId="18AA0CCB" w16cid:durableId="28A1CAB9"/>
  <w16cid:commentId w16cid:paraId="54BCDCE4" w16cid:durableId="74DCA663"/>
  <w16cid:commentId w16cid:paraId="32766C85" w16cid:durableId="00AEAA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1F8300" w14:textId="77777777" w:rsidR="00C35B56" w:rsidRDefault="00C35B56" w:rsidP="003540FF">
      <w:pPr>
        <w:spacing w:line="240" w:lineRule="auto"/>
      </w:pPr>
      <w:r>
        <w:separator/>
      </w:r>
    </w:p>
  </w:endnote>
  <w:endnote w:type="continuationSeparator" w:id="0">
    <w:p w14:paraId="326CBFE0" w14:textId="77777777" w:rsidR="00C35B56" w:rsidRDefault="00C35B56" w:rsidP="003540F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7753886"/>
      <w:docPartObj>
        <w:docPartGallery w:val="Page Numbers (Bottom of Page)"/>
        <w:docPartUnique/>
      </w:docPartObj>
    </w:sdtPr>
    <w:sdtContent>
      <w:p w14:paraId="5E94437E" w14:textId="63CADA7C" w:rsidR="003540FF" w:rsidRDefault="003540FF" w:rsidP="00DC6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8638FE6" w14:textId="77777777" w:rsidR="003540FF" w:rsidRDefault="003540FF" w:rsidP="003540FF">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07411208"/>
      <w:docPartObj>
        <w:docPartGallery w:val="Page Numbers (Bottom of Page)"/>
        <w:docPartUnique/>
      </w:docPartObj>
    </w:sdtPr>
    <w:sdtContent>
      <w:p w14:paraId="5664C63C" w14:textId="517B5575" w:rsidR="003540FF" w:rsidRDefault="003540FF" w:rsidP="00DC618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E373122" w14:textId="77777777" w:rsidR="003540FF" w:rsidRDefault="003540FF" w:rsidP="003540FF">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38FA0" w14:textId="77777777" w:rsidR="00C35B56" w:rsidRDefault="00C35B56" w:rsidP="003540FF">
      <w:pPr>
        <w:spacing w:line="240" w:lineRule="auto"/>
      </w:pPr>
      <w:r>
        <w:separator/>
      </w:r>
    </w:p>
  </w:footnote>
  <w:footnote w:type="continuationSeparator" w:id="0">
    <w:p w14:paraId="6114FB62" w14:textId="77777777" w:rsidR="00C35B56" w:rsidRDefault="00C35B56" w:rsidP="003540F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C92978"/>
    <w:multiLevelType w:val="hybridMultilevel"/>
    <w:tmpl w:val="F870719E"/>
    <w:lvl w:ilvl="0" w:tplc="0BC250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9316648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W Park">
    <w15:presenceInfo w15:providerId="AD" w15:userId="S::awpark@uga.edu::ba1ee5c1-d61e-4e99-808a-b281bd2677aa"/>
  </w15:person>
  <w15:person w15:author="Stacey L Lance">
    <w15:presenceInfo w15:providerId="AD" w15:userId="S::sllance@uga.edu::9e973118-b345-4295-a640-5cf6d2b9849c"/>
  </w15:person>
  <w15:person w15:author="Daniel Suh">
    <w15:presenceInfo w15:providerId="AD" w15:userId="S::ds91149@uga.edu::89c66609-f255-4f89-842a-9968ce1d50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6E0F"/>
    <w:rsid w:val="000154CB"/>
    <w:rsid w:val="000279DB"/>
    <w:rsid w:val="000347C2"/>
    <w:rsid w:val="000475E5"/>
    <w:rsid w:val="00070A53"/>
    <w:rsid w:val="000958DD"/>
    <w:rsid w:val="000A46F0"/>
    <w:rsid w:val="000A4745"/>
    <w:rsid w:val="000C212A"/>
    <w:rsid w:val="000D0A3B"/>
    <w:rsid w:val="000D3489"/>
    <w:rsid w:val="000D4B9A"/>
    <w:rsid w:val="000E235C"/>
    <w:rsid w:val="00151FB6"/>
    <w:rsid w:val="00184936"/>
    <w:rsid w:val="00186C74"/>
    <w:rsid w:val="00187DCA"/>
    <w:rsid w:val="001911D7"/>
    <w:rsid w:val="001A12E3"/>
    <w:rsid w:val="001C3D2A"/>
    <w:rsid w:val="001D596F"/>
    <w:rsid w:val="001F7D11"/>
    <w:rsid w:val="0020244F"/>
    <w:rsid w:val="00202B66"/>
    <w:rsid w:val="00202DEE"/>
    <w:rsid w:val="00246465"/>
    <w:rsid w:val="00255C97"/>
    <w:rsid w:val="00256F98"/>
    <w:rsid w:val="00270109"/>
    <w:rsid w:val="002716A4"/>
    <w:rsid w:val="002770B4"/>
    <w:rsid w:val="0029426F"/>
    <w:rsid w:val="002A3CCE"/>
    <w:rsid w:val="002E6E0F"/>
    <w:rsid w:val="002F1B0E"/>
    <w:rsid w:val="003050A7"/>
    <w:rsid w:val="00322AE6"/>
    <w:rsid w:val="00327EFB"/>
    <w:rsid w:val="00334C8B"/>
    <w:rsid w:val="003540FF"/>
    <w:rsid w:val="00374C98"/>
    <w:rsid w:val="003817CE"/>
    <w:rsid w:val="003B3FBF"/>
    <w:rsid w:val="003D7285"/>
    <w:rsid w:val="003F71A1"/>
    <w:rsid w:val="0040206D"/>
    <w:rsid w:val="00413992"/>
    <w:rsid w:val="004330EA"/>
    <w:rsid w:val="004357CA"/>
    <w:rsid w:val="00464E3F"/>
    <w:rsid w:val="00472C52"/>
    <w:rsid w:val="00480CC2"/>
    <w:rsid w:val="00483941"/>
    <w:rsid w:val="004877D2"/>
    <w:rsid w:val="004C1564"/>
    <w:rsid w:val="004E1900"/>
    <w:rsid w:val="005235B4"/>
    <w:rsid w:val="00541433"/>
    <w:rsid w:val="00554066"/>
    <w:rsid w:val="00577109"/>
    <w:rsid w:val="005942D9"/>
    <w:rsid w:val="005A3BFD"/>
    <w:rsid w:val="005B1D97"/>
    <w:rsid w:val="005B46CA"/>
    <w:rsid w:val="005F16FB"/>
    <w:rsid w:val="00613A5F"/>
    <w:rsid w:val="00634A51"/>
    <w:rsid w:val="00655F73"/>
    <w:rsid w:val="00656B70"/>
    <w:rsid w:val="006814DD"/>
    <w:rsid w:val="0069435B"/>
    <w:rsid w:val="00715843"/>
    <w:rsid w:val="007575DD"/>
    <w:rsid w:val="0076507E"/>
    <w:rsid w:val="0077087C"/>
    <w:rsid w:val="00776ACA"/>
    <w:rsid w:val="00782EF5"/>
    <w:rsid w:val="00790E36"/>
    <w:rsid w:val="007B418E"/>
    <w:rsid w:val="007B5C24"/>
    <w:rsid w:val="007D0E7A"/>
    <w:rsid w:val="007E42FC"/>
    <w:rsid w:val="007F0274"/>
    <w:rsid w:val="00802B59"/>
    <w:rsid w:val="00805F4A"/>
    <w:rsid w:val="00826B90"/>
    <w:rsid w:val="008358B7"/>
    <w:rsid w:val="008515C7"/>
    <w:rsid w:val="00852ADB"/>
    <w:rsid w:val="008537D4"/>
    <w:rsid w:val="008552C2"/>
    <w:rsid w:val="00882F2A"/>
    <w:rsid w:val="008A2624"/>
    <w:rsid w:val="008D07C9"/>
    <w:rsid w:val="008D10C6"/>
    <w:rsid w:val="008F0A52"/>
    <w:rsid w:val="00963B37"/>
    <w:rsid w:val="0098301B"/>
    <w:rsid w:val="00993E75"/>
    <w:rsid w:val="009B1010"/>
    <w:rsid w:val="00A318F7"/>
    <w:rsid w:val="00A46BF1"/>
    <w:rsid w:val="00A52A81"/>
    <w:rsid w:val="00A54A92"/>
    <w:rsid w:val="00A60272"/>
    <w:rsid w:val="00A74023"/>
    <w:rsid w:val="00A835D7"/>
    <w:rsid w:val="00A85951"/>
    <w:rsid w:val="00A95C8B"/>
    <w:rsid w:val="00AC1151"/>
    <w:rsid w:val="00AC7ABC"/>
    <w:rsid w:val="00AD0B7D"/>
    <w:rsid w:val="00AD22C9"/>
    <w:rsid w:val="00AE0249"/>
    <w:rsid w:val="00B52F54"/>
    <w:rsid w:val="00BA751B"/>
    <w:rsid w:val="00BF1BFD"/>
    <w:rsid w:val="00BF35FB"/>
    <w:rsid w:val="00C007ED"/>
    <w:rsid w:val="00C048C2"/>
    <w:rsid w:val="00C21EA3"/>
    <w:rsid w:val="00C33A8E"/>
    <w:rsid w:val="00C35B56"/>
    <w:rsid w:val="00C74CA9"/>
    <w:rsid w:val="00C77E17"/>
    <w:rsid w:val="00C86DEC"/>
    <w:rsid w:val="00CA3424"/>
    <w:rsid w:val="00CA6527"/>
    <w:rsid w:val="00CC44FA"/>
    <w:rsid w:val="00CC6FA9"/>
    <w:rsid w:val="00CD67AE"/>
    <w:rsid w:val="00D24E70"/>
    <w:rsid w:val="00D44BB4"/>
    <w:rsid w:val="00D50AAE"/>
    <w:rsid w:val="00D5260C"/>
    <w:rsid w:val="00DB2F80"/>
    <w:rsid w:val="00DB5DC2"/>
    <w:rsid w:val="00E0152C"/>
    <w:rsid w:val="00E034ED"/>
    <w:rsid w:val="00E16933"/>
    <w:rsid w:val="00E2330C"/>
    <w:rsid w:val="00E61E70"/>
    <w:rsid w:val="00E64B24"/>
    <w:rsid w:val="00E70041"/>
    <w:rsid w:val="00EB1F41"/>
    <w:rsid w:val="00F00985"/>
    <w:rsid w:val="00F46312"/>
    <w:rsid w:val="00F63C7A"/>
    <w:rsid w:val="00F66547"/>
    <w:rsid w:val="00F8115D"/>
    <w:rsid w:val="00F82285"/>
    <w:rsid w:val="00F93811"/>
    <w:rsid w:val="00F93EDE"/>
    <w:rsid w:val="00FA1EC4"/>
    <w:rsid w:val="00FD5740"/>
    <w:rsid w:val="00FD6C81"/>
    <w:rsid w:val="00FE67A3"/>
    <w:rsid w:val="00FF16F9"/>
    <w:rsid w:val="03E6722D"/>
    <w:rsid w:val="046398D5"/>
    <w:rsid w:val="05D12603"/>
    <w:rsid w:val="06471B36"/>
    <w:rsid w:val="08284EA3"/>
    <w:rsid w:val="0A1648E5"/>
    <w:rsid w:val="0B41E9D9"/>
    <w:rsid w:val="0E811766"/>
    <w:rsid w:val="111C195F"/>
    <w:rsid w:val="112725DD"/>
    <w:rsid w:val="114734CE"/>
    <w:rsid w:val="1453BA21"/>
    <w:rsid w:val="148909D0"/>
    <w:rsid w:val="1646E0A0"/>
    <w:rsid w:val="1706B25D"/>
    <w:rsid w:val="1722FBE2"/>
    <w:rsid w:val="18883951"/>
    <w:rsid w:val="18984633"/>
    <w:rsid w:val="1B467211"/>
    <w:rsid w:val="1E8FB217"/>
    <w:rsid w:val="1EBC8A6D"/>
    <w:rsid w:val="1FEB549C"/>
    <w:rsid w:val="2065AB34"/>
    <w:rsid w:val="24455208"/>
    <w:rsid w:val="24543D37"/>
    <w:rsid w:val="2702E58C"/>
    <w:rsid w:val="27B591B3"/>
    <w:rsid w:val="284EE9EB"/>
    <w:rsid w:val="2907A194"/>
    <w:rsid w:val="2A2F1431"/>
    <w:rsid w:val="2A9B6010"/>
    <w:rsid w:val="2D1B222C"/>
    <w:rsid w:val="2D77DFB7"/>
    <w:rsid w:val="2E28AB19"/>
    <w:rsid w:val="300433B0"/>
    <w:rsid w:val="30E6B7BF"/>
    <w:rsid w:val="31DB22D1"/>
    <w:rsid w:val="3205A642"/>
    <w:rsid w:val="3247CF17"/>
    <w:rsid w:val="34690562"/>
    <w:rsid w:val="346C4B7B"/>
    <w:rsid w:val="34726BC2"/>
    <w:rsid w:val="3500E1E9"/>
    <w:rsid w:val="35785D2E"/>
    <w:rsid w:val="37D8D745"/>
    <w:rsid w:val="383D5062"/>
    <w:rsid w:val="39636DAC"/>
    <w:rsid w:val="3CF3696B"/>
    <w:rsid w:val="3E88F81E"/>
    <w:rsid w:val="3FE5F453"/>
    <w:rsid w:val="42C48345"/>
    <w:rsid w:val="433C420B"/>
    <w:rsid w:val="43F82FAB"/>
    <w:rsid w:val="4615C47C"/>
    <w:rsid w:val="4783616A"/>
    <w:rsid w:val="481F0B6C"/>
    <w:rsid w:val="486F48E5"/>
    <w:rsid w:val="499B986B"/>
    <w:rsid w:val="4A938BA1"/>
    <w:rsid w:val="4D7EEF16"/>
    <w:rsid w:val="4DA8F7B5"/>
    <w:rsid w:val="4DB03B03"/>
    <w:rsid w:val="4F89DDF0"/>
    <w:rsid w:val="4FE17DE7"/>
    <w:rsid w:val="50AEFF1B"/>
    <w:rsid w:val="51682D03"/>
    <w:rsid w:val="532C63CC"/>
    <w:rsid w:val="552A8BF6"/>
    <w:rsid w:val="5632406E"/>
    <w:rsid w:val="5637970E"/>
    <w:rsid w:val="56987169"/>
    <w:rsid w:val="56F63B4B"/>
    <w:rsid w:val="58439CEE"/>
    <w:rsid w:val="58DE6B94"/>
    <w:rsid w:val="5A0868A3"/>
    <w:rsid w:val="5CD3837B"/>
    <w:rsid w:val="5F2123D4"/>
    <w:rsid w:val="6062A5B6"/>
    <w:rsid w:val="6143BFA1"/>
    <w:rsid w:val="626B5C2F"/>
    <w:rsid w:val="62D12327"/>
    <w:rsid w:val="62EA3739"/>
    <w:rsid w:val="649500D8"/>
    <w:rsid w:val="651963D3"/>
    <w:rsid w:val="65234EE6"/>
    <w:rsid w:val="65502F63"/>
    <w:rsid w:val="6799D8C8"/>
    <w:rsid w:val="693BE832"/>
    <w:rsid w:val="6DFCE07C"/>
    <w:rsid w:val="6E60BA43"/>
    <w:rsid w:val="6F1DC867"/>
    <w:rsid w:val="6FA3382B"/>
    <w:rsid w:val="7140BB0E"/>
    <w:rsid w:val="756274A9"/>
    <w:rsid w:val="76C48BCC"/>
    <w:rsid w:val="772DE39A"/>
    <w:rsid w:val="774F4E07"/>
    <w:rsid w:val="786E8917"/>
    <w:rsid w:val="7929F095"/>
    <w:rsid w:val="7A895F42"/>
    <w:rsid w:val="7C045318"/>
    <w:rsid w:val="7FD4EBCF"/>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79A6F5"/>
  <w15:docId w15:val="{C01DDFEF-7200-3A4E-BC44-EC5614E798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ibliography">
    <w:name w:val="Bibliography"/>
    <w:basedOn w:val="Normal"/>
    <w:next w:val="Normal"/>
    <w:uiPriority w:val="37"/>
    <w:unhideWhenUsed/>
    <w:rsid w:val="000A46F0"/>
    <w:pPr>
      <w:tabs>
        <w:tab w:val="left" w:pos="380"/>
      </w:tabs>
      <w:spacing w:line="480" w:lineRule="auto"/>
      <w:ind w:left="720" w:hanging="720"/>
    </w:pPr>
  </w:style>
  <w:style w:type="character" w:styleId="PlaceholderText">
    <w:name w:val="Placeholder Text"/>
    <w:basedOn w:val="DefaultParagraphFont"/>
    <w:uiPriority w:val="99"/>
    <w:semiHidden/>
    <w:rsid w:val="007F0274"/>
    <w:rPr>
      <w:color w:val="808080"/>
    </w:rPr>
  </w:style>
  <w:style w:type="character" w:styleId="LineNumber">
    <w:name w:val="line number"/>
    <w:basedOn w:val="DefaultParagraphFont"/>
    <w:uiPriority w:val="99"/>
    <w:semiHidden/>
    <w:unhideWhenUsed/>
    <w:rsid w:val="00DB2F80"/>
  </w:style>
  <w:style w:type="paragraph" w:styleId="Revision">
    <w:name w:val="Revision"/>
    <w:hidden/>
    <w:uiPriority w:val="99"/>
    <w:semiHidden/>
    <w:rsid w:val="000D4B9A"/>
    <w:pPr>
      <w:spacing w:line="240" w:lineRule="auto"/>
    </w:pPr>
  </w:style>
  <w:style w:type="character" w:styleId="CommentReference">
    <w:name w:val="annotation reference"/>
    <w:basedOn w:val="DefaultParagraphFont"/>
    <w:uiPriority w:val="99"/>
    <w:semiHidden/>
    <w:unhideWhenUsed/>
    <w:rsid w:val="000D4B9A"/>
    <w:rPr>
      <w:sz w:val="16"/>
      <w:szCs w:val="16"/>
    </w:rPr>
  </w:style>
  <w:style w:type="paragraph" w:styleId="CommentText">
    <w:name w:val="annotation text"/>
    <w:basedOn w:val="Normal"/>
    <w:link w:val="CommentTextChar"/>
    <w:uiPriority w:val="99"/>
    <w:semiHidden/>
    <w:unhideWhenUsed/>
    <w:rsid w:val="000D4B9A"/>
    <w:pPr>
      <w:spacing w:line="240" w:lineRule="auto"/>
    </w:pPr>
    <w:rPr>
      <w:sz w:val="20"/>
      <w:szCs w:val="20"/>
    </w:rPr>
  </w:style>
  <w:style w:type="character" w:customStyle="1" w:styleId="CommentTextChar">
    <w:name w:val="Comment Text Char"/>
    <w:basedOn w:val="DefaultParagraphFont"/>
    <w:link w:val="CommentText"/>
    <w:uiPriority w:val="99"/>
    <w:semiHidden/>
    <w:rsid w:val="000D4B9A"/>
    <w:rPr>
      <w:sz w:val="20"/>
      <w:szCs w:val="20"/>
    </w:rPr>
  </w:style>
  <w:style w:type="paragraph" w:styleId="CommentSubject">
    <w:name w:val="annotation subject"/>
    <w:basedOn w:val="CommentText"/>
    <w:next w:val="CommentText"/>
    <w:link w:val="CommentSubjectChar"/>
    <w:uiPriority w:val="99"/>
    <w:semiHidden/>
    <w:unhideWhenUsed/>
    <w:rsid w:val="000D4B9A"/>
    <w:rPr>
      <w:b/>
      <w:bCs/>
    </w:rPr>
  </w:style>
  <w:style w:type="character" w:customStyle="1" w:styleId="CommentSubjectChar">
    <w:name w:val="Comment Subject Char"/>
    <w:basedOn w:val="CommentTextChar"/>
    <w:link w:val="CommentSubject"/>
    <w:uiPriority w:val="99"/>
    <w:semiHidden/>
    <w:rsid w:val="000D4B9A"/>
    <w:rPr>
      <w:b/>
      <w:bCs/>
      <w:sz w:val="20"/>
      <w:szCs w:val="20"/>
    </w:rPr>
  </w:style>
  <w:style w:type="character" w:styleId="Hyperlink">
    <w:name w:val="Hyperlink"/>
    <w:basedOn w:val="DefaultParagraphFont"/>
    <w:uiPriority w:val="99"/>
    <w:unhideWhenUsed/>
    <w:rsid w:val="00FE67A3"/>
    <w:rPr>
      <w:color w:val="0000FF"/>
      <w:u w:val="single"/>
    </w:rPr>
  </w:style>
  <w:style w:type="character" w:customStyle="1" w:styleId="html-italic">
    <w:name w:val="html-italic"/>
    <w:basedOn w:val="DefaultParagraphFont"/>
    <w:rsid w:val="00790E36"/>
  </w:style>
  <w:style w:type="character" w:styleId="Emphasis">
    <w:name w:val="Emphasis"/>
    <w:basedOn w:val="DefaultParagraphFont"/>
    <w:uiPriority w:val="20"/>
    <w:qFormat/>
    <w:rsid w:val="00852ADB"/>
    <w:rPr>
      <w:i/>
      <w:iCs/>
    </w:rPr>
  </w:style>
  <w:style w:type="character" w:styleId="UnresolvedMention">
    <w:name w:val="Unresolved Mention"/>
    <w:basedOn w:val="DefaultParagraphFont"/>
    <w:uiPriority w:val="99"/>
    <w:semiHidden/>
    <w:unhideWhenUsed/>
    <w:rsid w:val="000475E5"/>
    <w:rPr>
      <w:color w:val="605E5C"/>
      <w:shd w:val="clear" w:color="auto" w:fill="E1DFDD"/>
    </w:rPr>
  </w:style>
  <w:style w:type="character" w:customStyle="1" w:styleId="referencesauthorsothers">
    <w:name w:val="references__authors__others"/>
    <w:basedOn w:val="DefaultParagraphFont"/>
    <w:rsid w:val="000475E5"/>
  </w:style>
  <w:style w:type="character" w:customStyle="1" w:styleId="referencesyear">
    <w:name w:val="references__year"/>
    <w:basedOn w:val="DefaultParagraphFont"/>
    <w:rsid w:val="000475E5"/>
  </w:style>
  <w:style w:type="character" w:customStyle="1" w:styleId="referencesarticle-title">
    <w:name w:val="references__article-title"/>
    <w:basedOn w:val="DefaultParagraphFont"/>
    <w:rsid w:val="000475E5"/>
  </w:style>
  <w:style w:type="character" w:styleId="Strong">
    <w:name w:val="Strong"/>
    <w:basedOn w:val="DefaultParagraphFont"/>
    <w:uiPriority w:val="22"/>
    <w:qFormat/>
    <w:rsid w:val="000475E5"/>
    <w:rPr>
      <w:b/>
      <w:bCs/>
    </w:rPr>
  </w:style>
  <w:style w:type="paragraph" w:styleId="ListParagraph">
    <w:name w:val="List Paragraph"/>
    <w:basedOn w:val="Normal"/>
    <w:uiPriority w:val="34"/>
    <w:qFormat/>
    <w:rsid w:val="00F93EDE"/>
    <w:pPr>
      <w:ind w:left="720"/>
      <w:contextualSpacing/>
    </w:pPr>
  </w:style>
  <w:style w:type="table" w:styleId="TableGrid">
    <w:name w:val="Table Grid"/>
    <w:basedOn w:val="TableNormal"/>
    <w:uiPriority w:val="39"/>
    <w:rsid w:val="007E42F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3540FF"/>
    <w:pPr>
      <w:tabs>
        <w:tab w:val="center" w:pos="4680"/>
        <w:tab w:val="right" w:pos="9360"/>
      </w:tabs>
      <w:spacing w:line="240" w:lineRule="auto"/>
    </w:pPr>
  </w:style>
  <w:style w:type="character" w:customStyle="1" w:styleId="FooterChar">
    <w:name w:val="Footer Char"/>
    <w:basedOn w:val="DefaultParagraphFont"/>
    <w:link w:val="Footer"/>
    <w:uiPriority w:val="99"/>
    <w:rsid w:val="003540FF"/>
  </w:style>
  <w:style w:type="character" w:styleId="PageNumber">
    <w:name w:val="page number"/>
    <w:basedOn w:val="DefaultParagraphFont"/>
    <w:uiPriority w:val="99"/>
    <w:semiHidden/>
    <w:unhideWhenUsed/>
    <w:rsid w:val="003540F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4180090">
      <w:bodyDiv w:val="1"/>
      <w:marLeft w:val="0"/>
      <w:marRight w:val="0"/>
      <w:marTop w:val="0"/>
      <w:marBottom w:val="0"/>
      <w:divBdr>
        <w:top w:val="none" w:sz="0" w:space="0" w:color="auto"/>
        <w:left w:val="none" w:sz="0" w:space="0" w:color="auto"/>
        <w:bottom w:val="none" w:sz="0" w:space="0" w:color="auto"/>
        <w:right w:val="none" w:sz="0" w:space="0" w:color="auto"/>
      </w:divBdr>
    </w:div>
    <w:div w:id="20894967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2B1FB-2EEB-1E4E-A51E-3FDD525931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34</Pages>
  <Words>34989</Words>
  <Characters>199439</Characters>
  <Application>Microsoft Office Word</Application>
  <DocSecurity>0</DocSecurity>
  <Lines>1661</Lines>
  <Paragraphs>467</Paragraphs>
  <ScaleCrop>false</ScaleCrop>
  <Company/>
  <LinksUpToDate>false</LinksUpToDate>
  <CharactersWithSpaces>233961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Daniel Suh</cp:lastModifiedBy>
  <cp:revision>80</cp:revision>
  <dcterms:created xsi:type="dcterms:W3CDTF">2023-11-01T15:27:00Z</dcterms:created>
  <dcterms:modified xsi:type="dcterms:W3CDTF">2023-12-07T14:39:00Z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{"style":{"styleID":"http://www.zotero.org/styles/apa","locale":"en-US","hasBibliography":true,"bibliographyStyleHasBeenSet":true},"prefs":{"fieldType":"Field","automaticJournalAbbreviations":true,"delayCitationUpdates":false,"noteType":0,"dontAskDelayCit</vt:lpwstr>
  </property>
  <property fmtid="{D5CDD505-2E9C-101B-9397-08002B2CF9AE}" pid="3" name="ZOTERO_PREF_2">
    <vt:lpwstr>ationUpdates":true},"sessionID":"a5AqGwPR","zoteroVersion":"6.0.30","dataVersion":4}</vt:lpwstr>
  </property>
</Properties>
</file>