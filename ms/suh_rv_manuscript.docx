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44FAF" w14:textId="346FFDDF" w:rsidR="00270109" w:rsidRDefault="00270109" w:rsidP="00554066">
      <w:pPr>
        <w:pStyle w:val="Heading1"/>
        <w:spacing w:line="360" w:lineRule="auto"/>
        <w:rPr>
          <w:b/>
          <w:bCs/>
          <w:sz w:val="28"/>
          <w:szCs w:val="28"/>
        </w:rPr>
      </w:pPr>
      <w:bookmarkStart w:id="0" w:name="_s8e3sbys8ek1" w:colFirst="0" w:colLast="0"/>
      <w:bookmarkEnd w:id="0"/>
      <w:r>
        <w:rPr>
          <w:b/>
          <w:bCs/>
          <w:sz w:val="28"/>
          <w:szCs w:val="28"/>
        </w:rPr>
        <w:t>Title Ideas</w:t>
      </w:r>
    </w:p>
    <w:p w14:paraId="0F9A9283" w14:textId="593C7FD2" w:rsidR="00270109" w:rsidRDefault="00270109" w:rsidP="00270109">
      <w:r>
        <w:t xml:space="preserve">Abiotic and biotic factors jointly influence the transmission of a generalist </w:t>
      </w:r>
      <w:proofErr w:type="gramStart"/>
      <w:r>
        <w:t>pathogen</w:t>
      </w:r>
      <w:proofErr w:type="gramEnd"/>
    </w:p>
    <w:p w14:paraId="7E9D54B7" w14:textId="77777777" w:rsidR="00270109" w:rsidRDefault="00270109" w:rsidP="00270109"/>
    <w:p w14:paraId="59ABB321" w14:textId="543489F5" w:rsidR="00270109" w:rsidRDefault="00270109" w:rsidP="00270109">
      <w:r>
        <w:t xml:space="preserve">Host community composition, abundance, and temperature jointly influence the transmission of </w:t>
      </w:r>
      <w:proofErr w:type="spellStart"/>
      <w:r>
        <w:t>ranavirus</w:t>
      </w:r>
      <w:proofErr w:type="spellEnd"/>
      <w:r>
        <w:t xml:space="preserve"> in larval amphibian </w:t>
      </w:r>
      <w:proofErr w:type="gramStart"/>
      <w:r>
        <w:t>communities</w:t>
      </w:r>
      <w:proofErr w:type="gramEnd"/>
    </w:p>
    <w:p w14:paraId="31EC3AF5" w14:textId="77777777" w:rsidR="00270109" w:rsidRDefault="00270109" w:rsidP="00270109"/>
    <w:p w14:paraId="54878177" w14:textId="77777777" w:rsidR="00270109" w:rsidRDefault="00270109">
      <w:r>
        <w:t xml:space="preserve">Host factors and the environment affect </w:t>
      </w:r>
      <w:proofErr w:type="spellStart"/>
      <w:r>
        <w:t>ranavirus</w:t>
      </w:r>
      <w:proofErr w:type="spellEnd"/>
      <w:r>
        <w:t xml:space="preserve"> transmission in larval </w:t>
      </w:r>
      <w:proofErr w:type="gramStart"/>
      <w:r>
        <w:t>amphibians</w:t>
      </w:r>
      <w:proofErr w:type="gramEnd"/>
    </w:p>
    <w:p w14:paraId="0B1898E4" w14:textId="23E19C55" w:rsidR="00270109" w:rsidRDefault="00270109"/>
    <w:p w14:paraId="60E0F9D8" w14:textId="0C4E6720" w:rsidR="00270109" w:rsidRDefault="00270109">
      <w:r>
        <w:t xml:space="preserve">Host and environment factors jointly influence the transmission of a generalist pathogen with multiple transmission </w:t>
      </w:r>
      <w:proofErr w:type="gramStart"/>
      <w:r>
        <w:t>modes</w:t>
      </w:r>
      <w:proofErr w:type="gramEnd"/>
    </w:p>
    <w:p w14:paraId="24DABB4C" w14:textId="77777777" w:rsidR="00270109" w:rsidRDefault="00270109"/>
    <w:p w14:paraId="5141FC7E" w14:textId="412D5D66" w:rsidR="00270109" w:rsidRPr="00270109" w:rsidRDefault="00270109">
      <w:r>
        <w:rPr>
          <w:b/>
          <w:bCs/>
          <w:sz w:val="28"/>
          <w:szCs w:val="28"/>
        </w:rPr>
        <w:br w:type="page"/>
      </w:r>
    </w:p>
    <w:p w14:paraId="7630C30C" w14:textId="366163E4" w:rsidR="00F93EDE" w:rsidRDefault="00F93EDE" w:rsidP="00554066">
      <w:pPr>
        <w:pStyle w:val="Heading1"/>
        <w:spacing w:line="360" w:lineRule="auto"/>
        <w:rPr>
          <w:b/>
          <w:bCs/>
          <w:sz w:val="28"/>
          <w:szCs w:val="28"/>
        </w:rPr>
      </w:pPr>
      <w:r>
        <w:rPr>
          <w:b/>
          <w:bCs/>
          <w:sz w:val="28"/>
          <w:szCs w:val="28"/>
        </w:rPr>
        <w:lastRenderedPageBreak/>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1"/>
      <w:r w:rsidR="004357CA">
        <w:t xml:space="preserve">transmission </w:t>
      </w:r>
      <w:commentRangeEnd w:id="1"/>
      <w:r w:rsidR="004357CA">
        <w:rPr>
          <w:rStyle w:val="CommentReference"/>
        </w:rPr>
        <w:commentReference w:id="1"/>
      </w:r>
      <w:r w:rsidR="004357CA">
        <w:t xml:space="preserve">of </w:t>
      </w:r>
      <w:proofErr w:type="spellStart"/>
      <w:r w:rsidR="004357CA">
        <w:t>ranavirus</w:t>
      </w:r>
      <w:proofErr w:type="spellEnd"/>
      <w:r w:rsidR="004357CA">
        <w:t xml:space="preserve">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071C8F4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A95C8B">
        <w:rPr>
          <w:sz w:val="24"/>
          <w:szCs w:val="24"/>
        </w:rPr>
        <w:instrText xml:space="preserve"> ADDIN ZOTERO_ITEM CSL_CITATION {"citationID":"kW9RQWx8","properties":{"formattedCitation":"(P. T. J. Johnson et al., 2015; Rohr et al., 2019)","plainCitation":"(P. T. J. Johnson et al., 2015; Rohr et al., 2019)","dontUpdate":true,"noteIndex":0},"citationItems":[{"id":227,"uris":["http://zotero.org/users/8769338/items/TXQUPT9T"],"itemData":{"id":227,"type":"article-journal","abstract":"©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3A456EB5"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A95C8B">
        <w:rPr>
          <w:sz w:val="24"/>
          <w:szCs w:val="24"/>
        </w:rPr>
        <w:instrText xml:space="preserve"> ADDIN ZOTERO_ITEM CSL_CITATION {"citationID":"dX6nPyjZ","properties":{"formattedCitation":"(Downs et al., 2019; P. T. J. Johnson et al., 2013; Martin et al., 2016)","plainCitation":"(Downs et al., 2019; P. T. J. Johnson et al., 2013; Martin et al., 2016)","dontUpdate":true,"noteIndex":0},"citationItems":[{"id":76,"uris":["http://zotero.org/users/8769338/items/FIBQ5UJC"],"itemData":{"id":76,"type":"article-journal","abstract":"Body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A95C8B">
        <w:rPr>
          <w:sz w:val="24"/>
          <w:szCs w:val="24"/>
        </w:rPr>
        <w:instrText xml:space="preserve"> ADDIN ZOTERO_ITEM CSL_CITATION {"citationID":"F3jdCtC0","properties":{"formattedCitation":"(Becker et al., 2012; A. F. Johnson &amp; Brunner, 2014; Nazir et al., 2012)","plainCitation":"(Becker et al., 2012; A. F. Johnson &amp; Brunner, 2014; Nazir et al., 2012)","dontUpdate":true,"noteIndex":0},"citationItems":[{"id":69,"uris":["http://zotero.org/users/8769338/items/DUN5C8BI"],"itemData":{"id":69,"type":"article-journal","abstract":"Habitat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3CD64D11" w:rsidR="002E6E0F"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w:t>
      </w:r>
      <w:r w:rsidR="001D596F">
        <w:rPr>
          <w:sz w:val="24"/>
          <w:szCs w:val="24"/>
        </w:rPr>
        <w:t xml:space="preserve"> </w:t>
      </w:r>
      <w:proofErr w:type="spellStart"/>
      <w:r w:rsidR="001F7D11">
        <w:rPr>
          <w:sz w:val="24"/>
          <w:szCs w:val="24"/>
        </w:rPr>
        <w:t>Ranaviruses</w:t>
      </w:r>
      <w:proofErr w:type="spellEnd"/>
      <w:r w:rsidR="001D596F">
        <w:rPr>
          <w:sz w:val="24"/>
          <w:szCs w:val="24"/>
        </w:rPr>
        <w:t xml:space="preserve"> in larval amphibian communities </w:t>
      </w:r>
      <w:r w:rsidR="001F7D11">
        <w:rPr>
          <w:sz w:val="24"/>
          <w:szCs w:val="24"/>
        </w:rPr>
        <w:t>are</w:t>
      </w:r>
      <w:r w:rsidR="001D596F">
        <w:rPr>
          <w:sz w:val="24"/>
          <w:szCs w:val="24"/>
        </w:rPr>
        <w:t xml:space="preserve"> useful for </w:t>
      </w:r>
      <w:r w:rsidR="001F7D11">
        <w:rPr>
          <w:sz w:val="24"/>
          <w:szCs w:val="24"/>
        </w:rPr>
        <w:t>study</w:t>
      </w:r>
      <w:r w:rsidR="001D596F">
        <w:rPr>
          <w:sz w:val="24"/>
          <w:szCs w:val="24"/>
        </w:rPr>
        <w:t>ing the effects of host community composition on transmission potential beca</w:t>
      </w:r>
      <w:r w:rsidR="001F7D11">
        <w:rPr>
          <w:sz w:val="24"/>
          <w:szCs w:val="24"/>
        </w:rPr>
        <w:t>u</w:t>
      </w:r>
      <w:r w:rsidR="001D596F">
        <w:rPr>
          <w:sz w:val="24"/>
          <w:szCs w:val="24"/>
        </w:rPr>
        <w:t>se</w:t>
      </w:r>
      <w:r w:rsidRPr="31DB22D1">
        <w:rPr>
          <w:sz w:val="24"/>
          <w:szCs w:val="24"/>
        </w:rPr>
        <w:t xml:space="preserve"> there is large variation in </w:t>
      </w:r>
      <w:r w:rsidR="001F7D11">
        <w:rPr>
          <w:sz w:val="24"/>
          <w:szCs w:val="24"/>
        </w:rPr>
        <w:t>competence across host species</w:t>
      </w:r>
      <w:r w:rsidRPr="31DB22D1">
        <w:rPr>
          <w:sz w:val="24"/>
          <w:szCs w:val="24"/>
        </w:rPr>
        <w:t xml:space="preserve">, and the composition and abundance of host communities changes over space and time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Abiotic factors, namely temperature, influence community composition and directly influence environmental transmission rates. Environmental persistence of the virus is sensitive to abiotic factors</w:t>
      </w:r>
      <w:r w:rsidR="001F7D11">
        <w:rPr>
          <w:sz w:val="24"/>
          <w:szCs w:val="24"/>
        </w:rPr>
        <w:t>,</w:t>
      </w:r>
      <w:r w:rsidR="00CA6527" w:rsidRPr="31DB22D1">
        <w:rPr>
          <w:sz w:val="24"/>
          <w:szCs w:val="24"/>
        </w:rPr>
        <w:t xml:space="preserve">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commentRangeStart w:id="6"/>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and include estimates of host abundance and community composition as well as infection status and viral load for a subset of individuals from each sampling event.</w:t>
      </w:r>
      <w:commentRangeEnd w:id="6"/>
      <w:r w:rsidR="006814DD">
        <w:rPr>
          <w:rStyle w:val="CommentReference"/>
        </w:rPr>
        <w:commentReference w:id="6"/>
      </w:r>
    </w:p>
    <w:p w14:paraId="6DE1E5D4" w14:textId="17B845CC" w:rsidR="006814DD" w:rsidRPr="00DB2F80" w:rsidRDefault="006814DD" w:rsidP="0040206D">
      <w:pPr>
        <w:spacing w:line="360" w:lineRule="auto"/>
        <w:ind w:firstLine="720"/>
        <w:rPr>
          <w:sz w:val="24"/>
          <w:szCs w:val="24"/>
        </w:rPr>
      </w:pPr>
      <w:ins w:id="7" w:author="Daniel Suh" w:date="2023-12-01T14:06:00Z">
        <w:r>
          <w:rPr>
            <w:sz w:val="24"/>
            <w:szCs w:val="24"/>
          </w:rPr>
          <w:t xml:space="preserve">The relevance of our research extends beyond the </w:t>
        </w:r>
        <w:proofErr w:type="spellStart"/>
        <w:r>
          <w:rPr>
            <w:sz w:val="24"/>
            <w:szCs w:val="24"/>
          </w:rPr>
          <w:t>ranavirus</w:t>
        </w:r>
        <w:proofErr w:type="spellEnd"/>
        <w:r>
          <w:rPr>
            <w:sz w:val="24"/>
            <w:szCs w:val="24"/>
          </w:rPr>
          <w:t xml:space="preserve"> system and has implications for human health as well</w:t>
        </w:r>
      </w:ins>
      <w:ins w:id="8" w:author="Daniel Suh" w:date="2023-12-04T14:32:00Z">
        <w:r w:rsidR="00BF35FB">
          <w:rPr>
            <w:sz w:val="24"/>
            <w:szCs w:val="24"/>
          </w:rPr>
          <w:t xml:space="preserve"> because m</w:t>
        </w:r>
      </w:ins>
      <w:ins w:id="9" w:author="Daniel Suh" w:date="2023-12-01T14:07:00Z">
        <w:r>
          <w:rPr>
            <w:sz w:val="24"/>
            <w:szCs w:val="24"/>
          </w:rPr>
          <w:t>any pathogens can infect multiple host species and are able to utilize multiple modes of transmission. For example, foot-and-</w:t>
        </w:r>
        <w:r>
          <w:rPr>
            <w:sz w:val="24"/>
            <w:szCs w:val="24"/>
          </w:rPr>
          <w:lastRenderedPageBreak/>
          <w:t xml:space="preserve">mouth disease virus (FMDV) </w:t>
        </w:r>
      </w:ins>
      <w:ins w:id="10" w:author="Daniel Suh" w:date="2023-12-01T14:08:00Z">
        <w:r>
          <w:rPr>
            <w:sz w:val="24"/>
            <w:szCs w:val="24"/>
          </w:rPr>
          <w:t xml:space="preserve">infects </w:t>
        </w:r>
      </w:ins>
      <w:ins w:id="11" w:author="Daniel Suh" w:date="2023-12-01T14:09:00Z">
        <w:r>
          <w:rPr>
            <w:sz w:val="24"/>
            <w:szCs w:val="24"/>
          </w:rPr>
          <w:t xml:space="preserve">domestic and wild even-toed ungulates and </w:t>
        </w:r>
      </w:ins>
      <w:ins w:id="12" w:author="Daniel Suh" w:date="2023-12-04T14:32:00Z">
        <w:r w:rsidR="00BF35FB">
          <w:rPr>
            <w:sz w:val="24"/>
            <w:szCs w:val="24"/>
          </w:rPr>
          <w:t>can</w:t>
        </w:r>
      </w:ins>
      <w:ins w:id="13" w:author="Daniel Suh" w:date="2023-12-01T14:09:00Z">
        <w:r>
          <w:rPr>
            <w:sz w:val="24"/>
            <w:szCs w:val="24"/>
          </w:rPr>
          <w:t xml:space="preserve"> transmit through the environment in soil, water, and air. F</w:t>
        </w:r>
      </w:ins>
      <w:ins w:id="14" w:author="Daniel Suh" w:date="2023-12-01T14:10:00Z">
        <w:r>
          <w:rPr>
            <w:sz w:val="24"/>
            <w:szCs w:val="24"/>
          </w:rPr>
          <w:t>MDV is a pathogen of concern because of its effect on livestock</w:t>
        </w:r>
      </w:ins>
      <w:ins w:id="15" w:author="Daniel Suh" w:date="2023-12-04T15:06:00Z">
        <w:r w:rsidR="00C21EA3">
          <w:rPr>
            <w:sz w:val="24"/>
            <w:szCs w:val="24"/>
          </w:rPr>
          <w:t>,</w:t>
        </w:r>
      </w:ins>
      <w:ins w:id="16" w:author="Daniel Suh" w:date="2023-12-01T14:10:00Z">
        <w:r>
          <w:rPr>
            <w:sz w:val="24"/>
            <w:szCs w:val="24"/>
          </w:rPr>
          <w:t xml:space="preserve"> and</w:t>
        </w:r>
      </w:ins>
      <w:ins w:id="17" w:author="Daniel Suh" w:date="2023-12-01T14:11:00Z">
        <w:r>
          <w:rPr>
            <w:sz w:val="24"/>
            <w:szCs w:val="24"/>
          </w:rPr>
          <w:t xml:space="preserve"> its generalist nature makes it essential to understand wildlife dynamics as well. </w:t>
        </w:r>
      </w:ins>
      <w:ins w:id="18" w:author="Daniel Suh" w:date="2023-12-01T14:12:00Z">
        <w:r>
          <w:rPr>
            <w:sz w:val="24"/>
            <w:szCs w:val="24"/>
          </w:rPr>
          <w:t xml:space="preserve">Rotaviruses are another example of a </w:t>
        </w:r>
        <w:proofErr w:type="spellStart"/>
        <w:r>
          <w:rPr>
            <w:sz w:val="24"/>
            <w:szCs w:val="24"/>
          </w:rPr>
          <w:t>multihost</w:t>
        </w:r>
        <w:proofErr w:type="spellEnd"/>
        <w:r>
          <w:rPr>
            <w:sz w:val="24"/>
            <w:szCs w:val="24"/>
          </w:rPr>
          <w:t xml:space="preserve"> pathogen that can transmit through the environment, particularly through water contamination, and is widely studied because it causes diarrheal disease in humans. However, the transmission of rotavirus in wi</w:t>
        </w:r>
      </w:ins>
      <w:ins w:id="19" w:author="Daniel Suh" w:date="2023-12-01T14:13:00Z">
        <w:r>
          <w:rPr>
            <w:sz w:val="24"/>
            <w:szCs w:val="24"/>
          </w:rPr>
          <w:t>ldlife populations is understudie</w:t>
        </w:r>
      </w:ins>
      <w:ins w:id="20" w:author="Daniel Suh" w:date="2023-12-01T14:14:00Z">
        <w:r w:rsidR="008D07C9">
          <w:rPr>
            <w:sz w:val="24"/>
            <w:szCs w:val="24"/>
          </w:rPr>
          <w:t xml:space="preserve">d. </w:t>
        </w:r>
      </w:ins>
      <w:ins w:id="21" w:author="Daniel Suh" w:date="2023-12-01T14:15:00Z">
        <w:r w:rsidR="008D07C9">
          <w:rPr>
            <w:sz w:val="24"/>
            <w:szCs w:val="24"/>
          </w:rPr>
          <w:t>Recent studies have highlighted the importance of rotavirus transmission between wild and domestic pig, and this line of research would benefit from explicit consideration of multiple</w:t>
        </w:r>
      </w:ins>
      <w:ins w:id="22" w:author="Daniel Suh" w:date="2023-12-01T14:16:00Z">
        <w:r w:rsidR="008D07C9">
          <w:rPr>
            <w:sz w:val="24"/>
            <w:szCs w:val="24"/>
          </w:rPr>
          <w:t xml:space="preserve"> abiotic and biotic factors and how they jointly influence transmission. Together, these results would improve our ability to manage disease in wildlife and livestock, which would also improve public health by mitigating zoonotic transmission.</w:t>
        </w:r>
      </w:ins>
      <w:ins w:id="23" w:author="Daniel Suh" w:date="2023-12-01T14:09:00Z">
        <w:r>
          <w:rPr>
            <w:sz w:val="24"/>
            <w:szCs w:val="24"/>
          </w:rPr>
          <w:t xml:space="preserve"> </w:t>
        </w:r>
      </w:ins>
    </w:p>
    <w:p w14:paraId="05848CDB" w14:textId="77777777" w:rsidR="00270109"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w:t>
      </w:r>
      <w:r w:rsidR="001F7D11">
        <w:rPr>
          <w:sz w:val="24"/>
          <w:szCs w:val="24"/>
        </w:rPr>
        <w:t>can</w:t>
      </w:r>
      <w:r w:rsidRPr="1646E0A0">
        <w:rPr>
          <w:sz w:val="24"/>
          <w:szCs w:val="24"/>
        </w:rPr>
        <w:t xml:space="preserve"> contribute substantially to transmission and </w:t>
      </w:r>
      <w:r w:rsidR="001F7D11">
        <w:rPr>
          <w:sz w:val="24"/>
          <w:szCs w:val="24"/>
        </w:rPr>
        <w:t>can do so simultaneously</w:t>
      </w:r>
      <w:r w:rsidRPr="1646E0A0">
        <w:rPr>
          <w:sz w:val="24"/>
          <w:szCs w:val="24"/>
        </w:rPr>
        <w:t xml:space="preserve">. </w:t>
      </w:r>
    </w:p>
    <w:p w14:paraId="5361FB5B" w14:textId="5A72E9EA" w:rsidR="002E6E0F" w:rsidRPr="00DB2F80" w:rsidRDefault="0069435B">
      <w:pPr>
        <w:spacing w:line="360" w:lineRule="auto"/>
        <w:ind w:firstLine="720"/>
        <w:rPr>
          <w:sz w:val="24"/>
          <w:szCs w:val="24"/>
        </w:rPr>
      </w:pPr>
      <w:r w:rsidRPr="1646E0A0">
        <w:rPr>
          <w:sz w:val="24"/>
          <w:szCs w:val="24"/>
        </w:rPr>
        <w:t xml:space="preserve">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w:t>
      </w:r>
      <w:r w:rsidRPr="1646E0A0">
        <w:rPr>
          <w:sz w:val="24"/>
          <w:szCs w:val="24"/>
        </w:rPr>
        <w:lastRenderedPageBreak/>
        <w:t xml:space="preserve">by developing a theoretical model for understanding these joint effects, we present mechanistic insights to explain empirical patterns in our study, </w:t>
      </w:r>
      <w:commentRangeStart w:id="24"/>
      <w:r w:rsidRPr="1646E0A0">
        <w:rPr>
          <w:sz w:val="24"/>
          <w:szCs w:val="24"/>
        </w:rPr>
        <w:t>which are likely to apply</w:t>
      </w:r>
      <w:commentRangeEnd w:id="24"/>
      <w:r>
        <w:rPr>
          <w:rStyle w:val="CommentReference"/>
        </w:rPr>
        <w:commentReference w:id="24"/>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25" w:name="_q6ewyiq839bw" w:colFirst="0" w:colLast="0"/>
      <w:bookmarkEnd w:id="25"/>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26" w:name="_10hhj36k5piz" w:colFirst="0" w:colLast="0"/>
      <w:bookmarkEnd w:id="26"/>
      <w:commentRangeStart w:id="27"/>
      <w:r w:rsidRPr="00DB2F80">
        <w:rPr>
          <w:b/>
          <w:bCs/>
          <w:sz w:val="24"/>
          <w:szCs w:val="24"/>
        </w:rPr>
        <w:t>Data Collection</w:t>
      </w:r>
      <w:commentRangeEnd w:id="27"/>
      <w:r w:rsidR="00FE67A3">
        <w:rPr>
          <w:rStyle w:val="CommentReference"/>
        </w:rPr>
        <w:commentReference w:id="27"/>
      </w:r>
    </w:p>
    <w:p w14:paraId="71E563AD" w14:textId="16BE89AB" w:rsidR="007E42FC" w:rsidRPr="00DB2F80" w:rsidRDefault="0069435B" w:rsidP="00AE0249">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w:t>
      </w:r>
      <w:r w:rsidR="00AE0249">
        <w:rPr>
          <w:sz w:val="24"/>
          <w:szCs w:val="24"/>
        </w:rPr>
        <w:t xml:space="preserve">because </w:t>
      </w:r>
      <w:r w:rsidRPr="1646E0A0">
        <w:rPr>
          <w:sz w:val="24"/>
          <w:szCs w:val="24"/>
        </w:rPr>
        <w:t xml:space="preserve">wetlands </w:t>
      </w:r>
      <w:r w:rsidR="00AE0249">
        <w:rPr>
          <w:sz w:val="24"/>
          <w:szCs w:val="24"/>
        </w:rPr>
        <w:t>were</w:t>
      </w:r>
      <w:r w:rsidRPr="1646E0A0">
        <w:rPr>
          <w:sz w:val="24"/>
          <w:szCs w:val="24"/>
        </w:rPr>
        <w:t xml:space="preserve"> dry at the time of sampling. Each </w:t>
      </w:r>
      <w:r w:rsidR="008D10C6" w:rsidRPr="1646E0A0">
        <w:rPr>
          <w:sz w:val="24"/>
          <w:szCs w:val="24"/>
        </w:rPr>
        <w:t xml:space="preserve">monthly </w:t>
      </w:r>
      <w:r w:rsidRPr="1646E0A0">
        <w:rPr>
          <w:sz w:val="24"/>
          <w:szCs w:val="24"/>
        </w:rPr>
        <w:t>sampling event included an estimate of larval amphibian abundance ascertained from</w:t>
      </w:r>
      <w:r w:rsidR="00AE0249">
        <w:rPr>
          <w:sz w:val="24"/>
          <w:szCs w:val="24"/>
        </w:rPr>
        <w:t xml:space="preserve"> four days of minnow trapping</w:t>
      </w:r>
      <w:r w:rsidRPr="1646E0A0">
        <w:rPr>
          <w:sz w:val="24"/>
          <w:szCs w:val="24"/>
        </w:rPr>
        <w:t xml:space="preserve"> </w:t>
      </w:r>
      <w:r w:rsidR="008D10C6" w:rsidRPr="1646E0A0">
        <w:rPr>
          <w:sz w:val="24"/>
          <w:szCs w:val="24"/>
        </w:rPr>
        <w:t>(set on day 1, checked days 2-5, closed on day 5)</w:t>
      </w:r>
      <w:r w:rsidR="00AE0249">
        <w:rPr>
          <w:sz w:val="24"/>
          <w:szCs w:val="24"/>
        </w:rPr>
        <w:t xml:space="preserve"> and </w:t>
      </w:r>
      <w:r w:rsidR="00AE0249" w:rsidRPr="1646E0A0">
        <w:rPr>
          <w:sz w:val="24"/>
          <w:szCs w:val="24"/>
        </w:rPr>
        <w:t>one day of standardized dip-net sweeps around the perimeter of the wetland</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28"/>
      <w:r w:rsidRPr="1646E0A0">
        <w:rPr>
          <w:sz w:val="24"/>
          <w:szCs w:val="24"/>
        </w:rPr>
        <w:t>load for an individual</w:t>
      </w:r>
      <w:commentRangeEnd w:id="28"/>
      <w:r>
        <w:rPr>
          <w:rStyle w:val="CommentReference"/>
        </w:rPr>
        <w:commentReference w:id="28"/>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22A54F3E" w14:textId="77777777" w:rsidR="002E6E0F" w:rsidRPr="00DB2F80" w:rsidRDefault="0069435B" w:rsidP="0040206D">
      <w:pPr>
        <w:pStyle w:val="Heading2"/>
        <w:spacing w:line="360" w:lineRule="auto"/>
        <w:rPr>
          <w:b/>
          <w:bCs/>
          <w:sz w:val="24"/>
          <w:szCs w:val="24"/>
        </w:rPr>
      </w:pPr>
      <w:bookmarkStart w:id="29" w:name="_9sjte9cjuout" w:colFirst="0" w:colLast="0"/>
      <w:bookmarkEnd w:id="29"/>
      <w:r w:rsidRPr="00DB2F80">
        <w:rPr>
          <w:b/>
          <w:bCs/>
          <w:sz w:val="24"/>
          <w:szCs w:val="24"/>
        </w:rPr>
        <w:t>Calculation of community competence and prevalence ratio</w:t>
      </w:r>
    </w:p>
    <w:p w14:paraId="7038BCBC" w14:textId="6A0A3C86" w:rsidR="00D50AAE" w:rsidRDefault="0069435B" w:rsidP="00D50AAE">
      <w:pPr>
        <w:spacing w:line="360" w:lineRule="auto"/>
        <w:ind w:firstLine="720"/>
        <w:rPr>
          <w:sz w:val="24"/>
          <w:szCs w:val="24"/>
        </w:rPr>
      </w:pPr>
      <w:r w:rsidRPr="00DB2F80">
        <w:rPr>
          <w:sz w:val="24"/>
          <w:szCs w:val="24"/>
        </w:rPr>
        <w:t xml:space="preserve">Using species-level competence, </w:t>
      </w:r>
      <w:commentRangeStart w:id="30"/>
      <w:commentRangeStart w:id="31"/>
      <w:r w:rsidRPr="00DB2F80">
        <w:rPr>
          <w:sz w:val="24"/>
          <w:szCs w:val="24"/>
        </w:rPr>
        <w:t>we calculated community competence as the weighted average of each species’ competence</w:t>
      </w:r>
      <w:commentRangeEnd w:id="30"/>
      <w:r w:rsidR="00070A53">
        <w:rPr>
          <w:rStyle w:val="CommentReference"/>
        </w:rPr>
        <w:commentReference w:id="30"/>
      </w:r>
      <w:commentRangeEnd w:id="31"/>
      <w:r w:rsidR="00E64B24">
        <w:rPr>
          <w:rStyle w:val="CommentReference"/>
        </w:rPr>
        <w:commentReference w:id="31"/>
      </w:r>
      <w:r w:rsidRPr="00DB2F80">
        <w:rPr>
          <w:sz w:val="24"/>
          <w:szCs w:val="24"/>
        </w:rPr>
        <w:t xml:space="preserve">, with weights given by the relative abundance of each species </w:t>
      </w:r>
      <w:r w:rsidRPr="00DB2F80">
        <w:rPr>
          <w:sz w:val="24"/>
          <w:szCs w:val="24"/>
        </w:rPr>
        <w:fldChar w:fldCharType="begin"/>
      </w:r>
      <w:r w:rsidR="00A95C8B">
        <w:rPr>
          <w:sz w:val="24"/>
          <w:szCs w:val="24"/>
        </w:rPr>
        <w:instrText xml:space="preserve"> ADDIN ZOTERO_ITEM CSL_CITATION {"citationID":"fdmBnCKC","properties":{"formattedCitation":"(P.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w:t>
      </w:r>
      <w:r w:rsidRPr="00DB2F80">
        <w:rPr>
          <w:sz w:val="24"/>
          <w:szCs w:val="24"/>
        </w:rPr>
        <w:lastRenderedPageBreak/>
        <w:t xml:space="preserve">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32"/>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32"/>
      <w:r w:rsidR="000D4B9A">
        <w:rPr>
          <w:rStyle w:val="CommentReference"/>
        </w:rPr>
        <w:commentReference w:id="32"/>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w:t>
      </w:r>
      <w:r w:rsidR="00AE0249">
        <w:rPr>
          <w:sz w:val="24"/>
          <w:szCs w:val="24"/>
        </w:rPr>
        <w:t>T</w:t>
      </w:r>
      <w:r w:rsidRPr="00DB2F80">
        <w:rPr>
          <w:sz w:val="24"/>
          <w:szCs w:val="24"/>
        </w:rPr>
        <w:t xml:space="preserve">he prevalence ratio is </w:t>
      </w:r>
      <w:r w:rsidR="00AE0249">
        <w:rPr>
          <w:sz w:val="24"/>
          <w:szCs w:val="24"/>
        </w:rPr>
        <w:t>advantageous because</w:t>
      </w:r>
      <w:r w:rsidRPr="00DB2F80">
        <w:rPr>
          <w:sz w:val="24"/>
          <w:szCs w:val="24"/>
        </w:rPr>
        <w:t xml:space="preserve">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commentRangeStart w:id="33"/>
    <w:p w14:paraId="59359BE6" w14:textId="43A047A1" w:rsidR="00D50AAE" w:rsidRDefault="00D50AAE" w:rsidP="0040206D">
      <w:pPr>
        <w:spacing w:line="360" w:lineRule="auto"/>
        <w:rPr>
          <w:sz w:val="24"/>
          <w:szCs w:val="24"/>
        </w:rPr>
      </w:pPr>
      <w:r>
        <w:rPr>
          <w:noProof/>
          <w:sz w:val="24"/>
          <w:szCs w:val="24"/>
        </w:rPr>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commentRangeEnd w:id="33"/>
      <w:r w:rsidR="00AE0249">
        <w:rPr>
          <w:rStyle w:val="CommentReference"/>
        </w:rPr>
        <w:commentReference w:id="33"/>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34" w:name="_eooihxbffjma" w:colFirst="0" w:colLast="0"/>
      <w:bookmarkEnd w:id="34"/>
      <w:r w:rsidRPr="00DB2F80">
        <w:rPr>
          <w:b/>
          <w:bCs/>
          <w:sz w:val="24"/>
          <w:szCs w:val="24"/>
        </w:rPr>
        <w:lastRenderedPageBreak/>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21E1948E"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w:t>
      </w:r>
      <w:r w:rsidR="00483941">
        <w:rPr>
          <w:sz w:val="24"/>
          <w:szCs w:val="24"/>
        </w:rPr>
        <w:t xml:space="preserve"> (Supplementary Materials)</w:t>
      </w:r>
      <w:r w:rsidRPr="00DB2F80">
        <w:rPr>
          <w:sz w:val="24"/>
          <w:szCs w:val="24"/>
        </w:rPr>
        <w:t xml:space="preserve">. The reference community had an equal number of both species, a total host abundance of 150 </w:t>
      </w:r>
      <w:r w:rsidRPr="00DB2F80">
        <w:rPr>
          <w:sz w:val="24"/>
          <w:szCs w:val="24"/>
        </w:rPr>
        <w:lastRenderedPageBreak/>
        <w:t>individuals, and a viral half-life of 1.35 days. Viral half-life was calculated as</w:t>
      </w:r>
      <w:commentRangeStart w:id="35"/>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35"/>
      <w:r>
        <w:rPr>
          <w:rStyle w:val="CommentReference"/>
        </w:rPr>
        <w:commentReference w:id="35"/>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36" w:name="_hlg486u4ytv" w:colFirst="0" w:colLast="0"/>
      <w:bookmarkEnd w:id="36"/>
      <w:commentRangeStart w:id="37"/>
      <w:r w:rsidRPr="00DB2F80">
        <w:rPr>
          <w:b/>
          <w:bCs/>
          <w:sz w:val="24"/>
          <w:szCs w:val="24"/>
        </w:rPr>
        <w:t>Community competence, host abundance, and water temperature</w:t>
      </w:r>
      <w:commentRangeEnd w:id="37"/>
      <w:r w:rsidR="00FD5740">
        <w:rPr>
          <w:rStyle w:val="CommentReference"/>
        </w:rPr>
        <w:commentReference w:id="37"/>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w:t>
      </w:r>
      <w:r w:rsidRPr="00DB2F80">
        <w:rPr>
          <w:sz w:val="24"/>
          <w:szCs w:val="24"/>
        </w:rPr>
        <w:lastRenderedPageBreak/>
        <w:t>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38" w:name="_duqqz2ezm5dj" w:colFirst="0" w:colLast="0"/>
      <w:bookmarkEnd w:id="38"/>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39" w:name="_d6c6k1e98qe6" w:colFirst="0" w:colLast="0"/>
      <w:bookmarkEnd w:id="39"/>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743BEE93"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w:t>
      </w:r>
      <w:r w:rsidR="00FD5740">
        <w:rPr>
          <w:sz w:val="24"/>
          <w:szCs w:val="24"/>
        </w:rPr>
        <w:t>correlation</w:t>
      </w:r>
      <w:r w:rsidRPr="00DB2F80">
        <w:rPr>
          <w:sz w:val="24"/>
          <w:szCs w:val="24"/>
        </w:rPr>
        <w:t>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xml:space="preserve">) while water has a significant negative </w:t>
      </w:r>
      <w:r w:rsidR="00FD5740">
        <w:rPr>
          <w:sz w:val="24"/>
          <w:szCs w:val="24"/>
        </w:rPr>
        <w:t>correlation</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40"/>
      <w:commentRangeStart w:id="41"/>
      <w:r w:rsidR="00EB1F41" w:rsidRPr="00DB2F80">
        <w:rPr>
          <w:sz w:val="24"/>
          <w:szCs w:val="24"/>
        </w:rPr>
        <w:t xml:space="preserve">lower water temperature </w:t>
      </w:r>
      <w:commentRangeEnd w:id="40"/>
      <w:r w:rsidR="00EB1F41">
        <w:rPr>
          <w:rStyle w:val="CommentReference"/>
        </w:rPr>
        <w:commentReference w:id="40"/>
      </w:r>
      <w:commentRangeEnd w:id="41"/>
      <w:r w:rsidR="00EB1F41">
        <w:rPr>
          <w:rStyle w:val="CommentReference"/>
        </w:rPr>
        <w:commentReference w:id="41"/>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 xml:space="preserve">Community competence and host </w:t>
      </w:r>
      <w:r w:rsidRPr="1646E0A0">
        <w:rPr>
          <w:sz w:val="24"/>
          <w:szCs w:val="24"/>
        </w:rPr>
        <w:lastRenderedPageBreak/>
        <w:t>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Default="0069435B" w:rsidP="00DB2F80">
      <w:pPr>
        <w:rPr>
          <w:b/>
          <w:bCs/>
          <w:sz w:val="24"/>
          <w:szCs w:val="24"/>
        </w:rPr>
      </w:pPr>
      <w:r w:rsidRPr="00DB2F80">
        <w:rPr>
          <w:b/>
          <w:bCs/>
          <w:sz w:val="24"/>
          <w:szCs w:val="24"/>
        </w:rPr>
        <w:t>Multi-species multimodal transmission model</w:t>
      </w:r>
    </w:p>
    <w:p w14:paraId="3127465B" w14:textId="77777777" w:rsidR="00FD5740" w:rsidRPr="00DB2F80" w:rsidRDefault="00FD5740" w:rsidP="00DB2F80">
      <w:pPr>
        <w:rPr>
          <w:sz w:val="24"/>
          <w:szCs w:val="24"/>
        </w:rPr>
      </w:pP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42"/>
      <w:commentRangeEnd w:id="42"/>
      <w:r w:rsidR="00184936">
        <w:rPr>
          <w:rStyle w:val="CommentReference"/>
        </w:rPr>
        <w:commentReference w:id="42"/>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43"/>
      <w:r w:rsidRPr="1646E0A0">
        <w:rPr>
          <w:sz w:val="24"/>
          <w:szCs w:val="24"/>
        </w:rPr>
        <w:t>model formulation</w:t>
      </w:r>
      <w:commentRangeEnd w:id="43"/>
      <w:r>
        <w:rPr>
          <w:rStyle w:val="CommentReference"/>
        </w:rPr>
        <w:commentReference w:id="43"/>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44" w:name="_o72aamdfl5uk"/>
      <w:bookmarkEnd w:id="44"/>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Default="0069435B" w:rsidP="00DB2F80">
      <w:pPr>
        <w:rPr>
          <w:b/>
          <w:bCs/>
          <w:sz w:val="24"/>
          <w:szCs w:val="24"/>
        </w:rPr>
      </w:pPr>
      <w:r w:rsidRPr="00DB2F80">
        <w:rPr>
          <w:b/>
          <w:bCs/>
          <w:sz w:val="24"/>
          <w:szCs w:val="24"/>
        </w:rPr>
        <w:t>Patterns of community competence, host abundance, and temperature in ephemeral wetlands</w:t>
      </w:r>
    </w:p>
    <w:p w14:paraId="2EBCB6FF" w14:textId="77777777" w:rsidR="00FD5740" w:rsidRPr="00DB2F80" w:rsidRDefault="00FD5740" w:rsidP="00DB2F80">
      <w:pPr>
        <w:rPr>
          <w:sz w:val="24"/>
          <w:szCs w:val="24"/>
        </w:rPr>
      </w:pPr>
    </w:p>
    <w:p w14:paraId="540AF43D" w14:textId="08214B12"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w:t>
      </w:r>
      <w:r w:rsidRPr="1646E0A0">
        <w:rPr>
          <w:sz w:val="24"/>
          <w:szCs w:val="24"/>
        </w:rPr>
        <w:lastRenderedPageBreak/>
        <w:t xml:space="preserve">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FD5740">
        <w:rPr>
          <w:sz w:val="24"/>
          <w:szCs w:val="24"/>
        </w:rPr>
        <w:t>B</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w:t>
      </w:r>
      <w:r w:rsidR="00FD5740">
        <w:rPr>
          <w:sz w:val="24"/>
          <w:szCs w:val="24"/>
        </w:rPr>
        <w:t xml:space="preserve"> (Figure 2C)</w:t>
      </w:r>
      <w:r w:rsidR="00184936" w:rsidRPr="1646E0A0">
        <w:rPr>
          <w:sz w:val="24"/>
          <w:szCs w:val="24"/>
        </w:rPr>
        <w:t xml:space="preserve">.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45" w:name="_3l8x3jxer0u4" w:colFirst="0" w:colLast="0"/>
      <w:bookmarkEnd w:id="45"/>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46" w:name="_l3iijzz0pprb" w:colFirst="0" w:colLast="0"/>
      <w:bookmarkEnd w:id="46"/>
      <w:r w:rsidRPr="00DB2F80">
        <w:rPr>
          <w:b/>
          <w:bCs/>
          <w:sz w:val="28"/>
          <w:szCs w:val="28"/>
        </w:rPr>
        <w:lastRenderedPageBreak/>
        <w:t>Discussion</w:t>
      </w:r>
    </w:p>
    <w:p w14:paraId="42CA1E87" w14:textId="5D5C6883"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w:t>
      </w:r>
      <w:r w:rsidR="00D24E70">
        <w:rPr>
          <w:sz w:val="24"/>
          <w:szCs w:val="24"/>
        </w:rPr>
        <w:t xml:space="preserve"> –</w:t>
      </w:r>
      <w:r w:rsidRPr="00DB2F80">
        <w:rPr>
          <w:sz w:val="24"/>
          <w:szCs w:val="24"/>
        </w:rPr>
        <w:t xml:space="preserve">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3CD1AEF8"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A95C8B">
        <w:rPr>
          <w:sz w:val="24"/>
          <w:szCs w:val="24"/>
        </w:rPr>
        <w:instrText xml:space="preserve"> ADDIN ZOTERO_ITEM CSL_CITATION {"citationID":"1bdLZPSx","properties":{"formattedCitation":"(P.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47"/>
      <w:r w:rsidR="5632406E" w:rsidRPr="31DB22D1">
        <w:rPr>
          <w:sz w:val="24"/>
          <w:szCs w:val="24"/>
        </w:rPr>
        <w:t xml:space="preserve">could </w:t>
      </w:r>
      <w:commentRangeEnd w:id="47"/>
      <w:r>
        <w:rPr>
          <w:rStyle w:val="CommentReference"/>
        </w:rPr>
        <w:commentReference w:id="47"/>
      </w:r>
      <w:r w:rsidRPr="31DB22D1">
        <w:rPr>
          <w:sz w:val="24"/>
          <w:szCs w:val="24"/>
        </w:rPr>
        <w:t>result in shorter but more severe epidemics when host densities are at their peak.</w:t>
      </w:r>
    </w:p>
    <w:p w14:paraId="68F44DEE" w14:textId="4AB94600" w:rsidR="002E6E0F" w:rsidRPr="00DB2F80" w:rsidRDefault="003817CE" w:rsidP="0040206D">
      <w:pPr>
        <w:spacing w:line="360" w:lineRule="auto"/>
        <w:ind w:firstLine="720"/>
        <w:rPr>
          <w:sz w:val="24"/>
          <w:szCs w:val="24"/>
        </w:rPr>
      </w:pPr>
      <w:r>
        <w:rPr>
          <w:sz w:val="24"/>
          <w:szCs w:val="24"/>
        </w:rPr>
        <w:t>We</w:t>
      </w:r>
      <w:r w:rsidR="0069435B" w:rsidRPr="00DB2F80">
        <w:rPr>
          <w:sz w:val="24"/>
          <w:szCs w:val="24"/>
        </w:rPr>
        <w:t xml:space="preserve"> found that host species with the highest </w:t>
      </w:r>
      <w:r w:rsidR="00A95C8B">
        <w:rPr>
          <w:sz w:val="24"/>
          <w:szCs w:val="24"/>
        </w:rPr>
        <w:t>competence (i.e., viral load)</w:t>
      </w:r>
      <w:r w:rsidR="0069435B" w:rsidRPr="00DB2F80">
        <w:rPr>
          <w:sz w:val="24"/>
          <w:szCs w:val="24"/>
        </w:rPr>
        <w:t xml:space="preserve"> were </w:t>
      </w:r>
      <w:r w:rsidR="00184936">
        <w:rPr>
          <w:sz w:val="24"/>
          <w:szCs w:val="24"/>
        </w:rPr>
        <w:t xml:space="preserve">often </w:t>
      </w:r>
      <w:r w:rsidR="0069435B" w:rsidRPr="00DB2F80">
        <w:rPr>
          <w:sz w:val="24"/>
          <w:szCs w:val="24"/>
        </w:rPr>
        <w:t>also those with the highest relative abundances in their communities, indicating a potential link between host abundance and competence.</w:t>
      </w:r>
      <w:r>
        <w:rPr>
          <w:sz w:val="24"/>
          <w:szCs w:val="24"/>
        </w:rPr>
        <w:t xml:space="preserve"> </w:t>
      </w:r>
      <w:r w:rsidR="0069435B" w:rsidRPr="00DB2F80">
        <w:rPr>
          <w:sz w:val="24"/>
          <w:szCs w:val="24"/>
        </w:rPr>
        <w:t xml:space="preserve">If host abundance and competence are positively correlated, then this may be important for understanding diversity-disease relationships more broadly. </w:t>
      </w:r>
      <w:r w:rsidR="00A95C8B">
        <w:rPr>
          <w:sz w:val="24"/>
          <w:szCs w:val="24"/>
        </w:rPr>
        <w:t>Indeed, t</w:t>
      </w:r>
      <w:r w:rsidR="0069435B" w:rsidRPr="00DB2F80">
        <w:rPr>
          <w:sz w:val="24"/>
          <w:szCs w:val="24"/>
        </w:rPr>
        <w:t xml:space="preserve">he connection between host life history traits and </w:t>
      </w:r>
      <w:r w:rsidR="0069435B" w:rsidRPr="00F00985">
        <w:rPr>
          <w:sz w:val="24"/>
          <w:szCs w:val="24"/>
        </w:rPr>
        <w:t xml:space="preserve">host competence is a growing area of research within disease ecology </w:t>
      </w:r>
      <w:r w:rsidR="0069435B"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0069435B"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0069435B" w:rsidRPr="00F00985">
        <w:rPr>
          <w:sz w:val="24"/>
          <w:szCs w:val="24"/>
        </w:rPr>
        <w:fldChar w:fldCharType="end"/>
      </w:r>
      <w:r w:rsidR="0069435B" w:rsidRPr="00F00985">
        <w:rPr>
          <w:sz w:val="24"/>
          <w:szCs w:val="24"/>
        </w:rPr>
        <w:t>.</w:t>
      </w:r>
      <w:r w:rsidR="0069435B"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w:t>
      </w:r>
      <w:r>
        <w:rPr>
          <w:sz w:val="24"/>
          <w:szCs w:val="24"/>
        </w:rPr>
        <w:t xml:space="preserve">pattern </w:t>
      </w:r>
      <w:r w:rsidR="0069435B" w:rsidRPr="00DB2F80">
        <w:rPr>
          <w:sz w:val="24"/>
          <w:szCs w:val="24"/>
        </w:rPr>
        <w:t xml:space="preserve">holds true across other disease systems is a promising area for future research. </w:t>
      </w:r>
    </w:p>
    <w:p w14:paraId="175C6987" w14:textId="5FAF286C"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(Bienentreu &amp; 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w:t>
      </w:r>
      <w:r w:rsidRPr="1646E0A0">
        <w:rPr>
          <w:sz w:val="24"/>
          <w:szCs w:val="24"/>
        </w:rPr>
        <w:lastRenderedPageBreak/>
        <w:t xml:space="preserve">environmental conditions demonstrably interact to influence transmission of multi-host pathogens. </w:t>
      </w:r>
      <w:r w:rsidR="003817CE">
        <w:rPr>
          <w:sz w:val="24"/>
          <w:szCs w:val="24"/>
        </w:rPr>
        <w:t>Community</w:t>
      </w:r>
      <w:r w:rsidRPr="1646E0A0">
        <w:rPr>
          <w:sz w:val="24"/>
          <w:szCs w:val="24"/>
        </w:rPr>
        <w:t xml:space="preserve">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003817CE">
        <w:rPr>
          <w:sz w:val="24"/>
          <w:szCs w:val="24"/>
        </w:rPr>
        <w:t>, which</w:t>
      </w:r>
      <w:r w:rsidRPr="00F00985">
        <w:rPr>
          <w:sz w:val="24"/>
          <w:szCs w:val="24"/>
        </w:rPr>
        <w:t xml:space="preserve"> suggests the potential for the ideas presented here to occur more generally.</w:t>
      </w:r>
      <w:r w:rsidR="00202B66">
        <w:rPr>
          <w:sz w:val="24"/>
          <w:szCs w:val="24"/>
        </w:rPr>
        <w:t xml:space="preserve"> However, t</w:t>
      </w:r>
      <w:r w:rsidR="00202B66" w:rsidRPr="1646E0A0">
        <w:rPr>
          <w:sz w:val="24"/>
          <w:szCs w:val="24"/>
        </w:rPr>
        <w:t>he effects of temperature</w:t>
      </w:r>
      <w:r w:rsidR="00202B66">
        <w:rPr>
          <w:sz w:val="24"/>
          <w:szCs w:val="24"/>
        </w:rPr>
        <w:t xml:space="preserve"> </w:t>
      </w:r>
      <w:r w:rsidR="00202B66" w:rsidRPr="1646E0A0">
        <w:rPr>
          <w:sz w:val="24"/>
          <w:szCs w:val="24"/>
        </w:rPr>
        <w:t>can be idiosyncratic</w:t>
      </w:r>
      <w:r w:rsidR="00202B66">
        <w:rPr>
          <w:sz w:val="24"/>
          <w:szCs w:val="24"/>
        </w:rPr>
        <w:t xml:space="preserve"> because temperature ranges that favor host growth and pathogen transmission may not</w:t>
      </w:r>
      <w:r w:rsidR="00202B66" w:rsidRPr="1646E0A0">
        <w:rPr>
          <w:sz w:val="24"/>
          <w:szCs w:val="24"/>
        </w:rPr>
        <w:t xml:space="preserve"> </w:t>
      </w:r>
      <w:r w:rsidR="00202B66">
        <w:rPr>
          <w:sz w:val="24"/>
          <w:szCs w:val="24"/>
        </w:rPr>
        <w:t>overlap</w:t>
      </w:r>
      <w:r w:rsidR="00202B66" w:rsidRPr="1646E0A0">
        <w:rPr>
          <w:sz w:val="24"/>
          <w:szCs w:val="24"/>
        </w:rPr>
        <w:t xml:space="preserve"> </w:t>
      </w:r>
      <w:r w:rsidR="00202B66" w:rsidRPr="1646E0A0">
        <w:rPr>
          <w:sz w:val="24"/>
          <w:szCs w:val="24"/>
        </w:rPr>
        <w:fldChar w:fldCharType="begin"/>
      </w:r>
      <w:r w:rsidR="00202B66">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00202B66" w:rsidRPr="1646E0A0">
        <w:rPr>
          <w:sz w:val="24"/>
          <w:szCs w:val="24"/>
        </w:rPr>
        <w:fldChar w:fldCharType="separate"/>
      </w:r>
      <w:r w:rsidR="00202B66">
        <w:rPr>
          <w:sz w:val="24"/>
        </w:rPr>
        <w:t>(Gehman et al., 2018)</w:t>
      </w:r>
      <w:r w:rsidR="00202B66" w:rsidRPr="1646E0A0">
        <w:rPr>
          <w:sz w:val="24"/>
          <w:szCs w:val="24"/>
        </w:rPr>
        <w:fldChar w:fldCharType="end"/>
      </w:r>
      <w:r w:rsidR="00202B66" w:rsidRPr="1646E0A0">
        <w:rPr>
          <w:sz w:val="24"/>
          <w:szCs w:val="24"/>
        </w:rPr>
        <w:t>.</w:t>
      </w:r>
      <w:r w:rsidRPr="00F00985">
        <w:rPr>
          <w:sz w:val="24"/>
          <w:szCs w:val="24"/>
        </w:rPr>
        <w:t xml:space="preserve">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739BF3CB"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w:t>
      </w:r>
      <w:r w:rsidRPr="31DB22D1">
        <w:rPr>
          <w:sz w:val="24"/>
          <w:szCs w:val="24"/>
        </w:rPr>
        <w:lastRenderedPageBreak/>
        <w:t>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xml:space="preserve">. </w:t>
      </w:r>
      <w:r w:rsidR="00A95C8B">
        <w:rPr>
          <w:sz w:val="24"/>
          <w:szCs w:val="24"/>
        </w:rPr>
        <w:t>C</w:t>
      </w:r>
      <w:r w:rsidRPr="31DB22D1">
        <w:rPr>
          <w:sz w:val="24"/>
          <w:szCs w:val="24"/>
        </w:rPr>
        <w:t>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A95C8B">
        <w:rPr>
          <w:sz w:val="24"/>
          <w:szCs w:val="24"/>
        </w:rPr>
        <w:instrText xml:space="preserve"> ADDIN ZOTERO_ITEM CSL_CITATION {"citationID":"ab5pKShv","properties":{"formattedCitation":"(Martin et al., 2016; Merrill &amp; Johnson, 2020)","plainCitation":"(Martin et al., 2016; Merrill &amp; Johnson, 2020)","noteIndex":0},"citationItems":[{"id":288,"uris":["http://zotero.org/users/8769338/items/T8D25RIU"],"itemData":{"id":288,"type":"article-journal","abstract":"The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A95C8B">
        <w:rPr>
          <w:sz w:val="24"/>
        </w:rPr>
        <w:t>(Martin et al., 2016; 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01162359" w14:textId="77777777" w:rsidR="00A95C8B" w:rsidRPr="00A95C8B" w:rsidRDefault="0069435B" w:rsidP="00A95C8B">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A95C8B" w:rsidRPr="00A95C8B">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A95C8B" w:rsidRPr="00A95C8B">
        <w:rPr>
          <w:i/>
          <w:iCs/>
        </w:rPr>
        <w:t>Eurosurveillance</w:t>
      </w:r>
      <w:r w:rsidR="00A95C8B" w:rsidRPr="00A95C8B">
        <w:t xml:space="preserve">, </w:t>
      </w:r>
      <w:r w:rsidR="00A95C8B" w:rsidRPr="00A95C8B">
        <w:rPr>
          <w:i/>
          <w:iCs/>
        </w:rPr>
        <w:t>28</w:t>
      </w:r>
      <w:r w:rsidR="00A95C8B" w:rsidRPr="00A95C8B">
        <w:t>(3). https://doi.org/10.2807/1560-7917.ES.2023.28.3.2300001</w:t>
      </w:r>
    </w:p>
    <w:p w14:paraId="4956BBCA" w14:textId="77777777" w:rsidR="00A95C8B" w:rsidRPr="00A95C8B" w:rsidRDefault="00A95C8B" w:rsidP="00A95C8B">
      <w:pPr>
        <w:pStyle w:val="Bibliography"/>
      </w:pPr>
      <w:r w:rsidRPr="00A95C8B">
        <w:t xml:space="preserve">Allender, M. C., Bunick, D., &amp; Mitchell, M. A. (2013). Development and validation of TaqMan quantitative PCR for detection of frog virus 3-like virus in eastern box turtles (Terrapene carolina carolina). </w:t>
      </w:r>
      <w:r w:rsidRPr="00A95C8B">
        <w:rPr>
          <w:i/>
          <w:iCs/>
        </w:rPr>
        <w:t>Journal of Virological Methods</w:t>
      </w:r>
      <w:r w:rsidRPr="00A95C8B">
        <w:t xml:space="preserve">, </w:t>
      </w:r>
      <w:r w:rsidRPr="00A95C8B">
        <w:rPr>
          <w:i/>
          <w:iCs/>
        </w:rPr>
        <w:t>188</w:t>
      </w:r>
      <w:r w:rsidRPr="00A95C8B">
        <w:t>(1–2), 121–125. https://doi.org/10.1016/j.jviromet.2012.12.012</w:t>
      </w:r>
    </w:p>
    <w:p w14:paraId="1F6EFF8A" w14:textId="77777777" w:rsidR="00A95C8B" w:rsidRPr="00A95C8B" w:rsidRDefault="00A95C8B" w:rsidP="00A95C8B">
      <w:pPr>
        <w:pStyle w:val="Bibliography"/>
      </w:pPr>
      <w:r w:rsidRPr="00A95C8B">
        <w:t xml:space="preserve">Altizer, S., Ostfeld, R. S., Johnson, P. T. J., Kutz, S., &amp; Harvell, C. D. (2013). Climate Change and Infectious Diseases: From Evidence to a Predictive Framework. </w:t>
      </w:r>
      <w:r w:rsidRPr="00A95C8B">
        <w:rPr>
          <w:i/>
          <w:iCs/>
        </w:rPr>
        <w:t>Science (American Association for the Advancement of Science)</w:t>
      </w:r>
      <w:r w:rsidRPr="00A95C8B">
        <w:t xml:space="preserve">, </w:t>
      </w:r>
      <w:r w:rsidRPr="00A95C8B">
        <w:rPr>
          <w:i/>
          <w:iCs/>
        </w:rPr>
        <w:t>341</w:t>
      </w:r>
      <w:r w:rsidRPr="00A95C8B">
        <w:t>(6145), 514–519. https://doi.org/10.1126/science.1239401</w:t>
      </w:r>
    </w:p>
    <w:p w14:paraId="004E1732" w14:textId="77777777" w:rsidR="00A95C8B" w:rsidRPr="00A95C8B" w:rsidRDefault="00A95C8B" w:rsidP="00A95C8B">
      <w:pPr>
        <w:pStyle w:val="Bibliography"/>
      </w:pPr>
      <w:r w:rsidRPr="00A95C8B">
        <w:t xml:space="preserve">Antonovics, J., Wilson, A. J., Forbes, M. R., Hauffe, H. C., Kallio, E. R., Leggett, H. C., Longdon, B., Okamura, B., Sait, S. M., &amp; Webster, J. P. (2017). The evolution of transmission mode. </w:t>
      </w:r>
      <w:r w:rsidRPr="00A95C8B">
        <w:rPr>
          <w:i/>
          <w:iCs/>
        </w:rPr>
        <w:t>Philosophical Transactions of the Royal Society B: Biological Sciences</w:t>
      </w:r>
      <w:r w:rsidRPr="00A95C8B">
        <w:t xml:space="preserve">, </w:t>
      </w:r>
      <w:r w:rsidRPr="00A95C8B">
        <w:rPr>
          <w:i/>
          <w:iCs/>
        </w:rPr>
        <w:t>372</w:t>
      </w:r>
      <w:r w:rsidRPr="00A95C8B">
        <w:t>(1719), 20160083. https://doi.org/10.1098/rstb.2016.0083</w:t>
      </w:r>
    </w:p>
    <w:p w14:paraId="4EDC8645" w14:textId="77777777" w:rsidR="00A95C8B" w:rsidRPr="00A95C8B" w:rsidRDefault="00A95C8B" w:rsidP="00A95C8B">
      <w:pPr>
        <w:pStyle w:val="Bibliography"/>
      </w:pPr>
      <w:r w:rsidRPr="00A95C8B">
        <w:t>Atkinson, M. S., &amp; Savage, A. E. (2023). Widespread amphibian Perkinsea infections associated with Ranidae hosts, cooler months and Ranavirus co</w:t>
      </w:r>
      <w:r w:rsidRPr="00A95C8B">
        <w:rPr>
          <w:rFonts w:ascii="Cambria Math" w:hAnsi="Cambria Math" w:cs="Cambria Math"/>
        </w:rPr>
        <w:t>‐</w:t>
      </w:r>
      <w:r w:rsidRPr="00A95C8B">
        <w:t xml:space="preserve">infection. </w:t>
      </w:r>
      <w:r w:rsidRPr="00A95C8B">
        <w:rPr>
          <w:i/>
          <w:iCs/>
        </w:rPr>
        <w:t>Journal of Animal Ecology</w:t>
      </w:r>
      <w:r w:rsidRPr="00A95C8B">
        <w:t xml:space="preserve">, </w:t>
      </w:r>
      <w:r w:rsidRPr="00A95C8B">
        <w:rPr>
          <w:i/>
          <w:iCs/>
        </w:rPr>
        <w:t>92</w:t>
      </w:r>
      <w:r w:rsidRPr="00A95C8B">
        <w:t>(9), 1856–1868. https://doi.org/10.1111/1365-2656.13977</w:t>
      </w:r>
    </w:p>
    <w:p w14:paraId="7D17EC3E" w14:textId="77777777" w:rsidR="00A95C8B" w:rsidRPr="00A95C8B" w:rsidRDefault="00A95C8B" w:rsidP="00A95C8B">
      <w:pPr>
        <w:pStyle w:val="Bibliography"/>
      </w:pPr>
      <w:r w:rsidRPr="00A95C8B">
        <w:t xml:space="preserve">Becker, C. G., Rodriguez, D., Longo, A. V., Talaba, A. L., &amp; Zamudio, K. R. (2012). Disease Risk in Temperate Amphibian Populations Is Higher at Closed-Canopy Sites. </w:t>
      </w:r>
      <w:r w:rsidRPr="00A95C8B">
        <w:rPr>
          <w:i/>
          <w:iCs/>
        </w:rPr>
        <w:t>PloS One</w:t>
      </w:r>
      <w:r w:rsidRPr="00A95C8B">
        <w:t xml:space="preserve">, </w:t>
      </w:r>
      <w:r w:rsidRPr="00A95C8B">
        <w:rPr>
          <w:i/>
          <w:iCs/>
        </w:rPr>
        <w:t>7</w:t>
      </w:r>
      <w:r w:rsidRPr="00A95C8B">
        <w:t>(10), e48205. https://doi.org/10.1371/journal.pone.0048205</w:t>
      </w:r>
    </w:p>
    <w:p w14:paraId="19CEF352" w14:textId="77777777" w:rsidR="00A95C8B" w:rsidRPr="00A95C8B" w:rsidRDefault="00A95C8B" w:rsidP="00A95C8B">
      <w:pPr>
        <w:pStyle w:val="Bibliography"/>
      </w:pPr>
      <w:r w:rsidRPr="00A95C8B">
        <w:t xml:space="preserve">Berger, L., Speare, R., Daszak, P., Green, D. E., Cunningham, A. A., Goggin, C. L., Slocombe, R., Ragan, M. A., Hyatt, A. D., McDonald, K. R., Hines, H. B., Lips, K. R., Marantelli, G., </w:t>
      </w:r>
      <w:r w:rsidRPr="00A95C8B">
        <w:lastRenderedPageBreak/>
        <w:t xml:space="preserve">&amp; Parkes, H. (1998). Chytridiomycosis causes amphibian mortality associated with population declines in the rain forests of Australia and Central America. </w:t>
      </w:r>
      <w:r w:rsidRPr="00A95C8B">
        <w:rPr>
          <w:i/>
          <w:iCs/>
        </w:rPr>
        <w:t>Proceedings of the National Academy of Sciences</w:t>
      </w:r>
      <w:r w:rsidRPr="00A95C8B">
        <w:t xml:space="preserve">, </w:t>
      </w:r>
      <w:r w:rsidRPr="00A95C8B">
        <w:rPr>
          <w:i/>
          <w:iCs/>
        </w:rPr>
        <w:t>95</w:t>
      </w:r>
      <w:r w:rsidRPr="00A95C8B">
        <w:t>(15), 9031–9036. https://doi.org/10.1073/pnas.95.15.9031</w:t>
      </w:r>
    </w:p>
    <w:p w14:paraId="335960BD" w14:textId="77777777" w:rsidR="00A95C8B" w:rsidRPr="00A95C8B" w:rsidRDefault="00A95C8B" w:rsidP="00A95C8B">
      <w:pPr>
        <w:pStyle w:val="Bibliography"/>
      </w:pPr>
      <w:r w:rsidRPr="00A95C8B">
        <w:t xml:space="preserve">Bienentreu, J.-F., &amp; Lesbarrères, D. (2020). Amphibian Disease Ecology: Are We Just Scratching the Surface? </w:t>
      </w:r>
      <w:r w:rsidRPr="00A95C8B">
        <w:rPr>
          <w:i/>
          <w:iCs/>
        </w:rPr>
        <w:t>Herpetologica</w:t>
      </w:r>
      <w:r w:rsidRPr="00A95C8B">
        <w:t xml:space="preserve">, </w:t>
      </w:r>
      <w:r w:rsidRPr="00A95C8B">
        <w:rPr>
          <w:i/>
          <w:iCs/>
        </w:rPr>
        <w:t>76</w:t>
      </w:r>
      <w:r w:rsidRPr="00A95C8B">
        <w:t>(2), 153. https://doi.org/10.1655/0018-0831-76.2.153</w:t>
      </w:r>
    </w:p>
    <w:p w14:paraId="06E1053C" w14:textId="77777777" w:rsidR="00A95C8B" w:rsidRPr="00A95C8B" w:rsidRDefault="00A95C8B" w:rsidP="00A95C8B">
      <w:pPr>
        <w:pStyle w:val="Bibliography"/>
      </w:pPr>
      <w:r w:rsidRPr="00A95C8B">
        <w:t xml:space="preserve">Blaustein, A. R., Walls, S. C., Bancroft, B. A., Lawler, J. J., Searle, C. L., &amp; Gervasi, S. S. (2010). Direct and Indirect Effects of Climate Change on Amphibian Populations. </w:t>
      </w:r>
      <w:r w:rsidRPr="00A95C8B">
        <w:rPr>
          <w:i/>
          <w:iCs/>
        </w:rPr>
        <w:t>Diversity</w:t>
      </w:r>
      <w:r w:rsidRPr="00A95C8B">
        <w:t xml:space="preserve">, </w:t>
      </w:r>
      <w:r w:rsidRPr="00A95C8B">
        <w:rPr>
          <w:i/>
          <w:iCs/>
        </w:rPr>
        <w:t>2</w:t>
      </w:r>
      <w:r w:rsidRPr="00A95C8B">
        <w:t>(2), 281–313. https://doi.org/10.3390/d2020281</w:t>
      </w:r>
    </w:p>
    <w:p w14:paraId="019288B8" w14:textId="77777777" w:rsidR="00A95C8B" w:rsidRPr="00A95C8B" w:rsidRDefault="00A95C8B" w:rsidP="00A95C8B">
      <w:pPr>
        <w:pStyle w:val="Bibliography"/>
      </w:pPr>
      <w:r w:rsidRPr="00A95C8B">
        <w:t xml:space="preserve">Brown, J. D., Goekjian, G., Poulson, R., Valeika, S., &amp; Stallknecht, D. E. (2009). Avian influenza virus in water: Infectivity is dependent on pH, salinity and temperature. </w:t>
      </w:r>
      <w:r w:rsidRPr="00A95C8B">
        <w:rPr>
          <w:i/>
          <w:iCs/>
        </w:rPr>
        <w:t>Veterinary Microbiology</w:t>
      </w:r>
      <w:r w:rsidRPr="00A95C8B">
        <w:t xml:space="preserve">, </w:t>
      </w:r>
      <w:r w:rsidRPr="00A95C8B">
        <w:rPr>
          <w:i/>
          <w:iCs/>
        </w:rPr>
        <w:t>136</w:t>
      </w:r>
      <w:r w:rsidRPr="00A95C8B">
        <w:t>(1–2), 20–26. https://doi.org/10.1016/j.vetmic.2008.10.027</w:t>
      </w:r>
    </w:p>
    <w:p w14:paraId="6D93BDFA" w14:textId="77777777" w:rsidR="00A95C8B" w:rsidRPr="00A95C8B" w:rsidRDefault="00A95C8B" w:rsidP="00A95C8B">
      <w:pPr>
        <w:pStyle w:val="Bibliography"/>
      </w:pPr>
      <w:r w:rsidRPr="00A95C8B">
        <w:t xml:space="preserve">Brunner, J. L., Beaty, L., Guitard, A., &amp; Russell, D. (2017). Heterogeneities in the infection process drive ranavirus transmission. </w:t>
      </w:r>
      <w:r w:rsidRPr="00A95C8B">
        <w:rPr>
          <w:i/>
          <w:iCs/>
        </w:rPr>
        <w:t>Ecology</w:t>
      </w:r>
      <w:r w:rsidRPr="00A95C8B">
        <w:t xml:space="preserve">, </w:t>
      </w:r>
      <w:r w:rsidRPr="00A95C8B">
        <w:rPr>
          <w:i/>
          <w:iCs/>
        </w:rPr>
        <w:t>98</w:t>
      </w:r>
      <w:r w:rsidRPr="00A95C8B">
        <w:t>(2), 576–582. https://doi.org/10.1002/ecy.1644</w:t>
      </w:r>
    </w:p>
    <w:p w14:paraId="57EC166F" w14:textId="77777777" w:rsidR="00A95C8B" w:rsidRPr="00A95C8B" w:rsidRDefault="00A95C8B" w:rsidP="00A95C8B">
      <w:pPr>
        <w:pStyle w:val="Bibliography"/>
      </w:pPr>
      <w:r w:rsidRPr="00A95C8B">
        <w:t xml:space="preserve">Brunner, J. L., &amp; Yarber, C. M. (2018). Evaluating the Importance of Environmental Persistence for Ranavirus Transmission and Epidemiology. In </w:t>
      </w:r>
      <w:r w:rsidRPr="00A95C8B">
        <w:rPr>
          <w:i/>
          <w:iCs/>
        </w:rPr>
        <w:t>Advances in virus research</w:t>
      </w:r>
      <w:r w:rsidRPr="00A95C8B">
        <w:t xml:space="preserve"> (Vol. 101, pp. 129–148). https://www.ncbi.nlm.nih.gov/pubmed/29908588</w:t>
      </w:r>
    </w:p>
    <w:p w14:paraId="172573DF" w14:textId="77777777" w:rsidR="00A95C8B" w:rsidRPr="00A95C8B" w:rsidRDefault="00A95C8B" w:rsidP="00A95C8B">
      <w:pPr>
        <w:pStyle w:val="Bibliography"/>
      </w:pPr>
      <w:r w:rsidRPr="00A95C8B">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A95C8B">
        <w:rPr>
          <w:i/>
          <w:iCs/>
        </w:rPr>
        <w:t>Proceedings of the National Academy of Sciences</w:t>
      </w:r>
      <w:r w:rsidRPr="00A95C8B">
        <w:t xml:space="preserve">, </w:t>
      </w:r>
      <w:r w:rsidRPr="00A95C8B">
        <w:rPr>
          <w:i/>
          <w:iCs/>
        </w:rPr>
        <w:t>112</w:t>
      </w:r>
      <w:r w:rsidRPr="00A95C8B">
        <w:t>(34). https://doi.org/10.1073/pnas.1500163112</w:t>
      </w:r>
    </w:p>
    <w:p w14:paraId="12DAF9CC" w14:textId="77777777" w:rsidR="00A95C8B" w:rsidRPr="00A95C8B" w:rsidRDefault="00A95C8B" w:rsidP="00A95C8B">
      <w:pPr>
        <w:pStyle w:val="Bibliography"/>
      </w:pPr>
      <w:r w:rsidRPr="00A95C8B">
        <w:t xml:space="preserve">Cohen, J. M., Civitello, D. J., Brace, A. J., Feichtinger, E. M., Ortega, C. N., Richardson, J. C., Sauer, E. L., Liu, X., &amp; Rohr, J. R. (2016). Spatial scale modulates the strength of </w:t>
      </w:r>
      <w:r w:rsidRPr="00A95C8B">
        <w:lastRenderedPageBreak/>
        <w:t xml:space="preserve">ecological processes driving disease distributions. </w:t>
      </w:r>
      <w:r w:rsidRPr="00A95C8B">
        <w:rPr>
          <w:i/>
          <w:iCs/>
        </w:rPr>
        <w:t>Proceedings of the National Academy of Sciences</w:t>
      </w:r>
      <w:r w:rsidRPr="00A95C8B">
        <w:t xml:space="preserve">, </w:t>
      </w:r>
      <w:r w:rsidRPr="00A95C8B">
        <w:rPr>
          <w:i/>
          <w:iCs/>
        </w:rPr>
        <w:t>113</w:t>
      </w:r>
      <w:r w:rsidRPr="00A95C8B">
        <w:t>(24), E3359–E3364. https://doi.org/10.1073/pnas.1521657113</w:t>
      </w:r>
    </w:p>
    <w:p w14:paraId="75ADBB08" w14:textId="77777777" w:rsidR="00A95C8B" w:rsidRPr="00A95C8B" w:rsidRDefault="00A95C8B" w:rsidP="00A95C8B">
      <w:pPr>
        <w:pStyle w:val="Bibliography"/>
      </w:pPr>
      <w:r w:rsidRPr="00A95C8B">
        <w:t xml:space="preserve">Coleman, A. L. (2018). </w:t>
      </w:r>
      <w:r w:rsidRPr="00A95C8B">
        <w:rPr>
          <w:i/>
          <w:iCs/>
        </w:rPr>
        <w:t>Incorporating environmental factors into discussions of diversity-disease relationships</w:t>
      </w:r>
      <w:r w:rsidRPr="00A95C8B">
        <w:t>. University of Georgia.</w:t>
      </w:r>
    </w:p>
    <w:p w14:paraId="24ED1D64" w14:textId="77777777" w:rsidR="00A95C8B" w:rsidRPr="00A95C8B" w:rsidRDefault="00A95C8B" w:rsidP="00A95C8B">
      <w:pPr>
        <w:pStyle w:val="Bibliography"/>
      </w:pPr>
      <w:r w:rsidRPr="00A95C8B">
        <w:t xml:space="preserve">Davis, A. K., Yabsley, M. J., Kevin Keel, M., &amp; Maerz, J. C. (2007). Discovery of a Novel Alveolate Pathogen Affecting Southern Leopard Frogs in Georgia: Description of the Disease and Host Effects. </w:t>
      </w:r>
      <w:r w:rsidRPr="00A95C8B">
        <w:rPr>
          <w:i/>
          <w:iCs/>
        </w:rPr>
        <w:t>EcoHealth</w:t>
      </w:r>
      <w:r w:rsidRPr="00A95C8B">
        <w:t xml:space="preserve">, </w:t>
      </w:r>
      <w:r w:rsidRPr="00A95C8B">
        <w:rPr>
          <w:i/>
          <w:iCs/>
        </w:rPr>
        <w:t>4</w:t>
      </w:r>
      <w:r w:rsidRPr="00A95C8B">
        <w:t>(3), 310–317. https://doi.org/10.1007/s10393-007-0115-3</w:t>
      </w:r>
    </w:p>
    <w:p w14:paraId="378D45FE" w14:textId="77777777" w:rsidR="00A95C8B" w:rsidRPr="00A95C8B" w:rsidRDefault="00A95C8B" w:rsidP="00A95C8B">
      <w:pPr>
        <w:pStyle w:val="Bibliography"/>
      </w:pPr>
      <w:r w:rsidRPr="00A95C8B">
        <w:t xml:space="preserve">Diekmann, O., Heesterbeek, J. A. P., &amp; Roberts, M. G. (2009). The construction of next-generation matrices for compartmental epidemic models. </w:t>
      </w:r>
      <w:r w:rsidRPr="00A95C8B">
        <w:rPr>
          <w:i/>
          <w:iCs/>
        </w:rPr>
        <w:t>Journal of the Royal Society Interface</w:t>
      </w:r>
      <w:r w:rsidRPr="00A95C8B">
        <w:t xml:space="preserve">, </w:t>
      </w:r>
      <w:r w:rsidRPr="00A95C8B">
        <w:rPr>
          <w:i/>
          <w:iCs/>
        </w:rPr>
        <w:t>7</w:t>
      </w:r>
      <w:r w:rsidRPr="00A95C8B">
        <w:t>(47), 873–885. https://doi.org/10.1098/rsif.2009.0386</w:t>
      </w:r>
    </w:p>
    <w:p w14:paraId="41C2F1BF" w14:textId="77777777" w:rsidR="00A95C8B" w:rsidRPr="00A95C8B" w:rsidRDefault="00A95C8B" w:rsidP="00A95C8B">
      <w:pPr>
        <w:pStyle w:val="Bibliography"/>
      </w:pPr>
      <w:r w:rsidRPr="00A95C8B">
        <w:t xml:space="preserve">Dillon, W. W., &amp; Meentemeyer, R. K. (2019). Direct and indirect effects of forest microclimate on pathogen spillover. </w:t>
      </w:r>
      <w:r w:rsidRPr="00A95C8B">
        <w:rPr>
          <w:i/>
          <w:iCs/>
        </w:rPr>
        <w:t>Ecology (Durham)</w:t>
      </w:r>
      <w:r w:rsidRPr="00A95C8B">
        <w:t xml:space="preserve">, </w:t>
      </w:r>
      <w:r w:rsidRPr="00A95C8B">
        <w:rPr>
          <w:i/>
          <w:iCs/>
        </w:rPr>
        <w:t>100</w:t>
      </w:r>
      <w:r w:rsidRPr="00A95C8B">
        <w:t>(5), e02686-n/a. https://doi.org/10.1002/ecy.2686</w:t>
      </w:r>
    </w:p>
    <w:p w14:paraId="6EC1095F" w14:textId="77777777" w:rsidR="00A95C8B" w:rsidRPr="00A95C8B" w:rsidRDefault="00A95C8B" w:rsidP="00A95C8B">
      <w:pPr>
        <w:pStyle w:val="Bibliography"/>
      </w:pPr>
      <w:r w:rsidRPr="00A95C8B">
        <w:t xml:space="preserve">Dobson, A. (2004). Population Dynamics of Pathogens with Multiple Host Species. </w:t>
      </w:r>
      <w:r w:rsidRPr="00A95C8B">
        <w:rPr>
          <w:i/>
          <w:iCs/>
        </w:rPr>
        <w:t>The American Naturalist</w:t>
      </w:r>
      <w:r w:rsidRPr="00A95C8B">
        <w:t xml:space="preserve">, </w:t>
      </w:r>
      <w:r w:rsidRPr="00A95C8B">
        <w:rPr>
          <w:i/>
          <w:iCs/>
        </w:rPr>
        <w:t>164</w:t>
      </w:r>
      <w:r w:rsidRPr="00A95C8B">
        <w:t>(S5), S64–S78. https://doi.org/10.1086/424681</w:t>
      </w:r>
    </w:p>
    <w:p w14:paraId="7E916B4F" w14:textId="77777777" w:rsidR="00A95C8B" w:rsidRPr="00A95C8B" w:rsidRDefault="00A95C8B" w:rsidP="00A95C8B">
      <w:pPr>
        <w:pStyle w:val="Bibliography"/>
      </w:pPr>
      <w:r w:rsidRPr="00A95C8B">
        <w:t xml:space="preserve">Downs, C. J., Schoenle, L. A., Han, B. A., Harrison, J. F., &amp; Martin, L. B. (2019). Scaling of Host Competence. </w:t>
      </w:r>
      <w:r w:rsidRPr="00A95C8B">
        <w:rPr>
          <w:i/>
          <w:iCs/>
        </w:rPr>
        <w:t>Trends in Parasitology</w:t>
      </w:r>
      <w:r w:rsidRPr="00A95C8B">
        <w:t xml:space="preserve">, </w:t>
      </w:r>
      <w:r w:rsidRPr="00A95C8B">
        <w:rPr>
          <w:i/>
          <w:iCs/>
        </w:rPr>
        <w:t>35</w:t>
      </w:r>
      <w:r w:rsidRPr="00A95C8B">
        <w:t>(3), 182–192. https://doi.org/10.1016/j.pt.2018.12.002</w:t>
      </w:r>
    </w:p>
    <w:p w14:paraId="2BCEA1D3" w14:textId="77777777" w:rsidR="00A95C8B" w:rsidRPr="00A95C8B" w:rsidRDefault="00A95C8B" w:rsidP="00A95C8B">
      <w:pPr>
        <w:pStyle w:val="Bibliography"/>
      </w:pPr>
      <w:r w:rsidRPr="00A95C8B">
        <w:t xml:space="preserve">Eisenberg, M. C., Robertson, S. L., &amp; Tien, J. H. (2013). Identifiability and estimation of multiple transmission pathways in cholera and waterborne disease. </w:t>
      </w:r>
      <w:r w:rsidRPr="00A95C8B">
        <w:rPr>
          <w:i/>
          <w:iCs/>
        </w:rPr>
        <w:t>Journal of Theoretical Biology</w:t>
      </w:r>
      <w:r w:rsidRPr="00A95C8B">
        <w:t xml:space="preserve">, </w:t>
      </w:r>
      <w:r w:rsidRPr="00A95C8B">
        <w:rPr>
          <w:i/>
          <w:iCs/>
        </w:rPr>
        <w:t>324</w:t>
      </w:r>
      <w:r w:rsidRPr="00A95C8B">
        <w:t>, 84–102. https://doi.org/10.1016/j.jtbi.2012.12.021</w:t>
      </w:r>
    </w:p>
    <w:p w14:paraId="3122D353" w14:textId="77777777" w:rsidR="00A95C8B" w:rsidRPr="00A95C8B" w:rsidRDefault="00A95C8B" w:rsidP="00A95C8B">
      <w:pPr>
        <w:pStyle w:val="Bibliography"/>
      </w:pPr>
      <w:r w:rsidRPr="00A95C8B">
        <w:t xml:space="preserve">Fenton, A., Fairbairn, J. P., Norman, R., &amp; Hudson, P. J. (2002). Parasite transmission: Reconciling theory and reality. </w:t>
      </w:r>
      <w:r w:rsidRPr="00A95C8B">
        <w:rPr>
          <w:i/>
          <w:iCs/>
        </w:rPr>
        <w:t>Journal of Animal Ecology</w:t>
      </w:r>
      <w:r w:rsidRPr="00A95C8B">
        <w:t xml:space="preserve">, </w:t>
      </w:r>
      <w:r w:rsidRPr="00A95C8B">
        <w:rPr>
          <w:i/>
          <w:iCs/>
        </w:rPr>
        <w:t>71</w:t>
      </w:r>
      <w:r w:rsidRPr="00A95C8B">
        <w:t>(5), 893–905. https://doi.org/10.1046/j.1365-2656.2002.00656.x</w:t>
      </w:r>
    </w:p>
    <w:p w14:paraId="2011EF6C" w14:textId="77777777" w:rsidR="00A95C8B" w:rsidRPr="00A95C8B" w:rsidRDefault="00A95C8B" w:rsidP="00A95C8B">
      <w:pPr>
        <w:pStyle w:val="Bibliography"/>
      </w:pPr>
      <w:r w:rsidRPr="00A95C8B">
        <w:lastRenderedPageBreak/>
        <w:t>Fountain</w:t>
      </w:r>
      <w:r w:rsidRPr="00A95C8B">
        <w:rPr>
          <w:rFonts w:ascii="Cambria Math" w:hAnsi="Cambria Math" w:cs="Cambria Math"/>
        </w:rPr>
        <w:t>‐</w:t>
      </w:r>
      <w:r w:rsidRPr="00A95C8B">
        <w:t>Jones, N. M., Pearse, W. D., Escobar, L. E., Alba</w:t>
      </w:r>
      <w:r w:rsidRPr="00A95C8B">
        <w:rPr>
          <w:rFonts w:ascii="Cambria Math" w:hAnsi="Cambria Math" w:cs="Cambria Math"/>
        </w:rPr>
        <w:t>‐</w:t>
      </w:r>
      <w:r w:rsidRPr="00A95C8B">
        <w:t>Casals, A., Carver, S., Davies, T. J., Kraberger, S., Papeş, M., Vandegrift, K., Worsley</w:t>
      </w:r>
      <w:r w:rsidRPr="00A95C8B">
        <w:rPr>
          <w:rFonts w:ascii="Cambria Math" w:hAnsi="Cambria Math" w:cs="Cambria Math"/>
        </w:rPr>
        <w:t>‐</w:t>
      </w:r>
      <w:r w:rsidRPr="00A95C8B">
        <w:t>Tonks, K., &amp; Craft, M. E. (2018). Towards an eco</w:t>
      </w:r>
      <w:r w:rsidRPr="00A95C8B">
        <w:rPr>
          <w:rFonts w:ascii="Cambria Math" w:hAnsi="Cambria Math" w:cs="Cambria Math"/>
        </w:rPr>
        <w:t>‐</w:t>
      </w:r>
      <w:r w:rsidRPr="00A95C8B">
        <w:t xml:space="preserve">phylogenetic framework for infectious disease ecology. </w:t>
      </w:r>
      <w:r w:rsidRPr="00A95C8B">
        <w:rPr>
          <w:i/>
          <w:iCs/>
        </w:rPr>
        <w:t>Biological Reviews</w:t>
      </w:r>
      <w:r w:rsidRPr="00A95C8B">
        <w:t xml:space="preserve">, </w:t>
      </w:r>
      <w:r w:rsidRPr="00A95C8B">
        <w:rPr>
          <w:i/>
          <w:iCs/>
        </w:rPr>
        <w:t>93</w:t>
      </w:r>
      <w:r w:rsidRPr="00A95C8B">
        <w:t>(2), 950–970. https://doi.org/10.1111/brv.12380</w:t>
      </w:r>
    </w:p>
    <w:p w14:paraId="6B1AB4A9" w14:textId="77777777" w:rsidR="00A95C8B" w:rsidRPr="00A95C8B" w:rsidRDefault="00A95C8B" w:rsidP="00A95C8B">
      <w:pPr>
        <w:pStyle w:val="Bibliography"/>
      </w:pPr>
      <w:r w:rsidRPr="00A95C8B">
        <w:t xml:space="preserve">Gehman, A.-L. M., Hall, R. J., &amp; Byers, J. E. (2018). Host and parasite thermal ecology jointly determine the effect of climate warming on epidemic dynamics. </w:t>
      </w:r>
      <w:r w:rsidRPr="00A95C8B">
        <w:rPr>
          <w:i/>
          <w:iCs/>
        </w:rPr>
        <w:t>Proceedings of the National Academy of Sciences</w:t>
      </w:r>
      <w:r w:rsidRPr="00A95C8B">
        <w:t xml:space="preserve">, </w:t>
      </w:r>
      <w:r w:rsidRPr="00A95C8B">
        <w:rPr>
          <w:i/>
          <w:iCs/>
        </w:rPr>
        <w:t>115</w:t>
      </w:r>
      <w:r w:rsidRPr="00A95C8B">
        <w:t>(4), 744–749. https://doi.org/10.1073/pnas.1705067115</w:t>
      </w:r>
    </w:p>
    <w:p w14:paraId="7A919A99" w14:textId="77777777" w:rsidR="00A95C8B" w:rsidRPr="00A95C8B" w:rsidRDefault="00A95C8B" w:rsidP="00A95C8B">
      <w:pPr>
        <w:pStyle w:val="Bibliography"/>
      </w:pPr>
      <w:r w:rsidRPr="00A95C8B">
        <w:t xml:space="preserve">Gray, M. J., Miller, D. L., &amp; Hoverman, J. T. (2009). Ecology and pathology of amphibian ranaviruses. </w:t>
      </w:r>
      <w:r w:rsidRPr="00A95C8B">
        <w:rPr>
          <w:i/>
          <w:iCs/>
        </w:rPr>
        <w:t>Diseases of Aquatic Organisms</w:t>
      </w:r>
      <w:r w:rsidRPr="00A95C8B">
        <w:t xml:space="preserve">, </w:t>
      </w:r>
      <w:r w:rsidRPr="00A95C8B">
        <w:rPr>
          <w:i/>
          <w:iCs/>
        </w:rPr>
        <w:t>87</w:t>
      </w:r>
      <w:r w:rsidRPr="00A95C8B">
        <w:t>(3), 243–266. https://doi.org/10.3354/dao02138</w:t>
      </w:r>
    </w:p>
    <w:p w14:paraId="3EE4CC4E" w14:textId="77777777" w:rsidR="00A95C8B" w:rsidRPr="00A95C8B" w:rsidRDefault="00A95C8B" w:rsidP="00A95C8B">
      <w:pPr>
        <w:pStyle w:val="Bibliography"/>
      </w:pPr>
      <w:r w:rsidRPr="00A95C8B">
        <w:t xml:space="preserve">Green, D. E., Converse, K. A., &amp; Schrader, A. K. (2002). Epizootiology of Sixty-Four Amphibian Morbidity and Mortality Events in the USA, 1996-2001. </w:t>
      </w:r>
      <w:r w:rsidRPr="00A95C8B">
        <w:rPr>
          <w:i/>
          <w:iCs/>
        </w:rPr>
        <w:t>Annals of the New York Academy of Sciences</w:t>
      </w:r>
      <w:r w:rsidRPr="00A95C8B">
        <w:t xml:space="preserve">, </w:t>
      </w:r>
      <w:r w:rsidRPr="00A95C8B">
        <w:rPr>
          <w:i/>
          <w:iCs/>
        </w:rPr>
        <w:t>969</w:t>
      </w:r>
      <w:r w:rsidRPr="00A95C8B">
        <w:t>(1), 323–339. https://doi.org/10.1111/j.1749-6632.2002.tb04400.x</w:t>
      </w:r>
    </w:p>
    <w:p w14:paraId="6A7E9564" w14:textId="77777777" w:rsidR="00A95C8B" w:rsidRPr="00A95C8B" w:rsidRDefault="00A95C8B" w:rsidP="00A95C8B">
      <w:pPr>
        <w:pStyle w:val="Bibliography"/>
      </w:pPr>
      <w:r w:rsidRPr="00A95C8B">
        <w:t xml:space="preserve">Hall, E. M., Goldberg, C. S., Brunner, J. L., &amp; Crespi, E. J. (2018). Seasonal dynamics and potential drivers of ranavirus epidemics in wood frog populations. </w:t>
      </w:r>
      <w:r w:rsidRPr="00A95C8B">
        <w:rPr>
          <w:i/>
          <w:iCs/>
        </w:rPr>
        <w:t>Oecologia</w:t>
      </w:r>
      <w:r w:rsidRPr="00A95C8B">
        <w:t xml:space="preserve">, </w:t>
      </w:r>
      <w:r w:rsidRPr="00A95C8B">
        <w:rPr>
          <w:i/>
          <w:iCs/>
        </w:rPr>
        <w:t>188</w:t>
      </w:r>
      <w:r w:rsidRPr="00A95C8B">
        <w:t>(4), 1253–1262. https://doi.org/10.1007/s00442-018-4274-4</w:t>
      </w:r>
    </w:p>
    <w:p w14:paraId="1535FAFE" w14:textId="77777777" w:rsidR="00A95C8B" w:rsidRPr="00A95C8B" w:rsidRDefault="00A95C8B" w:rsidP="00A95C8B">
      <w:pPr>
        <w:pStyle w:val="Bibliography"/>
      </w:pPr>
      <w:r w:rsidRPr="00A95C8B">
        <w:t xml:space="preserve">Holt, R. D., Dobson, A. P., Begon, M., Bowers, R. G., &amp; Schauber, E. M. (2003). Parasite establishment in host communities. </w:t>
      </w:r>
      <w:r w:rsidRPr="00A95C8B">
        <w:rPr>
          <w:i/>
          <w:iCs/>
        </w:rPr>
        <w:t>Ecology Letters</w:t>
      </w:r>
      <w:r w:rsidRPr="00A95C8B">
        <w:t xml:space="preserve">, </w:t>
      </w:r>
      <w:r w:rsidRPr="00A95C8B">
        <w:rPr>
          <w:i/>
          <w:iCs/>
        </w:rPr>
        <w:t>6</w:t>
      </w:r>
      <w:r w:rsidRPr="00A95C8B">
        <w:t>(9), 837–842. https://doi.org/10.1046/j.1461-0248.2003.00501.x</w:t>
      </w:r>
    </w:p>
    <w:p w14:paraId="52EA97B2" w14:textId="77777777" w:rsidR="00A95C8B" w:rsidRPr="00A95C8B" w:rsidRDefault="00A95C8B" w:rsidP="00A95C8B">
      <w:pPr>
        <w:pStyle w:val="Bibliography"/>
      </w:pPr>
      <w:r w:rsidRPr="00A95C8B">
        <w:t>Hopkins, S. R., Fleming</w:t>
      </w:r>
      <w:r w:rsidRPr="00A95C8B">
        <w:rPr>
          <w:rFonts w:ascii="Cambria Math" w:hAnsi="Cambria Math" w:cs="Cambria Math"/>
        </w:rPr>
        <w:t>‐</w:t>
      </w:r>
      <w:r w:rsidRPr="00A95C8B">
        <w:t xml:space="preserve">Davies, A. E., Belden, L. K., Wojdak, J. M., &amp; Golding, N. (2020). Systematic review of modelling assumptions and empirical evidence: Does parasite transmission increase nonlinearly with host density? </w:t>
      </w:r>
      <w:r w:rsidRPr="00A95C8B">
        <w:rPr>
          <w:i/>
          <w:iCs/>
        </w:rPr>
        <w:t>Methods in Ecology and Evolution</w:t>
      </w:r>
      <w:r w:rsidRPr="00A95C8B">
        <w:t xml:space="preserve">, </w:t>
      </w:r>
      <w:r w:rsidRPr="00A95C8B">
        <w:rPr>
          <w:i/>
          <w:iCs/>
        </w:rPr>
        <w:t>11</w:t>
      </w:r>
      <w:r w:rsidRPr="00A95C8B">
        <w:t>(4), 476–486. https://doi.org/10.1111/2041-210X.13361</w:t>
      </w:r>
    </w:p>
    <w:p w14:paraId="0CCA7510" w14:textId="77777777" w:rsidR="00A95C8B" w:rsidRPr="00A95C8B" w:rsidRDefault="00A95C8B" w:rsidP="00A95C8B">
      <w:pPr>
        <w:pStyle w:val="Bibliography"/>
      </w:pPr>
      <w:r w:rsidRPr="00A95C8B">
        <w:t xml:space="preserve">Isidoro-Ayza, M., Lorch, J. M., Grear, D. A., Winzeler, M., Calhoun, D. L., &amp; Barichivich, W. J. (2017). Pathogenic lineage of Perkinsea associated with mass mortality of frogs across </w:t>
      </w:r>
      <w:r w:rsidRPr="00A95C8B">
        <w:lastRenderedPageBreak/>
        <w:t xml:space="preserve">the United States. </w:t>
      </w:r>
      <w:r w:rsidRPr="00A95C8B">
        <w:rPr>
          <w:i/>
          <w:iCs/>
        </w:rPr>
        <w:t>Scientific Reports</w:t>
      </w:r>
      <w:r w:rsidRPr="00A95C8B">
        <w:t xml:space="preserve">, </w:t>
      </w:r>
      <w:r w:rsidRPr="00A95C8B">
        <w:rPr>
          <w:i/>
          <w:iCs/>
        </w:rPr>
        <w:t>7</w:t>
      </w:r>
      <w:r w:rsidRPr="00A95C8B">
        <w:t>(1), 10288. https://doi.org/10.1038/s41598-017-10456-1</w:t>
      </w:r>
    </w:p>
    <w:p w14:paraId="4DF9A1C8" w14:textId="77777777" w:rsidR="00A95C8B" w:rsidRPr="00A95C8B" w:rsidRDefault="00A95C8B" w:rsidP="00A95C8B">
      <w:pPr>
        <w:pStyle w:val="Bibliography"/>
      </w:pPr>
      <w:r w:rsidRPr="00A95C8B">
        <w:t xml:space="preserve">Johnson, A. F., &amp; Brunner, J. L. (2014). Persistence of an amphibian ranavirus in aquatic communities. </w:t>
      </w:r>
      <w:r w:rsidRPr="00A95C8B">
        <w:rPr>
          <w:i/>
          <w:iCs/>
        </w:rPr>
        <w:t>Diseases of Aquatic Organisms</w:t>
      </w:r>
      <w:r w:rsidRPr="00A95C8B">
        <w:t xml:space="preserve">, </w:t>
      </w:r>
      <w:r w:rsidRPr="00A95C8B">
        <w:rPr>
          <w:i/>
          <w:iCs/>
        </w:rPr>
        <w:t>111</w:t>
      </w:r>
      <w:r w:rsidRPr="00A95C8B">
        <w:t>(2), 129–138. https://doi.org/10.3354/dao02774</w:t>
      </w:r>
    </w:p>
    <w:p w14:paraId="7CC04D9E" w14:textId="77777777" w:rsidR="00A95C8B" w:rsidRPr="00A95C8B" w:rsidRDefault="00A95C8B" w:rsidP="00A95C8B">
      <w:pPr>
        <w:pStyle w:val="Bibliography"/>
      </w:pPr>
      <w:r w:rsidRPr="00A95C8B">
        <w:t xml:space="preserve">Johnson, P. T. J., Ostfeld, R. S., &amp; Keesing, F. (2015). Frontiers in research on biodiversity and disease. </w:t>
      </w:r>
      <w:r w:rsidRPr="00A95C8B">
        <w:rPr>
          <w:i/>
          <w:iCs/>
        </w:rPr>
        <w:t>Ecology Letters</w:t>
      </w:r>
      <w:r w:rsidRPr="00A95C8B">
        <w:t>. https://doi.org/10.1111/ele.12479</w:t>
      </w:r>
    </w:p>
    <w:p w14:paraId="786EB00A" w14:textId="77777777" w:rsidR="00A95C8B" w:rsidRPr="00A95C8B" w:rsidRDefault="00A95C8B" w:rsidP="00A95C8B">
      <w:pPr>
        <w:pStyle w:val="Bibliography"/>
      </w:pPr>
      <w:r w:rsidRPr="00A95C8B">
        <w:t xml:space="preserve">Johnson, P. T. J., Preston, D. L., Hoverman, J. T., &amp; Richgels, K. L. D. (2013). Biodiversity decreases disease through predictable changes in host community competence. </w:t>
      </w:r>
      <w:r w:rsidRPr="00A95C8B">
        <w:rPr>
          <w:i/>
          <w:iCs/>
        </w:rPr>
        <w:t>Nature</w:t>
      </w:r>
      <w:r w:rsidRPr="00A95C8B">
        <w:t>. https://doi.org/10.1038/nature11883</w:t>
      </w:r>
    </w:p>
    <w:p w14:paraId="49646366" w14:textId="77777777" w:rsidR="00A95C8B" w:rsidRPr="00A95C8B" w:rsidRDefault="00A95C8B" w:rsidP="00A95C8B">
      <w:pPr>
        <w:pStyle w:val="Bibliography"/>
      </w:pPr>
      <w:r w:rsidRPr="00A95C8B">
        <w:t xml:space="preserve">Lesbarrères, D., Balseiro, A., Brunner, J., Chinchar, V. G., Duffus, A., Kerby, J., Miller, D. L., Robert, J., Schock, D. M., Waltzek, T., &amp; Gray, M. J. (2012). Ranavirus: Past, present and future. </w:t>
      </w:r>
      <w:r w:rsidRPr="00A95C8B">
        <w:rPr>
          <w:i/>
          <w:iCs/>
        </w:rPr>
        <w:t>Biology Letters</w:t>
      </w:r>
      <w:r w:rsidRPr="00A95C8B">
        <w:t xml:space="preserve">, </w:t>
      </w:r>
      <w:r w:rsidRPr="00A95C8B">
        <w:rPr>
          <w:i/>
          <w:iCs/>
        </w:rPr>
        <w:t>8</w:t>
      </w:r>
      <w:r w:rsidRPr="00A95C8B">
        <w:t>(4), 481–483. https://doi.org/10.1098/rsbl.2011.0951</w:t>
      </w:r>
    </w:p>
    <w:p w14:paraId="2B460BF5" w14:textId="77777777" w:rsidR="00A95C8B" w:rsidRPr="00A95C8B" w:rsidRDefault="00A95C8B" w:rsidP="00A95C8B">
      <w:pPr>
        <w:pStyle w:val="Bibliography"/>
      </w:pPr>
      <w:r w:rsidRPr="00A95C8B">
        <w:t xml:space="preserve">Love, C., Winzeler, M., Beasley, R., Scott, D., Nunziata, S., &amp; Lance, S. (2016). Patterns of amphibian infection prevalence across wetlands on the Savannah River Site, South Carolina, USA. </w:t>
      </w:r>
      <w:r w:rsidRPr="00A95C8B">
        <w:rPr>
          <w:i/>
          <w:iCs/>
        </w:rPr>
        <w:t>Diseases of Aquatic Organisms</w:t>
      </w:r>
      <w:r w:rsidRPr="00A95C8B">
        <w:t xml:space="preserve">, </w:t>
      </w:r>
      <w:r w:rsidRPr="00A95C8B">
        <w:rPr>
          <w:i/>
          <w:iCs/>
        </w:rPr>
        <w:t>121</w:t>
      </w:r>
      <w:r w:rsidRPr="00A95C8B">
        <w:t>(1), 1–14. https://doi.org/10.3354/dao03039</w:t>
      </w:r>
    </w:p>
    <w:p w14:paraId="39458FEB" w14:textId="77777777" w:rsidR="00A95C8B" w:rsidRPr="00A95C8B" w:rsidRDefault="00A95C8B" w:rsidP="00A95C8B">
      <w:pPr>
        <w:pStyle w:val="Bibliography"/>
      </w:pPr>
      <w:r w:rsidRPr="00A95C8B">
        <w:t xml:space="preserve">Majewska, A. A., Sims, S., Schneider, A., Altizer, S., &amp; Hall, R. J. (2019). Multiple transmission routes sustain high prevalence of a virulent parasite in a butterfly host. </w:t>
      </w:r>
      <w:r w:rsidRPr="00A95C8B">
        <w:rPr>
          <w:i/>
          <w:iCs/>
        </w:rPr>
        <w:t>Proceedings of the Royal Society B: Biological Sciences</w:t>
      </w:r>
      <w:r w:rsidRPr="00A95C8B">
        <w:t xml:space="preserve">, </w:t>
      </w:r>
      <w:r w:rsidRPr="00A95C8B">
        <w:rPr>
          <w:i/>
          <w:iCs/>
        </w:rPr>
        <w:t>286</w:t>
      </w:r>
      <w:r w:rsidRPr="00A95C8B">
        <w:t>(1910), 20191630. https://doi.org/10.1098/rspb.2019.1630</w:t>
      </w:r>
    </w:p>
    <w:p w14:paraId="3CAF0303" w14:textId="77777777" w:rsidR="00A95C8B" w:rsidRPr="00A95C8B" w:rsidRDefault="00A95C8B" w:rsidP="00A95C8B">
      <w:pPr>
        <w:pStyle w:val="Bibliography"/>
      </w:pPr>
      <w:r w:rsidRPr="00A95C8B">
        <w:t xml:space="preserve">Maniero, G. D., Morales, H., Gantress, J., &amp; Robert, J. (2006). Generation of a long-lasting, protective, and neutralizing antibody response to the ranavirus FV3 by the frog Xenopus. </w:t>
      </w:r>
      <w:r w:rsidRPr="00A95C8B">
        <w:rPr>
          <w:i/>
          <w:iCs/>
        </w:rPr>
        <w:t>Developmental &amp; Comparative Immunology</w:t>
      </w:r>
      <w:r w:rsidRPr="00A95C8B">
        <w:t xml:space="preserve">, </w:t>
      </w:r>
      <w:r w:rsidRPr="00A95C8B">
        <w:rPr>
          <w:i/>
          <w:iCs/>
        </w:rPr>
        <w:t>30</w:t>
      </w:r>
      <w:r w:rsidRPr="00A95C8B">
        <w:t>(7), 649–657. https://doi.org/10.1016/j.dci.2005.09.007</w:t>
      </w:r>
    </w:p>
    <w:p w14:paraId="21135F5C" w14:textId="77777777" w:rsidR="00A95C8B" w:rsidRPr="00A95C8B" w:rsidRDefault="00A95C8B" w:rsidP="00A95C8B">
      <w:pPr>
        <w:pStyle w:val="Bibliography"/>
      </w:pPr>
      <w:r w:rsidRPr="00A95C8B">
        <w:lastRenderedPageBreak/>
        <w:t xml:space="preserve">Martin, L. B., Burgan, S. C., Adelman, J. S., &amp; Gervasi, S. S. (2016). Host Competence: An Organismal Trait to Integrate Immunology and Epidemiology. </w:t>
      </w:r>
      <w:r w:rsidRPr="00A95C8B">
        <w:rPr>
          <w:i/>
          <w:iCs/>
        </w:rPr>
        <w:t>Integrative and Comparative Biology</w:t>
      </w:r>
      <w:r w:rsidRPr="00A95C8B">
        <w:t xml:space="preserve">, </w:t>
      </w:r>
      <w:r w:rsidRPr="00A95C8B">
        <w:rPr>
          <w:i/>
          <w:iCs/>
        </w:rPr>
        <w:t>56</w:t>
      </w:r>
      <w:r w:rsidRPr="00A95C8B">
        <w:t>(6), 1225–1237. https://doi.org/10.1093/icb/icw064</w:t>
      </w:r>
    </w:p>
    <w:p w14:paraId="7F3E1B05" w14:textId="77777777" w:rsidR="00A95C8B" w:rsidRPr="00A95C8B" w:rsidRDefault="00A95C8B" w:rsidP="00A95C8B">
      <w:pPr>
        <w:pStyle w:val="Bibliography"/>
      </w:pPr>
      <w:r w:rsidRPr="00A95C8B">
        <w:t xml:space="preserve">Merrill, T. E. S., &amp; Johnson, P. T. J. (2020). Towards a mechanistic understanding of competence: A missing link in diversity-disease research. </w:t>
      </w:r>
      <w:r w:rsidRPr="00A95C8B">
        <w:rPr>
          <w:i/>
          <w:iCs/>
        </w:rPr>
        <w:t>Review</w:t>
      </w:r>
      <w:r w:rsidRPr="00A95C8B">
        <w:t>.</w:t>
      </w:r>
    </w:p>
    <w:p w14:paraId="0C9F7D6A" w14:textId="77777777" w:rsidR="00A95C8B" w:rsidRPr="00A95C8B" w:rsidRDefault="00A95C8B" w:rsidP="00A95C8B">
      <w:pPr>
        <w:pStyle w:val="Bibliography"/>
      </w:pPr>
      <w:r w:rsidRPr="00A95C8B">
        <w:t xml:space="preserve">Nazir, J., Spengler, M., &amp; Marschang, R. E. (2012). Environmental persistence of amphibian and reptilian ranaviruses. </w:t>
      </w:r>
      <w:r w:rsidRPr="00A95C8B">
        <w:rPr>
          <w:i/>
          <w:iCs/>
        </w:rPr>
        <w:t>Diseases of Aquatic Organisms</w:t>
      </w:r>
      <w:r w:rsidRPr="00A95C8B">
        <w:t xml:space="preserve">, </w:t>
      </w:r>
      <w:r w:rsidRPr="00A95C8B">
        <w:rPr>
          <w:i/>
          <w:iCs/>
        </w:rPr>
        <w:t>98</w:t>
      </w:r>
      <w:r w:rsidRPr="00A95C8B">
        <w:t>(3), 177–184. https://doi.org/10.3354/dao02443</w:t>
      </w:r>
    </w:p>
    <w:p w14:paraId="5D9B02E1" w14:textId="77777777" w:rsidR="00A95C8B" w:rsidRPr="00A95C8B" w:rsidRDefault="00A95C8B" w:rsidP="00A95C8B">
      <w:pPr>
        <w:pStyle w:val="Bibliography"/>
      </w:pPr>
      <w:r w:rsidRPr="00A95C8B">
        <w:t xml:space="preserve">Ostfeld, R. S., Levi, T., Jolles, A. E., Martin, L. B., Hosseini, P. R., &amp; Keesing, F. (2014). Life History and Demographic Drivers of Reservoir Competence for Three Tick-Borne Zoonotic Pathogens. </w:t>
      </w:r>
      <w:r w:rsidRPr="00A95C8B">
        <w:rPr>
          <w:i/>
          <w:iCs/>
        </w:rPr>
        <w:t>PLoS ONE</w:t>
      </w:r>
      <w:r w:rsidRPr="00A95C8B">
        <w:t xml:space="preserve">, </w:t>
      </w:r>
      <w:r w:rsidRPr="00A95C8B">
        <w:rPr>
          <w:i/>
          <w:iCs/>
        </w:rPr>
        <w:t>9</w:t>
      </w:r>
      <w:r w:rsidRPr="00A95C8B">
        <w:t>(9), e107387. https://doi.org/10.1371/journal.pone.0107387</w:t>
      </w:r>
    </w:p>
    <w:p w14:paraId="1ECA547F" w14:textId="77777777" w:rsidR="00A95C8B" w:rsidRPr="00A95C8B" w:rsidRDefault="00A95C8B" w:rsidP="00A95C8B">
      <w:pPr>
        <w:pStyle w:val="Bibliography"/>
      </w:pPr>
      <w:r w:rsidRPr="00A95C8B">
        <w:t xml:space="preserve">Ostfeld, R. S., Myers, S. S., Jolles, A., Holt, R. D., Jones, K. E., Hudson, P., Dobson, A., Harvell, C. D., Keesing, F., Belden, L. K., Bogich, T., Daszak, P., &amp; Mitchell, C. E. (2010). Impacts of biodiversity on the emergence and transmission of infectious diseases. </w:t>
      </w:r>
      <w:r w:rsidRPr="00A95C8B">
        <w:rPr>
          <w:i/>
          <w:iCs/>
        </w:rPr>
        <w:t>Nature (London)</w:t>
      </w:r>
      <w:r w:rsidRPr="00A95C8B">
        <w:t xml:space="preserve">, </w:t>
      </w:r>
      <w:r w:rsidRPr="00A95C8B">
        <w:rPr>
          <w:i/>
          <w:iCs/>
        </w:rPr>
        <w:t>468</w:t>
      </w:r>
      <w:r w:rsidRPr="00A95C8B">
        <w:t>(7324), 647–652. https://doi.org/10.1038/nature09575</w:t>
      </w:r>
    </w:p>
    <w:p w14:paraId="53184F0C" w14:textId="77777777" w:rsidR="00A95C8B" w:rsidRPr="00A95C8B" w:rsidRDefault="00A95C8B" w:rsidP="00A95C8B">
      <w:pPr>
        <w:pStyle w:val="Bibliography"/>
      </w:pPr>
      <w:r w:rsidRPr="00A95C8B">
        <w:t xml:space="preserve">Patterson, J. E. H., &amp; Ruckstuhl, K. E. (2013). Parasite infection and host group size: A meta-analytical review. </w:t>
      </w:r>
      <w:r w:rsidRPr="00A95C8B">
        <w:rPr>
          <w:i/>
          <w:iCs/>
        </w:rPr>
        <w:t>Parasitology</w:t>
      </w:r>
      <w:r w:rsidRPr="00A95C8B">
        <w:t xml:space="preserve">, </w:t>
      </w:r>
      <w:r w:rsidRPr="00A95C8B">
        <w:rPr>
          <w:i/>
          <w:iCs/>
        </w:rPr>
        <w:t>140</w:t>
      </w:r>
      <w:r w:rsidRPr="00A95C8B">
        <w:t>(7), 803–813.</w:t>
      </w:r>
    </w:p>
    <w:p w14:paraId="669D6110" w14:textId="77777777" w:rsidR="00A95C8B" w:rsidRPr="00A95C8B" w:rsidRDefault="00A95C8B" w:rsidP="00A95C8B">
      <w:pPr>
        <w:pStyle w:val="Bibliography"/>
      </w:pPr>
      <w:r w:rsidRPr="00A95C8B">
        <w:t xml:space="preserve">Price, S. J., Garner, T. W. J., Nichols, R. A., Balloux, F., Ayres, C., Mora-Cabello de Alba, A., &amp; Bosch, J. (2014). Collapse of Amphibian Communities Due to an Introduced Ranavirus. </w:t>
      </w:r>
      <w:r w:rsidRPr="00A95C8B">
        <w:rPr>
          <w:i/>
          <w:iCs/>
        </w:rPr>
        <w:t>Current Biology</w:t>
      </w:r>
      <w:r w:rsidRPr="00A95C8B">
        <w:t xml:space="preserve">, </w:t>
      </w:r>
      <w:r w:rsidRPr="00A95C8B">
        <w:rPr>
          <w:i/>
          <w:iCs/>
        </w:rPr>
        <w:t>24</w:t>
      </w:r>
      <w:r w:rsidRPr="00A95C8B">
        <w:t>(21), 2586–2591. https://doi.org/10.1016/j.cub.2014.09.028</w:t>
      </w:r>
    </w:p>
    <w:p w14:paraId="3EA19D9F" w14:textId="77777777" w:rsidR="00A95C8B" w:rsidRPr="00A95C8B" w:rsidRDefault="00A95C8B" w:rsidP="00A95C8B">
      <w:pPr>
        <w:pStyle w:val="Bibliography"/>
      </w:pPr>
      <w:r w:rsidRPr="00A95C8B">
        <w:t xml:space="preserve">Price, S. J., Leung, W. T. M., Owen, C. J., Puschendorf, R., Sergeant, C., Cunningham, A. A., Balloux, F., Garner, T. W. J., &amp; Nichols, R. A. (2019). Effects of historic and projected climate change on the range and impacts of an emerging wildlife disease. </w:t>
      </w:r>
      <w:r w:rsidRPr="00A95C8B">
        <w:rPr>
          <w:i/>
          <w:iCs/>
        </w:rPr>
        <w:t>Global Change Biology</w:t>
      </w:r>
      <w:r w:rsidRPr="00A95C8B">
        <w:t xml:space="preserve">, </w:t>
      </w:r>
      <w:r w:rsidRPr="00A95C8B">
        <w:rPr>
          <w:i/>
          <w:iCs/>
        </w:rPr>
        <w:t>25</w:t>
      </w:r>
      <w:r w:rsidRPr="00A95C8B">
        <w:t>(8), 2648–2660. https://doi.org/10.1111/gcb.14651</w:t>
      </w:r>
    </w:p>
    <w:p w14:paraId="5928AB6F" w14:textId="77777777" w:rsidR="00A95C8B" w:rsidRPr="00A95C8B" w:rsidRDefault="00A95C8B" w:rsidP="00A95C8B">
      <w:pPr>
        <w:pStyle w:val="Bibliography"/>
      </w:pPr>
      <w:r w:rsidRPr="00A95C8B">
        <w:lastRenderedPageBreak/>
        <w:t xml:space="preserve">Puryear, W., Sawatzki, K., Hill, N., Foss, A., Stone, J. J., Doughty, L., Walk, D., Gilbert, K., Murray, M., Cox, E., Patel, P., Mertz, Z., Ellis, S., Taylor, J., Fauquier, D., Smith, A., DiGiovanni, R. A., Van De Guchte, A., Gonzalez-Reiche, A. S., … Runstadler, J. (2022). </w:t>
      </w:r>
      <w:r w:rsidRPr="00A95C8B">
        <w:rPr>
          <w:i/>
          <w:iCs/>
        </w:rPr>
        <w:t>Outbreak of Highly Pathogenic Avian Influenza H5N1 in New England Seals</w:t>
      </w:r>
      <w:r w:rsidRPr="00A95C8B">
        <w:t xml:space="preserve"> [Preprint]. Molecular Biology. https://doi.org/10.1101/2022.07.29.501155</w:t>
      </w:r>
    </w:p>
    <w:p w14:paraId="0845B6E4" w14:textId="77777777" w:rsidR="00A95C8B" w:rsidRPr="00A95C8B" w:rsidRDefault="00A95C8B" w:rsidP="00A95C8B">
      <w:pPr>
        <w:pStyle w:val="Bibliography"/>
      </w:pPr>
      <w:r w:rsidRPr="00A95C8B">
        <w:t xml:space="preserve">Roche, B., Dobson, A. P., Guégan, J.-F., &amp; Rohani, P. (2012). Linking community and disease ecology: The impact of biodiversity on pathogen transmission. </w:t>
      </w:r>
      <w:r w:rsidRPr="00A95C8B">
        <w:rPr>
          <w:i/>
          <w:iCs/>
        </w:rPr>
        <w:t>Philosophical Transactions of the Royal Society B: Biological Sciences</w:t>
      </w:r>
      <w:r w:rsidRPr="00A95C8B">
        <w:t xml:space="preserve">, </w:t>
      </w:r>
      <w:r w:rsidRPr="00A95C8B">
        <w:rPr>
          <w:i/>
          <w:iCs/>
        </w:rPr>
        <w:t>367</w:t>
      </w:r>
      <w:r w:rsidRPr="00A95C8B">
        <w:t>(1604), 2807–2813. https://doi.org/10.1098/rstb.2011.0364</w:t>
      </w:r>
    </w:p>
    <w:p w14:paraId="7585FC13" w14:textId="77777777" w:rsidR="00A95C8B" w:rsidRPr="00A95C8B" w:rsidRDefault="00A95C8B" w:rsidP="00A95C8B">
      <w:pPr>
        <w:pStyle w:val="Bibliography"/>
      </w:pPr>
      <w:r w:rsidRPr="00A95C8B">
        <w:t xml:space="preserve">Rohani, P., Breban, R., Stallknecht, D. E., &amp; Drake, J. M. (2009). Environmental transmission of low pathogenicity avian influenza viruses and its implications for pathogen invasion. </w:t>
      </w:r>
      <w:r w:rsidRPr="00A95C8B">
        <w:rPr>
          <w:i/>
          <w:iCs/>
        </w:rPr>
        <w:t>Proceedings of the National Academy of Sciences of the United States of America</w:t>
      </w:r>
      <w:r w:rsidRPr="00A95C8B">
        <w:t>. https://doi.org/10.1073/pnas.0809026106</w:t>
      </w:r>
    </w:p>
    <w:p w14:paraId="30246E66" w14:textId="77777777" w:rsidR="00A95C8B" w:rsidRPr="00A95C8B" w:rsidRDefault="00A95C8B" w:rsidP="00A95C8B">
      <w:pPr>
        <w:pStyle w:val="Bibliography"/>
      </w:pPr>
      <w:r w:rsidRPr="00A95C8B">
        <w:t xml:space="preserve">Rohr, J. R., Civitello, D. J., Halliday, F. W., Hudson, P. J., Lafferty, K. D., Wood, C. L., &amp; Mordecai, E. A. (2019). Towards common ground in the biodiversity–disease debate. </w:t>
      </w:r>
      <w:r w:rsidRPr="00A95C8B">
        <w:rPr>
          <w:i/>
          <w:iCs/>
        </w:rPr>
        <w:t>Nature Ecology &amp; Evolution</w:t>
      </w:r>
      <w:r w:rsidRPr="00A95C8B">
        <w:t xml:space="preserve">, </w:t>
      </w:r>
      <w:r w:rsidRPr="00A95C8B">
        <w:rPr>
          <w:i/>
          <w:iCs/>
        </w:rPr>
        <w:t>4</w:t>
      </w:r>
      <w:r w:rsidRPr="00A95C8B">
        <w:t>(1), 24–33. https://doi.org/10.1038/s41559-019-1060-6</w:t>
      </w:r>
    </w:p>
    <w:p w14:paraId="00ABFE86" w14:textId="77777777" w:rsidR="00A95C8B" w:rsidRPr="00A95C8B" w:rsidRDefault="00A95C8B" w:rsidP="00A95C8B">
      <w:pPr>
        <w:pStyle w:val="Bibliography"/>
      </w:pPr>
      <w:r w:rsidRPr="00A95C8B">
        <w:t xml:space="preserve">Rudolf, V. H. W. (2019). The role of seasonal timing and phenological shifts for species coexistence. </w:t>
      </w:r>
      <w:r w:rsidRPr="00A95C8B">
        <w:rPr>
          <w:i/>
          <w:iCs/>
        </w:rPr>
        <w:t>Ecology Letters</w:t>
      </w:r>
      <w:r w:rsidRPr="00A95C8B">
        <w:t>, ele.13277. https://doi.org/10.1111/ele.13277</w:t>
      </w:r>
    </w:p>
    <w:p w14:paraId="61500862" w14:textId="77777777" w:rsidR="00A95C8B" w:rsidRPr="00A95C8B" w:rsidRDefault="00A95C8B" w:rsidP="00A95C8B">
      <w:pPr>
        <w:pStyle w:val="Bibliography"/>
      </w:pPr>
      <w:r w:rsidRPr="00A95C8B">
        <w:t xml:space="preserve">Sage, M. J. L., Towey, B. D., Brunner, J. L., &amp; Hawley, D. (2019). Do scavengers prevent or promote disease transmission? The effect of invertebrate scavenging on Ranavirus transmission. </w:t>
      </w:r>
      <w:r w:rsidRPr="00A95C8B">
        <w:rPr>
          <w:i/>
          <w:iCs/>
        </w:rPr>
        <w:t>Functional Ecology</w:t>
      </w:r>
      <w:r w:rsidRPr="00A95C8B">
        <w:t xml:space="preserve">, </w:t>
      </w:r>
      <w:r w:rsidRPr="00A95C8B">
        <w:rPr>
          <w:i/>
          <w:iCs/>
        </w:rPr>
        <w:t>33</w:t>
      </w:r>
      <w:r w:rsidRPr="00A95C8B">
        <w:t>(7), 1342–1350. https://doi.org/10.1111/1365-2435.13335</w:t>
      </w:r>
    </w:p>
    <w:p w14:paraId="565E9029" w14:textId="77777777" w:rsidR="00A95C8B" w:rsidRPr="00A95C8B" w:rsidRDefault="00A95C8B" w:rsidP="00A95C8B">
      <w:pPr>
        <w:pStyle w:val="Bibliography"/>
      </w:pPr>
      <w:r w:rsidRPr="00A95C8B">
        <w:t xml:space="preserve">Savage, V. M., Gillooly, J. F., Brown, J. H., West, G. B., &amp; Charnov, E. L. (2004). Effects of Body Size and Temperature on Population Growth. </w:t>
      </w:r>
      <w:r w:rsidRPr="00A95C8B">
        <w:rPr>
          <w:i/>
          <w:iCs/>
        </w:rPr>
        <w:t>The American Naturalist</w:t>
      </w:r>
      <w:r w:rsidRPr="00A95C8B">
        <w:t xml:space="preserve">, </w:t>
      </w:r>
      <w:r w:rsidRPr="00A95C8B">
        <w:rPr>
          <w:i/>
          <w:iCs/>
        </w:rPr>
        <w:t>163</w:t>
      </w:r>
      <w:r w:rsidRPr="00A95C8B">
        <w:t>(3), 429–441. https://doi.org/10.1086/381872</w:t>
      </w:r>
    </w:p>
    <w:p w14:paraId="04CD642B" w14:textId="77777777" w:rsidR="00A95C8B" w:rsidRPr="00A95C8B" w:rsidRDefault="00A95C8B" w:rsidP="00A95C8B">
      <w:pPr>
        <w:pStyle w:val="Bibliography"/>
      </w:pPr>
      <w:r w:rsidRPr="00A95C8B">
        <w:lastRenderedPageBreak/>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A95C8B">
        <w:rPr>
          <w:i/>
          <w:iCs/>
        </w:rPr>
        <w:t>Science</w:t>
      </w:r>
      <w:r w:rsidRPr="00A95C8B">
        <w:t xml:space="preserve">, </w:t>
      </w:r>
      <w:r w:rsidRPr="00A95C8B">
        <w:rPr>
          <w:i/>
          <w:iCs/>
        </w:rPr>
        <w:t>363</w:t>
      </w:r>
      <w:r w:rsidRPr="00A95C8B">
        <w:t>(6434), 1459–1463. https://doi.org/10.1126/science.aav0379</w:t>
      </w:r>
    </w:p>
    <w:p w14:paraId="56886EFB" w14:textId="77777777" w:rsidR="00A95C8B" w:rsidRPr="00A95C8B" w:rsidRDefault="00A95C8B" w:rsidP="00A95C8B">
      <w:pPr>
        <w:pStyle w:val="Bibliography"/>
      </w:pPr>
      <w:r w:rsidRPr="00A95C8B">
        <w:t>Shaw, K. E., &amp; Civitello, D. J. (2021). Re</w:t>
      </w:r>
      <w:r w:rsidRPr="00A95C8B">
        <w:rPr>
          <w:rFonts w:ascii="Cambria Math" w:hAnsi="Cambria Math" w:cs="Cambria Math"/>
        </w:rPr>
        <w:t>‐</w:t>
      </w:r>
      <w:r w:rsidRPr="00A95C8B">
        <w:t xml:space="preserve">emphasizing mechanism in the community ecology of disease. </w:t>
      </w:r>
      <w:r w:rsidRPr="00A95C8B">
        <w:rPr>
          <w:i/>
          <w:iCs/>
        </w:rPr>
        <w:t>Functional Ecology</w:t>
      </w:r>
      <w:r w:rsidRPr="00A95C8B">
        <w:t xml:space="preserve">, </w:t>
      </w:r>
      <w:r w:rsidRPr="00A95C8B">
        <w:rPr>
          <w:i/>
          <w:iCs/>
        </w:rPr>
        <w:t>35</w:t>
      </w:r>
      <w:r w:rsidRPr="00A95C8B">
        <w:t>(11), 2376–2386. https://doi.org/10.1111/1365-2435.13892</w:t>
      </w:r>
    </w:p>
    <w:p w14:paraId="4B167736" w14:textId="77777777" w:rsidR="00A95C8B" w:rsidRPr="00A95C8B" w:rsidRDefault="00A95C8B" w:rsidP="00A95C8B">
      <w:pPr>
        <w:pStyle w:val="Bibliography"/>
      </w:pPr>
      <w:r w:rsidRPr="00A95C8B">
        <w:t xml:space="preserve">Sibly, R. M., &amp; Hone, J. (2002). Population growth rate and its determinants: An overview. </w:t>
      </w:r>
      <w:r w:rsidRPr="00A95C8B">
        <w:rPr>
          <w:i/>
          <w:iCs/>
        </w:rPr>
        <w:t>Philosophical Transactions of the Royal Society of London. Series B: Biological Sciences</w:t>
      </w:r>
      <w:r w:rsidRPr="00A95C8B">
        <w:t xml:space="preserve">, </w:t>
      </w:r>
      <w:r w:rsidRPr="00A95C8B">
        <w:rPr>
          <w:i/>
          <w:iCs/>
        </w:rPr>
        <w:t>357</w:t>
      </w:r>
      <w:r w:rsidRPr="00A95C8B">
        <w:t>(1425), 1153–1170. https://doi.org/10.1098/rstb.2002.1117</w:t>
      </w:r>
    </w:p>
    <w:p w14:paraId="37E83F44" w14:textId="77777777" w:rsidR="00A95C8B" w:rsidRPr="00A95C8B" w:rsidRDefault="00A95C8B" w:rsidP="00A95C8B">
      <w:pPr>
        <w:pStyle w:val="Bibliography"/>
      </w:pPr>
      <w:r w:rsidRPr="00A95C8B">
        <w:t xml:space="preserve">Skerratt, L. F., Berger, L., Speare, R., Cashins, S., McDonald, K. R., Phillott, A. D., Hines, H. B., &amp; Kenyon, N. (2007). Spread of Chytridiomycosis Has Caused the Rapid Global Decline and Extinction of Frogs. </w:t>
      </w:r>
      <w:r w:rsidRPr="00A95C8B">
        <w:rPr>
          <w:i/>
          <w:iCs/>
        </w:rPr>
        <w:t>EcoHealth</w:t>
      </w:r>
      <w:r w:rsidRPr="00A95C8B">
        <w:t xml:space="preserve">, </w:t>
      </w:r>
      <w:r w:rsidRPr="00A95C8B">
        <w:rPr>
          <w:i/>
          <w:iCs/>
        </w:rPr>
        <w:t>4</w:t>
      </w:r>
      <w:r w:rsidRPr="00A95C8B">
        <w:t>(2), 125. https://doi.org/10.1007/s10393-007-0093-5</w:t>
      </w:r>
    </w:p>
    <w:p w14:paraId="63CFD5B7" w14:textId="77777777" w:rsidR="00A95C8B" w:rsidRPr="00A95C8B" w:rsidRDefault="00A95C8B" w:rsidP="00A95C8B">
      <w:pPr>
        <w:pStyle w:val="Bibliography"/>
      </w:pPr>
      <w:r w:rsidRPr="00A95C8B">
        <w:t xml:space="preserve">Smilansky, V., Jirků, M., Milner, D. S., Ibáñez, R., Gratwicke, B., Nicholls, A., Lukeš, J., Chambouvet, A., &amp; Richards, T. A. (2021). Expanded host and geographic range of tadpole associations with the Severe Perkinsea Infection group. </w:t>
      </w:r>
      <w:r w:rsidRPr="00A95C8B">
        <w:rPr>
          <w:i/>
          <w:iCs/>
        </w:rPr>
        <w:t>Biology Letters</w:t>
      </w:r>
      <w:r w:rsidRPr="00A95C8B">
        <w:t xml:space="preserve">, </w:t>
      </w:r>
      <w:r w:rsidRPr="00A95C8B">
        <w:rPr>
          <w:i/>
          <w:iCs/>
        </w:rPr>
        <w:t>17</w:t>
      </w:r>
      <w:r w:rsidRPr="00A95C8B">
        <w:t>(6), 20210166. https://doi.org/10.1098/rsbl.2021.0166</w:t>
      </w:r>
    </w:p>
    <w:p w14:paraId="3746A84B" w14:textId="77777777" w:rsidR="00A95C8B" w:rsidRPr="00A95C8B" w:rsidRDefault="00A95C8B" w:rsidP="00A95C8B">
      <w:pPr>
        <w:pStyle w:val="Bibliography"/>
      </w:pPr>
      <w:r w:rsidRPr="00A95C8B">
        <w:t xml:space="preserve">Snyder, P. W., Ramsay, C. T., Harjoe, C. C., Khazan, E. S., Briggs, C. J., Hoverman, J. T., Johnson, P. T. J., Preston, D., Rohr, J. R., &amp; Blaustein, A. R. (2023). Experimental evidence that host species composition alters host–pathogen dynamics in a ranavirus–amphibian assemblage. </w:t>
      </w:r>
      <w:r w:rsidRPr="00A95C8B">
        <w:rPr>
          <w:i/>
          <w:iCs/>
        </w:rPr>
        <w:t>Ecology</w:t>
      </w:r>
      <w:r w:rsidRPr="00A95C8B">
        <w:t xml:space="preserve">, </w:t>
      </w:r>
      <w:r w:rsidRPr="00A95C8B">
        <w:rPr>
          <w:i/>
          <w:iCs/>
        </w:rPr>
        <w:t>104</w:t>
      </w:r>
      <w:r w:rsidRPr="00A95C8B">
        <w:t>(2). https://doi.org/10.1002/ecy.3885</w:t>
      </w:r>
    </w:p>
    <w:p w14:paraId="2CB324C8" w14:textId="77777777" w:rsidR="00A95C8B" w:rsidRPr="00A95C8B" w:rsidRDefault="00A95C8B" w:rsidP="00A95C8B">
      <w:pPr>
        <w:pStyle w:val="Bibliography"/>
      </w:pPr>
      <w:r w:rsidRPr="00A95C8B">
        <w:lastRenderedPageBreak/>
        <w:t xml:space="preserve">Sooryanarain, H., &amp; Elankumaran, S. (2015). Environmental Role in Influenza Virus Outbreaks. </w:t>
      </w:r>
      <w:r w:rsidRPr="00A95C8B">
        <w:rPr>
          <w:i/>
          <w:iCs/>
        </w:rPr>
        <w:t>Annual Review of Animal Biosciences</w:t>
      </w:r>
      <w:r w:rsidRPr="00A95C8B">
        <w:t xml:space="preserve">, </w:t>
      </w:r>
      <w:r w:rsidRPr="00A95C8B">
        <w:rPr>
          <w:i/>
          <w:iCs/>
        </w:rPr>
        <w:t>3</w:t>
      </w:r>
      <w:r w:rsidRPr="00A95C8B">
        <w:t>(1), 347–373. https://doi.org/10.1146/annurev-animal-022114-111017</w:t>
      </w:r>
    </w:p>
    <w:p w14:paraId="6F96D6D5" w14:textId="77777777" w:rsidR="00A95C8B" w:rsidRPr="00A95C8B" w:rsidRDefault="00A95C8B" w:rsidP="00A95C8B">
      <w:pPr>
        <w:pStyle w:val="Bibliography"/>
      </w:pPr>
      <w:r w:rsidRPr="00A95C8B">
        <w:t xml:space="preserve">Streicker, D. G., Fenton, A., &amp; Pedersen, A. B. (2013). Differential sources of host species heterogeneity influence the transmission and control of multihost parasites. </w:t>
      </w:r>
      <w:r w:rsidRPr="00A95C8B">
        <w:rPr>
          <w:i/>
          <w:iCs/>
        </w:rPr>
        <w:t>Ecology Letters</w:t>
      </w:r>
      <w:r w:rsidRPr="00A95C8B">
        <w:t xml:space="preserve">, </w:t>
      </w:r>
      <w:r w:rsidRPr="00A95C8B">
        <w:rPr>
          <w:i/>
          <w:iCs/>
        </w:rPr>
        <w:t>16</w:t>
      </w:r>
      <w:r w:rsidRPr="00A95C8B">
        <w:t>(8), 975–984. https://doi.org/10.1111/ele.12122</w:t>
      </w:r>
    </w:p>
    <w:p w14:paraId="08BCA2D7" w14:textId="77777777" w:rsidR="00A95C8B" w:rsidRPr="00A95C8B" w:rsidRDefault="00A95C8B" w:rsidP="00A95C8B">
      <w:pPr>
        <w:pStyle w:val="Bibliography"/>
      </w:pPr>
      <w:r w:rsidRPr="00A95C8B">
        <w:t>Tornabene, B. J., Blaustein, A. R., Briggs, C. J., Calhoun, D. M., Johnson, P. T. J., McDevitt</w:t>
      </w:r>
      <w:r w:rsidRPr="00A95C8B">
        <w:rPr>
          <w:rFonts w:ascii="Cambria Math" w:hAnsi="Cambria Math" w:cs="Cambria Math"/>
        </w:rPr>
        <w:t>‐</w:t>
      </w:r>
      <w:r w:rsidRPr="00A95C8B">
        <w:t xml:space="preserve">Galles, T., Rohr, J. R., &amp; Hoverman, J. T. (2018). The influence of landscape and environmental factors on ranavirus epidemiology in a California amphibian assemblage. </w:t>
      </w:r>
      <w:r w:rsidRPr="00A95C8B">
        <w:rPr>
          <w:i/>
          <w:iCs/>
        </w:rPr>
        <w:t>Freshwater Biology</w:t>
      </w:r>
      <w:r w:rsidRPr="00A95C8B">
        <w:t xml:space="preserve">, </w:t>
      </w:r>
      <w:r w:rsidRPr="00A95C8B">
        <w:rPr>
          <w:i/>
          <w:iCs/>
        </w:rPr>
        <w:t>63</w:t>
      </w:r>
      <w:r w:rsidRPr="00A95C8B">
        <w:t>(7), 639–651. https://doi.org/10.1111/fwb.13100</w:t>
      </w:r>
    </w:p>
    <w:p w14:paraId="47BFD684" w14:textId="77777777" w:rsidR="00A95C8B" w:rsidRPr="00A95C8B" w:rsidRDefault="00A95C8B" w:rsidP="00A95C8B">
      <w:pPr>
        <w:pStyle w:val="Bibliography"/>
      </w:pPr>
      <w:r w:rsidRPr="00A95C8B">
        <w:t>Valenzuela</w:t>
      </w:r>
      <w:r w:rsidRPr="00A95C8B">
        <w:rPr>
          <w:rFonts w:ascii="Cambria Math" w:hAnsi="Cambria Math" w:cs="Cambria Math"/>
        </w:rPr>
        <w:t>‐</w:t>
      </w:r>
      <w:r w:rsidRPr="00A95C8B">
        <w:t>Sánchez, A., Wilber, M. Q., Canessa, S., Bacigalupe, L. D., Muths, E., Schmidt, B. R., Cunningham, A. A., Ozgul, A., Johnson, P. T. J., Cayuela, H., &amp; Hodgson, D. (2021). Why disease ecology needs life</w:t>
      </w:r>
      <w:r w:rsidRPr="00A95C8B">
        <w:rPr>
          <w:rFonts w:ascii="Cambria Math" w:hAnsi="Cambria Math" w:cs="Cambria Math"/>
        </w:rPr>
        <w:t>‐</w:t>
      </w:r>
      <w:r w:rsidRPr="00A95C8B">
        <w:t xml:space="preserve">history theory: A host perspective. </w:t>
      </w:r>
      <w:r w:rsidRPr="00A95C8B">
        <w:rPr>
          <w:i/>
          <w:iCs/>
        </w:rPr>
        <w:t>Ecology Letters</w:t>
      </w:r>
      <w:r w:rsidRPr="00A95C8B">
        <w:t xml:space="preserve">, </w:t>
      </w:r>
      <w:r w:rsidRPr="00A95C8B">
        <w:rPr>
          <w:i/>
          <w:iCs/>
        </w:rPr>
        <w:t>24</w:t>
      </w:r>
      <w:r w:rsidRPr="00A95C8B">
        <w:t>(4), 876–890. https://doi.org/10.1111/ele.13681</w:t>
      </w:r>
    </w:p>
    <w:p w14:paraId="25955993" w14:textId="77777777" w:rsidR="00A95C8B" w:rsidRPr="00A95C8B" w:rsidRDefault="00A95C8B" w:rsidP="00A95C8B">
      <w:pPr>
        <w:pStyle w:val="Bibliography"/>
      </w:pPr>
      <w:r w:rsidRPr="00A95C8B">
        <w:t xml:space="preserve">Webb, C. O., Ackerly, D. D., McPeek, M. A., &amp; Donoghue, M. J. (2002). PHYLOGENIES AND COMMUNITY ECOLOGY. </w:t>
      </w:r>
      <w:r w:rsidRPr="00A95C8B">
        <w:rPr>
          <w:i/>
          <w:iCs/>
        </w:rPr>
        <w:t>Annual Review of Ecology and Systematics</w:t>
      </w:r>
      <w:r w:rsidRPr="00A95C8B">
        <w:t xml:space="preserve">, </w:t>
      </w:r>
      <w:r w:rsidRPr="00A95C8B">
        <w:rPr>
          <w:i/>
          <w:iCs/>
        </w:rPr>
        <w:t>33</w:t>
      </w:r>
      <w:r w:rsidRPr="00A95C8B">
        <w:t>(1), 475–505. https://doi.org/10.1146/annurev.ecolsys.33.010802.150448</w:t>
      </w:r>
    </w:p>
    <w:p w14:paraId="6D9A2B26" w14:textId="77777777" w:rsidR="00A95C8B" w:rsidRPr="00A95C8B" w:rsidRDefault="00A95C8B" w:rsidP="00A95C8B">
      <w:pPr>
        <w:pStyle w:val="Bibliography"/>
      </w:pPr>
      <w:r w:rsidRPr="00A95C8B">
        <w:t xml:space="preserve">Weinstein, B. G., Graham, C. H., &amp; Parra, J. L. (2017). The role of environment, dispersal and competition in explaining reduced co-occurrence among related species. </w:t>
      </w:r>
      <w:r w:rsidRPr="00A95C8B">
        <w:rPr>
          <w:i/>
          <w:iCs/>
        </w:rPr>
        <w:t>PloS One</w:t>
      </w:r>
      <w:r w:rsidRPr="00A95C8B">
        <w:t xml:space="preserve">, </w:t>
      </w:r>
      <w:r w:rsidRPr="00A95C8B">
        <w:rPr>
          <w:i/>
          <w:iCs/>
        </w:rPr>
        <w:t>12</w:t>
      </w:r>
      <w:r w:rsidRPr="00A95C8B">
        <w:t>(11), e0185493. https://doi.org/10.1371/journal.pone.0185493</w:t>
      </w:r>
    </w:p>
    <w:p w14:paraId="4E764D56" w14:textId="77777777" w:rsidR="00A95C8B" w:rsidRPr="00A95C8B" w:rsidRDefault="00A95C8B" w:rsidP="00A95C8B">
      <w:pPr>
        <w:pStyle w:val="Bibliography"/>
      </w:pPr>
      <w:r w:rsidRPr="00A95C8B">
        <w:t xml:space="preserve">Werner, E. E., Skelly, D. K., Relyea, R. A., &amp; Yurewicz, K. L. (2007). Amphibian species richness across environmental gradients. </w:t>
      </w:r>
      <w:r w:rsidRPr="00A95C8B">
        <w:rPr>
          <w:i/>
          <w:iCs/>
        </w:rPr>
        <w:t>Oikos</w:t>
      </w:r>
      <w:r w:rsidRPr="00A95C8B">
        <w:t xml:space="preserve">, </w:t>
      </w:r>
      <w:r w:rsidRPr="00A95C8B">
        <w:rPr>
          <w:i/>
          <w:iCs/>
        </w:rPr>
        <w:t>116</w:t>
      </w:r>
      <w:r w:rsidRPr="00A95C8B">
        <w:t>(10), 1697–1712. https://doi.org/10.1111/j.0030-1299.2007.15935.x</w:t>
      </w:r>
    </w:p>
    <w:p w14:paraId="2B81B1BD" w14:textId="77777777" w:rsidR="00A95C8B" w:rsidRPr="00A95C8B" w:rsidRDefault="00A95C8B" w:rsidP="00A95C8B">
      <w:pPr>
        <w:pStyle w:val="Bibliography"/>
      </w:pPr>
      <w:r w:rsidRPr="00A95C8B">
        <w:t xml:space="preserve">Youker-Smith, T., Boersch-Supan, P., Whipps, C., &amp; Ryan, S. (2018). Environmental Drivers of Ranavirus in Free-Living Amphibians in Constructed Ponds. </w:t>
      </w:r>
      <w:r w:rsidRPr="00A95C8B">
        <w:rPr>
          <w:i/>
          <w:iCs/>
        </w:rPr>
        <w:t>EcoHealth</w:t>
      </w:r>
      <w:r w:rsidRPr="00A95C8B">
        <w:t xml:space="preserve">, </w:t>
      </w:r>
      <w:r w:rsidRPr="00A95C8B">
        <w:rPr>
          <w:i/>
          <w:iCs/>
        </w:rPr>
        <w:t>15</w:t>
      </w:r>
      <w:r w:rsidRPr="00A95C8B">
        <w:t>(3), 608–618. https://doi.org/10.1007/s10393-018-1350-5</w:t>
      </w:r>
    </w:p>
    <w:p w14:paraId="63161ACA" w14:textId="4DCA649A"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48"/>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48"/>
      <w:r>
        <w:rPr>
          <w:rStyle w:val="CommentReference"/>
        </w:rPr>
        <w:commentReference w:id="48"/>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49"/>
      <w:commentRangeStart w:id="50"/>
      <w:r w:rsidRPr="00DB2F80">
        <w:rPr>
          <w:sz w:val="24"/>
          <w:szCs w:val="24"/>
        </w:rPr>
        <w:t>few have high viral loads.</w:t>
      </w:r>
      <w:commentRangeEnd w:id="49"/>
      <w:r w:rsidR="00656B70">
        <w:rPr>
          <w:rStyle w:val="CommentReference"/>
        </w:rPr>
        <w:commentReference w:id="49"/>
      </w:r>
      <w:commentRangeEnd w:id="50"/>
      <w:r w:rsidR="003050A7">
        <w:rPr>
          <w:rStyle w:val="CommentReference"/>
        </w:rPr>
        <w:commentReference w:id="50"/>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51"/>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52" w:name="_o9a017k11u38"/>
      <w:bookmarkEnd w:id="52"/>
      <w:commentRangeEnd w:id="51"/>
      <w:r>
        <w:rPr>
          <w:rStyle w:val="CommentReference"/>
        </w:rPr>
        <w:commentReference w:id="51"/>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Daniel Suh" w:date="2023-12-01T14:06:00Z" w:initials="DS">
    <w:p w14:paraId="53711E3C" w14:textId="77777777" w:rsidR="006814DD" w:rsidRDefault="006814DD" w:rsidP="006814DD">
      <w:r>
        <w:rPr>
          <w:rStyle w:val="CommentReference"/>
        </w:rPr>
        <w:annotationRef/>
      </w:r>
      <w:r>
        <w:rPr>
          <w:sz w:val="20"/>
          <w:szCs w:val="20"/>
        </w:rPr>
        <w:t>Is this necessary to include in the introduction?</w:t>
      </w:r>
    </w:p>
  </w:comment>
  <w:comment w:id="24" w:author="Andrew W Park" w:date="2023-10-31T13:16:00Z" w:initials="AP">
    <w:p w14:paraId="07D932F3" w14:textId="4649E17B"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27"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28"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30"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31"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32"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33" w:author="Daniel Suh" w:date="2023-11-20T14:06:00Z" w:initials="DS">
    <w:p w14:paraId="4B5247D2" w14:textId="77777777" w:rsidR="00AE0249" w:rsidRDefault="00AE0249" w:rsidP="00AE0249">
      <w:r>
        <w:rPr>
          <w:rStyle w:val="CommentReference"/>
        </w:rPr>
        <w:annotationRef/>
      </w:r>
      <w:r>
        <w:rPr>
          <w:sz w:val="20"/>
          <w:szCs w:val="20"/>
        </w:rPr>
        <w:t>Denominator should be pt and not pt+1 for decreasing prevalence</w:t>
      </w:r>
    </w:p>
  </w:comment>
  <w:comment w:id="35" w:author="Andrew W Park" w:date="2023-10-31T13:26:00Z" w:initials="AP">
    <w:p w14:paraId="3ECDC28E" w14:textId="674AD3A6"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37" w:author="Daniel Suh" w:date="2023-11-20T14:45:00Z" w:initials="DS">
    <w:p w14:paraId="2A8FA143" w14:textId="77777777" w:rsidR="00FD5740" w:rsidRDefault="00FD5740" w:rsidP="00FD5740">
      <w:r>
        <w:rPr>
          <w:rStyle w:val="CommentReference"/>
        </w:rPr>
        <w:annotationRef/>
      </w:r>
      <w:r>
        <w:rPr>
          <w:sz w:val="20"/>
          <w:szCs w:val="20"/>
        </w:rPr>
        <w:t>Retitle this section?</w:t>
      </w:r>
    </w:p>
  </w:comment>
  <w:comment w:id="40" w:author="Stacey L Lance" w:date="2023-09-05T15:30:00Z" w:initials="SL">
    <w:p w14:paraId="7F5D1560" w14:textId="44AA9A60"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41"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42"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43"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47"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48" w:author="Stacey L Lance" w:date="2023-11-02T12:07:00Z" w:initials="SL">
    <w:p w14:paraId="38C6A227" w14:textId="552C7D02" w:rsidR="31DB22D1" w:rsidRDefault="31DB22D1">
      <w:pPr>
        <w:pStyle w:val="CommentText"/>
      </w:pPr>
      <w:r>
        <w:t>I have to include this in submissions. I will add text to your cover letter about it</w:t>
      </w:r>
      <w:r>
        <w:rPr>
          <w:rStyle w:val="CommentReference"/>
        </w:rPr>
        <w:annotationRef/>
      </w:r>
    </w:p>
  </w:comment>
  <w:comment w:id="49"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5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51"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53711E3C" w15:done="0"/>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4B5247D2" w15:done="0"/>
  <w15:commentEx w15:paraId="3ECDC28E" w15:done="1"/>
  <w15:commentEx w15:paraId="2A8FA143" w15:done="0"/>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54C7CEBD" w16cex:dateUtc="2023-12-01T19:06: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EE6A372" w16cex:dateUtc="2023-11-20T19:06:00Z"/>
  <w16cex:commentExtensible w16cex:durableId="14453443" w16cex:dateUtc="2023-10-31T17:26:00Z"/>
  <w16cex:commentExtensible w16cex:durableId="6F85528A" w16cex:dateUtc="2023-11-20T19:45: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53711E3C" w16cid:durableId="54C7CEBD"/>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4B5247D2" w16cid:durableId="2EE6A372"/>
  <w16cid:commentId w16cid:paraId="3ECDC28E" w16cid:durableId="14453443"/>
  <w16cid:commentId w16cid:paraId="2A8FA143" w16cid:durableId="6F85528A"/>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110E9" w14:textId="77777777" w:rsidR="00A958F6" w:rsidRDefault="00A958F6" w:rsidP="003540FF">
      <w:pPr>
        <w:spacing w:line="240" w:lineRule="auto"/>
      </w:pPr>
      <w:r>
        <w:separator/>
      </w:r>
    </w:p>
  </w:endnote>
  <w:endnote w:type="continuationSeparator" w:id="0">
    <w:p w14:paraId="57EEE661" w14:textId="77777777" w:rsidR="00A958F6" w:rsidRDefault="00A958F6"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2473C" w14:textId="77777777" w:rsidR="00A958F6" w:rsidRDefault="00A958F6" w:rsidP="003540FF">
      <w:pPr>
        <w:spacing w:line="240" w:lineRule="auto"/>
      </w:pPr>
      <w:r>
        <w:separator/>
      </w:r>
    </w:p>
  </w:footnote>
  <w:footnote w:type="continuationSeparator" w:id="0">
    <w:p w14:paraId="1DC9A1A0" w14:textId="77777777" w:rsidR="00A958F6" w:rsidRDefault="00A958F6"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279DB"/>
    <w:rsid w:val="000347C2"/>
    <w:rsid w:val="000475E5"/>
    <w:rsid w:val="00070A53"/>
    <w:rsid w:val="000958DD"/>
    <w:rsid w:val="000A46F0"/>
    <w:rsid w:val="000A4745"/>
    <w:rsid w:val="000C212A"/>
    <w:rsid w:val="000D3489"/>
    <w:rsid w:val="000D4B9A"/>
    <w:rsid w:val="000E235C"/>
    <w:rsid w:val="00151FB6"/>
    <w:rsid w:val="00184936"/>
    <w:rsid w:val="00186C74"/>
    <w:rsid w:val="00187DCA"/>
    <w:rsid w:val="001911D7"/>
    <w:rsid w:val="001A12E3"/>
    <w:rsid w:val="001C3D2A"/>
    <w:rsid w:val="001D596F"/>
    <w:rsid w:val="001F7D11"/>
    <w:rsid w:val="0020244F"/>
    <w:rsid w:val="00202B66"/>
    <w:rsid w:val="00202DEE"/>
    <w:rsid w:val="00255C97"/>
    <w:rsid w:val="00256F98"/>
    <w:rsid w:val="00270109"/>
    <w:rsid w:val="002716A4"/>
    <w:rsid w:val="002770B4"/>
    <w:rsid w:val="0029426F"/>
    <w:rsid w:val="002E6E0F"/>
    <w:rsid w:val="002F1B0E"/>
    <w:rsid w:val="003050A7"/>
    <w:rsid w:val="00322AE6"/>
    <w:rsid w:val="00334C8B"/>
    <w:rsid w:val="003540FF"/>
    <w:rsid w:val="00374C98"/>
    <w:rsid w:val="003817CE"/>
    <w:rsid w:val="003D7285"/>
    <w:rsid w:val="0040206D"/>
    <w:rsid w:val="004330EA"/>
    <w:rsid w:val="004357CA"/>
    <w:rsid w:val="00464E3F"/>
    <w:rsid w:val="00472C52"/>
    <w:rsid w:val="00480CC2"/>
    <w:rsid w:val="00483941"/>
    <w:rsid w:val="004877D2"/>
    <w:rsid w:val="004C1564"/>
    <w:rsid w:val="005235B4"/>
    <w:rsid w:val="00541433"/>
    <w:rsid w:val="00554066"/>
    <w:rsid w:val="005942D9"/>
    <w:rsid w:val="005A3BFD"/>
    <w:rsid w:val="005B1D97"/>
    <w:rsid w:val="005B46CA"/>
    <w:rsid w:val="005F16FB"/>
    <w:rsid w:val="00613A5F"/>
    <w:rsid w:val="00634A51"/>
    <w:rsid w:val="00655F73"/>
    <w:rsid w:val="00656B70"/>
    <w:rsid w:val="006814DD"/>
    <w:rsid w:val="0069435B"/>
    <w:rsid w:val="00715843"/>
    <w:rsid w:val="007575DD"/>
    <w:rsid w:val="0077087C"/>
    <w:rsid w:val="00776ACA"/>
    <w:rsid w:val="00782EF5"/>
    <w:rsid w:val="00790E36"/>
    <w:rsid w:val="007B418E"/>
    <w:rsid w:val="007B5C24"/>
    <w:rsid w:val="007D0E7A"/>
    <w:rsid w:val="007E42FC"/>
    <w:rsid w:val="007F0274"/>
    <w:rsid w:val="00802B59"/>
    <w:rsid w:val="00826B90"/>
    <w:rsid w:val="008358B7"/>
    <w:rsid w:val="008515C7"/>
    <w:rsid w:val="00852ADB"/>
    <w:rsid w:val="008552C2"/>
    <w:rsid w:val="00882F2A"/>
    <w:rsid w:val="008A2624"/>
    <w:rsid w:val="008D07C9"/>
    <w:rsid w:val="008D10C6"/>
    <w:rsid w:val="008F0A52"/>
    <w:rsid w:val="0098301B"/>
    <w:rsid w:val="00993E75"/>
    <w:rsid w:val="009B1010"/>
    <w:rsid w:val="00A318F7"/>
    <w:rsid w:val="00A46BF1"/>
    <w:rsid w:val="00A52A81"/>
    <w:rsid w:val="00A54A92"/>
    <w:rsid w:val="00A60272"/>
    <w:rsid w:val="00A74023"/>
    <w:rsid w:val="00A835D7"/>
    <w:rsid w:val="00A85951"/>
    <w:rsid w:val="00A958F6"/>
    <w:rsid w:val="00A95C8B"/>
    <w:rsid w:val="00AC1151"/>
    <w:rsid w:val="00AC7ABC"/>
    <w:rsid w:val="00AD0B7D"/>
    <w:rsid w:val="00AD22C9"/>
    <w:rsid w:val="00AE0249"/>
    <w:rsid w:val="00B52F54"/>
    <w:rsid w:val="00BA751B"/>
    <w:rsid w:val="00BF1BFD"/>
    <w:rsid w:val="00BF35FB"/>
    <w:rsid w:val="00C007ED"/>
    <w:rsid w:val="00C048C2"/>
    <w:rsid w:val="00C21EA3"/>
    <w:rsid w:val="00C33A8E"/>
    <w:rsid w:val="00C74CA9"/>
    <w:rsid w:val="00C77E17"/>
    <w:rsid w:val="00C86DEC"/>
    <w:rsid w:val="00CA3424"/>
    <w:rsid w:val="00CA6527"/>
    <w:rsid w:val="00CC44FA"/>
    <w:rsid w:val="00CD67AE"/>
    <w:rsid w:val="00D24E70"/>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66547"/>
    <w:rsid w:val="00F8115D"/>
    <w:rsid w:val="00F82285"/>
    <w:rsid w:val="00F93EDE"/>
    <w:rsid w:val="00FA1EC4"/>
    <w:rsid w:val="00FD5740"/>
    <w:rsid w:val="00FD6C81"/>
    <w:rsid w:val="00FE67A3"/>
    <w:rsid w:val="00FF16F9"/>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36</Pages>
  <Words>32638</Words>
  <Characters>186040</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67</cp:revision>
  <dcterms:created xsi:type="dcterms:W3CDTF">2023-11-01T15:27:00Z</dcterms:created>
  <dcterms:modified xsi:type="dcterms:W3CDTF">2023-12-04T22:14:00Z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ationUpdates":true},"sessionID":"H3exB6o3","zoteroVersion":"6.0.30","dataVersion":4}</vt:lpwstr>
  </property>
</Properties>
</file>