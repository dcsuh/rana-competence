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44FAF" w14:textId="346FFDDF" w:rsidR="00270109" w:rsidRDefault="00270109" w:rsidP="00554066">
      <w:pPr>
        <w:pStyle w:val="Heading1"/>
        <w:spacing w:line="360" w:lineRule="auto"/>
        <w:rPr>
          <w:b/>
          <w:bCs/>
          <w:sz w:val="28"/>
          <w:szCs w:val="28"/>
        </w:rPr>
      </w:pPr>
      <w:bookmarkStart w:id="0" w:name="_s8e3sbys8ek1" w:colFirst="0" w:colLast="0"/>
      <w:bookmarkEnd w:id="0"/>
      <w:r>
        <w:rPr>
          <w:b/>
          <w:bCs/>
          <w:sz w:val="28"/>
          <w:szCs w:val="28"/>
        </w:rPr>
        <w:t>Title Ideas</w:t>
      </w:r>
    </w:p>
    <w:p w14:paraId="0F9A9283" w14:textId="593C7FD2" w:rsidR="00270109" w:rsidRDefault="00270109" w:rsidP="00270109">
      <w:r>
        <w:t xml:space="preserve">Abiotic and biotic factors jointly influence the transmission of a generalist </w:t>
      </w:r>
      <w:proofErr w:type="gramStart"/>
      <w:r>
        <w:t>pathogen</w:t>
      </w:r>
      <w:proofErr w:type="gramEnd"/>
    </w:p>
    <w:p w14:paraId="7E9D54B7" w14:textId="77777777" w:rsidR="00270109" w:rsidRDefault="00270109" w:rsidP="00270109"/>
    <w:p w14:paraId="59ABB321" w14:textId="543489F5" w:rsidR="00270109" w:rsidRDefault="00270109" w:rsidP="00270109">
      <w:r>
        <w:t xml:space="preserve">Host community composition, abundance, and temperature jointly influence the transmission of </w:t>
      </w:r>
      <w:proofErr w:type="spellStart"/>
      <w:r>
        <w:t>ranavirus</w:t>
      </w:r>
      <w:proofErr w:type="spellEnd"/>
      <w:r>
        <w:t xml:space="preserve"> in larval amphibian </w:t>
      </w:r>
      <w:proofErr w:type="gramStart"/>
      <w:r>
        <w:t>communities</w:t>
      </w:r>
      <w:proofErr w:type="gramEnd"/>
    </w:p>
    <w:p w14:paraId="31EC3AF5" w14:textId="77777777" w:rsidR="00270109" w:rsidRDefault="00270109" w:rsidP="00270109"/>
    <w:p w14:paraId="54878177" w14:textId="77777777" w:rsidR="00270109" w:rsidRDefault="00270109">
      <w:r>
        <w:t xml:space="preserve">Host factors and the environment affect </w:t>
      </w:r>
      <w:proofErr w:type="spellStart"/>
      <w:r>
        <w:t>ranavirus</w:t>
      </w:r>
      <w:proofErr w:type="spellEnd"/>
      <w:r>
        <w:t xml:space="preserve"> transmission in larval </w:t>
      </w:r>
      <w:proofErr w:type="gramStart"/>
      <w:r>
        <w:t>amphibians</w:t>
      </w:r>
      <w:proofErr w:type="gramEnd"/>
    </w:p>
    <w:p w14:paraId="0B1898E4" w14:textId="23E19C55" w:rsidR="00270109" w:rsidRDefault="00270109"/>
    <w:p w14:paraId="60E0F9D8" w14:textId="0C4E6720" w:rsidR="00270109" w:rsidRDefault="00270109">
      <w:r>
        <w:t xml:space="preserve">Host and environment factors jointly influence the transmission of a generalist pathogen with multiple transmission </w:t>
      </w:r>
      <w:proofErr w:type="gramStart"/>
      <w:r>
        <w:t>modes</w:t>
      </w:r>
      <w:proofErr w:type="gramEnd"/>
    </w:p>
    <w:p w14:paraId="24DABB4C" w14:textId="77777777" w:rsidR="00270109" w:rsidRDefault="00270109"/>
    <w:p w14:paraId="5141FC7E" w14:textId="412D5D66" w:rsidR="00270109" w:rsidRPr="00270109" w:rsidRDefault="00270109">
      <w:r>
        <w:rPr>
          <w:b/>
          <w:bCs/>
          <w:sz w:val="28"/>
          <w:szCs w:val="28"/>
        </w:rPr>
        <w:br w:type="page"/>
      </w:r>
    </w:p>
    <w:p w14:paraId="7630C30C" w14:textId="366163E4" w:rsidR="00F93EDE" w:rsidRDefault="00F93EDE" w:rsidP="00554066">
      <w:pPr>
        <w:pStyle w:val="Heading1"/>
        <w:spacing w:line="360" w:lineRule="auto"/>
        <w:rPr>
          <w:b/>
          <w:bCs/>
          <w:sz w:val="28"/>
          <w:szCs w:val="28"/>
        </w:rPr>
      </w:pPr>
      <w:r>
        <w:rPr>
          <w:b/>
          <w:bCs/>
          <w:sz w:val="28"/>
          <w:szCs w:val="28"/>
        </w:rPr>
        <w:lastRenderedPageBreak/>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1"/>
      <w:r w:rsidR="004357CA">
        <w:t xml:space="preserve">transmission </w:t>
      </w:r>
      <w:commentRangeEnd w:id="1"/>
      <w:r w:rsidR="004357CA">
        <w:rPr>
          <w:rStyle w:val="CommentReference"/>
        </w:rPr>
        <w:commentReference w:id="1"/>
      </w:r>
      <w:r w:rsidR="004357CA">
        <w:t xml:space="preserve">of </w:t>
      </w:r>
      <w:proofErr w:type="spellStart"/>
      <w:r w:rsidR="004357CA">
        <w:t>ranavirus</w:t>
      </w:r>
      <w:proofErr w:type="spellEnd"/>
      <w:r w:rsidR="004357CA">
        <w:t xml:space="preserve">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071C8F4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A95C8B">
        <w:rPr>
          <w:sz w:val="24"/>
          <w:szCs w:val="24"/>
        </w:rPr>
        <w:instrText xml:space="preserve"> ADDIN ZOTERO_ITEM CSL_CITATION {"citationID":"kW9RQWx8","properties":{"formattedCitation":"(P. T. J. Johnson et al., 2015; Rohr et al., 2019)","plainCitation":"(P. T. J. Johnson et al., 2015; Rohr et al., 2019)","dontUpdate":true,"noteIndex":0},"citationItems":[{"id":227,"uris":["http://zotero.org/users/8769338/items/TXQUPT9T"],"itemData":{"id":227,"type":"article-journal","abstract":"©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3A456EB5"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A95C8B">
        <w:rPr>
          <w:sz w:val="24"/>
          <w:szCs w:val="24"/>
        </w:rPr>
        <w:instrText xml:space="preserve"> ADDIN ZOTERO_ITEM CSL_CITATION {"citationID":"dX6nPyjZ","properties":{"formattedCitation":"(Downs et al., 2019; P. T. J. Johnson et al., 2013; Martin et al., 2016)","plainCitation":"(Downs et al., 2019; P. T. J. Johnson et al., 2013; Martin et al., 2016)","dontUpdate":true,"noteIndex":0},"citationItems":[{"id":76,"uris":["http://zotero.org/users/8769338/items/FIBQ5UJC"],"itemData":{"id":76,"type":"article-journal","abstract":"Body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A95C8B">
        <w:rPr>
          <w:sz w:val="24"/>
          <w:szCs w:val="24"/>
        </w:rPr>
        <w:instrText xml:space="preserve"> ADDIN ZOTERO_ITEM CSL_CITATION {"citationID":"F3jdCtC0","properties":{"formattedCitation":"(Becker et al., 2012; A. F. Johnson &amp; Brunner, 2014; Nazir et al., 2012)","plainCitation":"(Becker et al., 2012; A. F. Johnson &amp; Brunner, 2014; Nazir et al., 2012)","dontUpdate":true,"noteIndex":0},"citationItems":[{"id":69,"uris":["http://zotero.org/users/8769338/items/DUN5C8BI"],"itemData":{"id":69,"type":"article-journal","abstract":"Habitat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7752D6C4" w:rsidR="002E6E0F"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w:t>
      </w:r>
      <w:ins w:id="6" w:author="Daniel Suh" w:date="2023-12-05T15:44:00Z">
        <w:r w:rsidR="00F93811">
          <w:rPr>
            <w:sz w:val="24"/>
            <w:szCs w:val="24"/>
          </w:rPr>
          <w:t xml:space="preserve"> For example, many pathogens that infect wildlife and livestock populations</w:t>
        </w:r>
      </w:ins>
      <w:ins w:id="7" w:author="Daniel Suh" w:date="2023-12-05T15:45:00Z">
        <w:r w:rsidR="00F93811">
          <w:rPr>
            <w:sz w:val="24"/>
            <w:szCs w:val="24"/>
          </w:rPr>
          <w:t>, such as foot-and-mouth disease virus (FMDV) and rotaviruses, exhibit these characteristics</w:t>
        </w:r>
      </w:ins>
      <w:ins w:id="8" w:author="Daniel Suh" w:date="2023-12-05T15:57:00Z">
        <w:r w:rsidR="00413992">
          <w:rPr>
            <w:sz w:val="24"/>
            <w:szCs w:val="24"/>
          </w:rPr>
          <w:t xml:space="preserve"> </w:t>
        </w:r>
      </w:ins>
      <w:r w:rsidR="00413992">
        <w:rPr>
          <w:sz w:val="24"/>
          <w:szCs w:val="24"/>
        </w:rPr>
        <w:fldChar w:fldCharType="begin"/>
      </w:r>
      <w:r w:rsidR="00327EFB">
        <w:rPr>
          <w:sz w:val="24"/>
          <w:szCs w:val="24"/>
        </w:rPr>
        <w:instrText xml:space="preserve"> ADDIN ZOTERO_ITEM CSL_CITATION {"citationID":"F9Bj8RGH","properties":{"formattedCitation":"(Kraay et al., 2018; Miguel et al., 2013)","plainCitation":"(Kraay et al., 2018; Miguel et al., 2013)","noteIndex":0},"citationItems":[{"id":461,"uris":["http://zotero.org/users/8769338/items/DXTDJANM"],"itemData":{"id":461,"type":"article-journal","abstract":"Significance\n            Although rotavirus persists in water and its incidence varies with temperature, the potential role of waterborne transmission in explaining the observed seasonal pattern in low-income countries in the tropics has thus far been neglected. Our analysis suggests that water can affect incidence for larger communities that draw water from slow-moving or stagnant sources and is likely most important in cooler seasons. Water can also spread outbreaks between communities, even when environmental transmission cannot sustain outbreaks. Our model may help explain temperature–incidence associations found in prior meta-analyses in the tropics, where humidity is high year-round, and shows that the effect of temperature on risk depends on local hydrologic conditions. These findings help explain why the effect of temperature might be context specific.\n          , \n            \n              Rotavirus is considered a directly transmitted disease due to its high infectivity. Environmental pathways have, therefore, largely been ignored. Rotavirus, however, persists in water sources, and both its surface water concentrations and infection incidence vary with temperature. Here, we examine the potential for waterborne rotavirus transmission. We use a mechanistic model that incorporates both direct and waterborne transmission pathways, coupled with a hydrological model, and we simulate rotavirus transmission between two communities with interconnected water sources. To parameterize temperature dependency, we estimated temperature-dependent decay rates in water through a meta-analysis. Our meta-analysis suggests that rotavirus decay rates are positively associated with temperature (\n              n\n              = 39,\n              P\n              \n                \n                  &lt;\n                \n              \n              0.001). This association is stronger at higher temperatures (over 20 °C), consistent with tropical climate conditions. Our model analysis demonstrates that water could disseminate rotavirus between the two communities for all modeled temperatures. While direct transmission was important for disease amplification within communities, waterborne transmission could also amplify transmission. In standing-water systems, the modeled increase in decay led to decreased disease, with every 1 °C increase in temperature leading to up to a 2.4% decrease in incidence. These effect sizes are consistent with prior meta-analyses, suggesting that environmental transmission through water sources may partially explain the observed associations between temperature and rotavirus incidence. Waterborne rotavirus transmission is likely most important in cooler seasons and in communities that use slow-moving or stagnant water sources. Even when indirect transmission through water cannot sustain outbreaks, it can seed outbreaks that are maintained by high direct transmission rates.","container-title":"Proceedings of the National Academy of Sciences","DOI":"10.1073/pnas.1719579115","ISSN":"0027-8424, 1091-6490","issue":"12","journalAbbreviation":"Proc. Natl. Acad. Sci. U.S.A.","language":"en","source":"DOI.org (Crossref)","title":"Modeling environmentally mediated rotavirus transmission: The role of temperature and hydrologic factors","title-short":"Modeling environmentally mediated rotavirus transmission","URL":"https://pnas.org/doi/full/10.1073/pnas.1719579115","volume":"115","author":[{"family":"Kraay","given":"Alicia N. M."},{"family":"Brouwer","given":"Andrew F."},{"family":"Lin","given":"Nan"},{"family":"Collender","given":"Philip A."},{"family":"Remais","given":"Justin V."},{"family":"Eisenberg","given":"Joseph N. S."}],"accessed":{"date-parts":[["2023",12,5]]},"issued":{"date-parts":[["2018",3,20]]}}},{"id":459,"uris":["http://zotero.org/users/8769338/items/LZMCWUMV"],"itemData":{"id":459,"type":"article-journal","abstract":"Wildlife is a maintenance host for several significant livestock diseases. Interspecific pathogen transmission may occur in complex socio</w:instrText>
      </w:r>
      <w:r w:rsidR="00327EFB">
        <w:rPr>
          <w:rFonts w:ascii="Cambria Math" w:hAnsi="Cambria Math" w:cs="Cambria Math"/>
          <w:sz w:val="24"/>
          <w:szCs w:val="24"/>
        </w:rPr>
        <w:instrText>‐</w:instrText>
      </w:r>
      <w:r w:rsidR="00327EFB">
        <w:rPr>
          <w:sz w:val="24"/>
          <w:szCs w:val="24"/>
        </w:rPr>
        <w:instrText>ecological systems at wild</w:instrText>
      </w:r>
      <w:r w:rsidR="00327EFB">
        <w:rPr>
          <w:rFonts w:ascii="Cambria Math" w:hAnsi="Cambria Math" w:cs="Cambria Math"/>
          <w:sz w:val="24"/>
          <w:szCs w:val="24"/>
        </w:rPr>
        <w:instrText>‐</w:instrText>
      </w:r>
      <w:r w:rsidR="00327EFB">
        <w:rPr>
          <w:sz w:val="24"/>
          <w:szCs w:val="24"/>
        </w:rPr>
        <w:instrText>domestic interfaces that have so far been seldom studied. We investigated the relationship between the dynamics of foot and mouth disease (FMD) in vaccinated and unvaccinated cattle populations with respect to frequency of contacts with African buffalo at different buffalo</w:instrText>
      </w:r>
      <w:r w:rsidR="00327EFB">
        <w:rPr>
          <w:rFonts w:ascii="Cambria Math" w:hAnsi="Cambria Math" w:cs="Cambria Math"/>
          <w:sz w:val="24"/>
          <w:szCs w:val="24"/>
        </w:rPr>
        <w:instrText>‐</w:instrText>
      </w:r>
      <w:r w:rsidR="00327EFB">
        <w:rPr>
          <w:sz w:val="24"/>
          <w:szCs w:val="24"/>
        </w:rPr>
        <w:instrText>cattle interfaces.\n            \n              A total of 36 GPS collars were deployed on African buffalo (\n              Syncerus caffer\n              ) and cattle (\n              Bos taurus\n              ,\n              Bos indicus\n              ) to assess contact patterns at the periphery of 3 protected areas in Zimbabwe. Simultaneously, a longitudinal survey of 300 cattle with five repeated sampling sessions on known individuals during 16 months was undertaken. Immunological assays (ELISAs), that allowed tracking the production of antibodies following infection or vaccination, were used to assess serological transitions (i.e., incidence and reversion) in the surveyed cattle. Variation in rates of serological transitions across seasons, sites and as a function of the frequency of contact with buffalo was analyzed using generalized linear mixed models.\n            \n            The incidence in the cattle populations of FMD antibodies produced following infection varied among sites and as a function of contact rates with African buffalo. The incidence was higher for sites with higher contact rates between the two species. The serological incidence was also related to seasons, being higher during the dry or rainy seasons depending on sites. The reversion rate pattern was the opposite of this incidence rate pattern. Vaccination seemed partly efficient at the individual level, but it did not prevent the diffusion of FMD viruses from the wild reservoir host to the domestic cattle population. Furthermore, antibodies were detected in areas where cattle had not been vaccinated, suggesting that the virus may have spread without being detected in domestic populations.\n            Access to resources shared by buffalo and livestock, particularly water and grazing areas during the dry season, could partly explain the observed patterns of FMD transmission. We discuss how insights on ecological processes leading to wildlife</w:instrText>
      </w:r>
      <w:r w:rsidR="00327EFB">
        <w:rPr>
          <w:rFonts w:ascii="Cambria Math" w:hAnsi="Cambria Math" w:cs="Cambria Math"/>
          <w:sz w:val="24"/>
          <w:szCs w:val="24"/>
        </w:rPr>
        <w:instrText>‐</w:instrText>
      </w:r>
      <w:r w:rsidR="00327EFB">
        <w:rPr>
          <w:sz w:val="24"/>
          <w:szCs w:val="24"/>
        </w:rPr>
        <w:instrText>livestock contacts may provide some innovative solutions to improve FMD management, including surveillance, prevention or control of buffalo</w:instrText>
      </w:r>
      <w:r w:rsidR="00327EFB">
        <w:rPr>
          <w:rFonts w:ascii="Cambria Math" w:hAnsi="Cambria Math" w:cs="Cambria Math"/>
          <w:sz w:val="24"/>
          <w:szCs w:val="24"/>
        </w:rPr>
        <w:instrText>‐</w:instrText>
      </w:r>
      <w:r w:rsidR="00327EFB">
        <w:rPr>
          <w:sz w:val="24"/>
          <w:szCs w:val="24"/>
        </w:rPr>
        <w:instrText xml:space="preserve">borne outbreaks, by adopting strategies targeting risky areas and periods.","container-title":"Ecosphere","DOI":"10.1890/ES12-00239.1","ISSN":"2150-8925, 2150-8925","issue":"4","journalAbbreviation":"Ecosphere","language":"en","page":"1-32","source":"DOI.org (Crossref)","title":"Contacts and foot and mouth disease transmission from wild to domestic bovines in Africa","volume":"4","author":[{"family":"Miguel","given":"Eve"},{"family":"Grosbois","given":"Vladimir"},{"family":"Caron","given":"Alexandre"},{"family":"Boulinier","given":"Thierry"},{"family":"Fritz","given":"Hervé"},{"family":"Cornélis","given":"Daniel"},{"family":"Foggin","given":"Chris"},{"family":"Makaya","given":"Pious V."},{"family":"Tshabalala","given":"Priscillia T."},{"family":"De Garine-Wichatitsky","given":"Michel"}],"issued":{"date-parts":[["2013",4]]}}}],"schema":"https://github.com/citation-style-language/schema/raw/master/csl-citation.json"} </w:instrText>
      </w:r>
      <w:r w:rsidR="00413992">
        <w:rPr>
          <w:sz w:val="24"/>
          <w:szCs w:val="24"/>
        </w:rPr>
        <w:fldChar w:fldCharType="separate"/>
      </w:r>
      <w:r w:rsidR="00327EFB">
        <w:rPr>
          <w:noProof/>
          <w:sz w:val="24"/>
          <w:szCs w:val="24"/>
        </w:rPr>
        <w:t>(Kraay et al., 2018; Miguel et al., 2013)</w:t>
      </w:r>
      <w:r w:rsidR="00413992">
        <w:rPr>
          <w:sz w:val="24"/>
          <w:szCs w:val="24"/>
        </w:rPr>
        <w:fldChar w:fldCharType="end"/>
      </w:r>
      <w:ins w:id="9" w:author="Daniel Suh" w:date="2023-12-05T15:45:00Z">
        <w:r w:rsidR="00F93811">
          <w:rPr>
            <w:sz w:val="24"/>
            <w:szCs w:val="24"/>
          </w:rPr>
          <w:t>.</w:t>
        </w:r>
      </w:ins>
      <w:ins w:id="10" w:author="Daniel Suh" w:date="2023-12-05T15:46:00Z">
        <w:r w:rsidR="00F93811">
          <w:rPr>
            <w:sz w:val="24"/>
            <w:szCs w:val="24"/>
          </w:rPr>
          <w:t xml:space="preserve"> In some cases, these pathogens are also capable of zoonotic transmission</w:t>
        </w:r>
      </w:ins>
      <w:ins w:id="11" w:author="Daniel Suh" w:date="2023-12-05T15:47:00Z">
        <w:r w:rsidR="00F93811">
          <w:rPr>
            <w:sz w:val="24"/>
            <w:szCs w:val="24"/>
          </w:rPr>
          <w:t xml:space="preserve"> with direct implications for human health</w:t>
        </w:r>
      </w:ins>
      <w:ins w:id="12" w:author="Daniel Suh" w:date="2023-12-05T16:07:00Z">
        <w:r w:rsidR="00327EFB">
          <w:rPr>
            <w:sz w:val="24"/>
            <w:szCs w:val="24"/>
          </w:rPr>
          <w:t xml:space="preserve"> </w:t>
        </w:r>
      </w:ins>
      <w:r w:rsidR="00327EFB">
        <w:rPr>
          <w:sz w:val="24"/>
          <w:szCs w:val="24"/>
        </w:rPr>
        <w:fldChar w:fldCharType="begin"/>
      </w:r>
      <w:r w:rsidR="00327EFB">
        <w:rPr>
          <w:sz w:val="24"/>
          <w:szCs w:val="24"/>
        </w:rPr>
        <w:instrText xml:space="preserve"> ADDIN ZOTERO_ITEM CSL_CITATION {"citationID":"yT1AnsTi","properties":{"formattedCitation":"(Cook, 2004; Martella et al., 2010)","plainCitation":"(Cook, 2004; Martella et al., 2010)","noteIndex":0},"citationItems":[{"id":463,"uris":["http://zotero.org/users/8769338/items/XXFNCMMV"],"itemData":{"id":463,"type":"article-journal","container-title":"Journal of Infection","DOI":"10.1016/j.jinf.2004.01.018","ISSN":"01634453","issue":"4","journalAbbreviation":"Journal of Infection","language":"en","page":"289-302","source":"DOI.org (Crossref)","title":"The zoonotic potential of rotavirus","volume":"48","author":[{"family":"Cook","given":"N"}],"issued":{"date-parts":[["2004",5]]}}},{"id":465,"uris":["http://zotero.org/users/8769338/items/KML2JGPS"],"itemData":{"id":465,"type":"article-journal","container-title":"Veterinary Microbiology","DOI":"10.1016/j.vetmic.2009.08.028","ISSN":"03781135","issue":"3-4","journalAbbreviation":"Veterinary Microbiology","language":"en","page":"246-255","source":"DOI.org (Crossref)","title":"Zoonotic aspects of rotaviruses","volume":"140","author":[{"family":"Martella","given":"V."},{"family":"Bányai","given":"Krisztián"},{"family":"Matthijnssens","given":"Jelle"},{"family":"Buonavoglia","given":"Canio"},{"family":"Ciarlet","given":"Max"}],"issued":{"date-parts":[["2010",1]]}}}],"schema":"https://github.com/citation-style-language/schema/raw/master/csl-citation.json"} </w:instrText>
      </w:r>
      <w:r w:rsidR="00327EFB">
        <w:rPr>
          <w:sz w:val="24"/>
          <w:szCs w:val="24"/>
        </w:rPr>
        <w:fldChar w:fldCharType="separate"/>
      </w:r>
      <w:r w:rsidR="00327EFB">
        <w:rPr>
          <w:noProof/>
          <w:sz w:val="24"/>
          <w:szCs w:val="24"/>
        </w:rPr>
        <w:t>(Cook, 2004; Martella et al., 2010)</w:t>
      </w:r>
      <w:r w:rsidR="00327EFB">
        <w:rPr>
          <w:sz w:val="24"/>
          <w:szCs w:val="24"/>
        </w:rPr>
        <w:fldChar w:fldCharType="end"/>
      </w:r>
      <w:ins w:id="13" w:author="Daniel Suh" w:date="2023-12-05T15:47:00Z">
        <w:r w:rsidR="00F93811">
          <w:rPr>
            <w:sz w:val="24"/>
            <w:szCs w:val="24"/>
          </w:rPr>
          <w:t>.</w:t>
        </w:r>
      </w:ins>
      <w:r w:rsidR="00C86DEC">
        <w:rPr>
          <w:sz w:val="24"/>
          <w:szCs w:val="24"/>
        </w:rPr>
        <w:t xml:space="preserve"> In these systems, the availability of hosts and environmental conditions will influence pathogen transmission.</w:t>
      </w:r>
      <w:ins w:id="14" w:author="Daniel Suh" w:date="2023-12-05T15:49:00Z">
        <w:r w:rsidR="00F93811">
          <w:rPr>
            <w:sz w:val="24"/>
            <w:szCs w:val="24"/>
          </w:rPr>
          <w:t xml:space="preserve"> However, many </w:t>
        </w:r>
      </w:ins>
      <w:ins w:id="15" w:author="Daniel Suh" w:date="2023-12-05T15:52:00Z">
        <w:r w:rsidR="00F93811">
          <w:rPr>
            <w:sz w:val="24"/>
            <w:szCs w:val="24"/>
          </w:rPr>
          <w:t>of these studies are limited to</w:t>
        </w:r>
      </w:ins>
      <w:ins w:id="16" w:author="Daniel Suh" w:date="2023-12-05T15:50:00Z">
        <w:r w:rsidR="00F93811">
          <w:rPr>
            <w:sz w:val="24"/>
            <w:szCs w:val="24"/>
          </w:rPr>
          <w:t xml:space="preserve"> an anthropocentric scope and rarely consider </w:t>
        </w:r>
      </w:ins>
      <w:ins w:id="17" w:author="Daniel Suh" w:date="2023-12-05T15:52:00Z">
        <w:r w:rsidR="00F93811">
          <w:rPr>
            <w:sz w:val="24"/>
            <w:szCs w:val="24"/>
          </w:rPr>
          <w:t>the diversity</w:t>
        </w:r>
      </w:ins>
      <w:ins w:id="18" w:author="Daniel Suh" w:date="2023-12-05T15:53:00Z">
        <w:r w:rsidR="00F93811">
          <w:rPr>
            <w:sz w:val="24"/>
            <w:szCs w:val="24"/>
          </w:rPr>
          <w:t xml:space="preserve">-disease dynamics </w:t>
        </w:r>
      </w:ins>
      <w:ins w:id="19" w:author="Daniel Suh" w:date="2023-12-05T15:50:00Z">
        <w:r w:rsidR="00F93811">
          <w:rPr>
            <w:sz w:val="24"/>
            <w:szCs w:val="24"/>
          </w:rPr>
          <w:t>in wildlife populations</w:t>
        </w:r>
      </w:ins>
      <w:ins w:id="20" w:author="Daniel Suh" w:date="2023-12-05T15:53:00Z">
        <w:r w:rsidR="00F93811">
          <w:rPr>
            <w:sz w:val="24"/>
            <w:szCs w:val="24"/>
          </w:rPr>
          <w:t>,</w:t>
        </w:r>
      </w:ins>
      <w:ins w:id="21" w:author="Daniel Suh" w:date="2023-12-05T16:02:00Z">
        <w:r w:rsidR="00413992">
          <w:rPr>
            <w:sz w:val="24"/>
            <w:szCs w:val="24"/>
          </w:rPr>
          <w:t xml:space="preserve"> potentially overlooking</w:t>
        </w:r>
      </w:ins>
      <w:ins w:id="22" w:author="Daniel Suh" w:date="2023-12-05T16:03:00Z">
        <w:r w:rsidR="00413992">
          <w:rPr>
            <w:sz w:val="24"/>
            <w:szCs w:val="24"/>
          </w:rPr>
          <w:t xml:space="preserve"> consequential promoters of transmission</w:t>
        </w:r>
      </w:ins>
      <w:ins w:id="23" w:author="Daniel Suh" w:date="2023-12-05T16:08:00Z">
        <w:r w:rsidR="00327EFB">
          <w:rPr>
            <w:sz w:val="24"/>
            <w:szCs w:val="24"/>
          </w:rPr>
          <w:t xml:space="preserve"> </w:t>
        </w:r>
      </w:ins>
      <w:r w:rsidR="00327EFB">
        <w:rPr>
          <w:sz w:val="24"/>
          <w:szCs w:val="24"/>
        </w:rPr>
        <w:fldChar w:fldCharType="begin"/>
      </w:r>
      <w:r w:rsidR="00327EFB">
        <w:rPr>
          <w:sz w:val="24"/>
          <w:szCs w:val="24"/>
        </w:rPr>
        <w:instrText xml:space="preserve"> ADDIN ZOTERO_ITEM CSL_CITATION {"citationID":"X7RlCZpP","properties":{"formattedCitation":"(Brni\\uc0\\u263{} et al., 2022; Miguel et al., 2013)","plainCitation":"(Brnić et al., 2022; Miguel et al., 2013)","noteIndex":0},"citationItems":[{"id":466,"uris":["http://zotero.org/users/8769338/items/65I8LD8Q"],"itemData":{"id":466,"type":"article-journal","abstract":"Rotavirus A (RVA) is an important pathogen for porcine health. In comparison to humans, RVA in domestic animals and especially in wildlife is under researched. Therefore, the aim of the present study was to investigate the prevalence, genetic diversity, molecular epidemiology and interspecies transmission of RVA in domestic pigs and wild boars. During the three consecutive RVA seasons (2018–2021) we collected 445 and 441 samples from domestic pigs and wild boars, respectively. Samples were tested by real-time RT-PCR, and RVA-positive samples were genotyped in VP7 and VP4 segments. Our results report an RVA prevalence of 49.9% in domestic pigs and 9.3% in wild boars. Outstanding RVA genetic diversity was observed in VP7 and VP4 segments, especially in domestic pigs exhibiting a striking 23 different RVA combinations (G5P[13] and G9P[23] prevailed). Interspecies transmission events were numerous between domestic pigs and wild boars, sharing G3, G5, G6, G9, G11 and P[13] genotypes. Furthermore, our data indicate that such transmission events involved even bovines (G6, P[11]) and, intriguingly, humans (G1P[8]). This study contributes to the basic knowledge that may be considered important for vaccine development and introduction, as a valuable and currently missing tool for efficient pig health management in the EU.","container-title":"Viruses","DOI":"10.3390/v14092028","ISSN":"1999-4915","issue":"9","journalAbbreviation":"Viruses","language":"en","page":"2028","source":"DOI.org (Crossref)","title":"Rotavirus A in Domestic Pigs and Wild Boars: High Genetic Diversity and Interspecies Transmission","title-short":"Rotavirus A in Domestic Pigs and Wild Boars","volume":"14","author":[{"family":"Brnić","given":"Dragan"},{"family":"Čolić","given":"Daniel"},{"family":"Kunić","given":"Valentina"},{"family":"Maltar-Strmečki","given":"Nadica"},{"family":"Krešić","given":"Nina"},{"family":"Konjević","given":"Dean"},{"family":"Bujanić","given":"Miljenko"},{"family":"Bačani","given":"Ivica"},{"family":"Hižman","given":"Dražen"},{"family":"Jemeršić","given":"Lorena"}],"issued":{"date-parts":[["2022",9,13]]}}},{"id":459,"uris":["http://zotero.org/users/8769338/items/LZMCWUMV"],"itemData":{"id":459,"type":"article-journal","abstract":"Wildlife is a maintenance host for several significant livestock diseases. Interspecific pathogen transmission may occur in complex socio</w:instrText>
      </w:r>
      <w:r w:rsidR="00327EFB">
        <w:rPr>
          <w:rFonts w:ascii="Cambria Math" w:hAnsi="Cambria Math" w:cs="Cambria Math"/>
          <w:sz w:val="24"/>
          <w:szCs w:val="24"/>
        </w:rPr>
        <w:instrText>‐</w:instrText>
      </w:r>
      <w:r w:rsidR="00327EFB">
        <w:rPr>
          <w:sz w:val="24"/>
          <w:szCs w:val="24"/>
        </w:rPr>
        <w:instrText>ecological systems at wild</w:instrText>
      </w:r>
      <w:r w:rsidR="00327EFB">
        <w:rPr>
          <w:rFonts w:ascii="Cambria Math" w:hAnsi="Cambria Math" w:cs="Cambria Math"/>
          <w:sz w:val="24"/>
          <w:szCs w:val="24"/>
        </w:rPr>
        <w:instrText>‐</w:instrText>
      </w:r>
      <w:r w:rsidR="00327EFB">
        <w:rPr>
          <w:sz w:val="24"/>
          <w:szCs w:val="24"/>
        </w:rPr>
        <w:instrText>domestic interfaces that have so far been seldom studied. We investigated the relationship between the dynamics of foot and mouth disease (FMD) in vaccinated and unvaccinated cattle populations with respect to frequency of contacts with African buffalo at different buffalo</w:instrText>
      </w:r>
      <w:r w:rsidR="00327EFB">
        <w:rPr>
          <w:rFonts w:ascii="Cambria Math" w:hAnsi="Cambria Math" w:cs="Cambria Math"/>
          <w:sz w:val="24"/>
          <w:szCs w:val="24"/>
        </w:rPr>
        <w:instrText>‐</w:instrText>
      </w:r>
      <w:r w:rsidR="00327EFB">
        <w:rPr>
          <w:sz w:val="24"/>
          <w:szCs w:val="24"/>
        </w:rPr>
        <w:instrText>cattle interfaces.\n            \n              A total of 36 GPS collars were deployed on African buffalo (\n              Syncerus caffer\n              ) and cattle (\n              Bos taurus\n              ,\n              Bos indicus\n              ) to assess contact patterns at the periphery of 3 protected areas in Zimbabwe. Simultaneously, a longitudinal survey of 300 cattle with five repeated sampling sessions on known individuals during 16 months was undertaken. Immunological assays (ELISAs), that allowed tracking the production of antibodies following infection or vaccination, were used to assess serological transitions (i.e., incidence and reversion) in the surveyed cattle. Variation in rates of serological transitions across seasons, sites and as a function of the frequency of contact with buffalo was analyzed using generalized linear mixed models.\n            \n            The incidence in the cattle populations of FMD antibodies produced following infection varied among sites and as a function of contact rates with African buffalo. The incidence was higher for sites with higher contact rates between the two species. The serological incidence was also related to seasons, being higher during the dry or rainy seasons depending on sites. The reversion rate pattern was the opposite of this incidence rate pattern. Vaccination seemed partly efficient at the individual level, but it did not prevent the diffusion of FMD viruses from the wild reservoir host to the domestic cattle population. Furthermore, antibodies were detected in areas where cattle had not been vaccinated, suggesting that the virus may have spread without being detected in domestic populations.\n            Access to resources shared by buffalo and livestock, particularly water and grazing areas during the dry season, could partly explain the observed patterns of FMD transmission. We discuss how insights on ecological processes leading to wildlife</w:instrText>
      </w:r>
      <w:r w:rsidR="00327EFB">
        <w:rPr>
          <w:rFonts w:ascii="Cambria Math" w:hAnsi="Cambria Math" w:cs="Cambria Math"/>
          <w:sz w:val="24"/>
          <w:szCs w:val="24"/>
        </w:rPr>
        <w:instrText>‐</w:instrText>
      </w:r>
      <w:r w:rsidR="00327EFB">
        <w:rPr>
          <w:sz w:val="24"/>
          <w:szCs w:val="24"/>
        </w:rPr>
        <w:instrText>livestock contacts may provide some innovative solutions to improve FMD management, including surveillance, prevention or control of buffalo</w:instrText>
      </w:r>
      <w:r w:rsidR="00327EFB">
        <w:rPr>
          <w:rFonts w:ascii="Cambria Math" w:hAnsi="Cambria Math" w:cs="Cambria Math"/>
          <w:sz w:val="24"/>
          <w:szCs w:val="24"/>
        </w:rPr>
        <w:instrText>‐</w:instrText>
      </w:r>
      <w:r w:rsidR="00327EFB">
        <w:rPr>
          <w:sz w:val="24"/>
          <w:szCs w:val="24"/>
        </w:rPr>
        <w:instrText xml:space="preserve">borne outbreaks, by adopting strategies targeting risky areas and periods.","container-title":"Ecosphere","DOI":"10.1890/ES12-00239.1","ISSN":"2150-8925, 2150-8925","issue":"4","journalAbbreviation":"Ecosphere","language":"en","page":"1-32","source":"DOI.org (Crossref)","title":"Contacts and foot and mouth disease transmission from wild to domestic bovines in Africa","volume":"4","author":[{"family":"Miguel","given":"Eve"},{"family":"Grosbois","given":"Vladimir"},{"family":"Caron","given":"Alexandre"},{"family":"Boulinier","given":"Thierry"},{"family":"Fritz","given":"Hervé"},{"family":"Cornélis","given":"Daniel"},{"family":"Foggin","given":"Chris"},{"family":"Makaya","given":"Pious V."},{"family":"Tshabalala","given":"Priscillia T."},{"family":"De Garine-Wichatitsky","given":"Michel"}],"issued":{"date-parts":[["2013",4]]}}}],"schema":"https://github.com/citation-style-language/schema/raw/master/csl-citation.json"} </w:instrText>
      </w:r>
      <w:r w:rsidR="00327EFB">
        <w:rPr>
          <w:sz w:val="24"/>
          <w:szCs w:val="24"/>
        </w:rPr>
        <w:fldChar w:fldCharType="separate"/>
      </w:r>
      <w:r w:rsidR="00327EFB" w:rsidRPr="00327EFB">
        <w:rPr>
          <w:sz w:val="24"/>
        </w:rPr>
        <w:t>(</w:t>
      </w:r>
      <w:proofErr w:type="spellStart"/>
      <w:r w:rsidR="00327EFB" w:rsidRPr="00327EFB">
        <w:rPr>
          <w:sz w:val="24"/>
        </w:rPr>
        <w:t>Brnić</w:t>
      </w:r>
      <w:proofErr w:type="spellEnd"/>
      <w:r w:rsidR="00327EFB" w:rsidRPr="00327EFB">
        <w:rPr>
          <w:sz w:val="24"/>
        </w:rPr>
        <w:t xml:space="preserve"> et al., 2022; Miguel et al., 2013)</w:t>
      </w:r>
      <w:r w:rsidR="00327EFB">
        <w:rPr>
          <w:sz w:val="24"/>
          <w:szCs w:val="24"/>
        </w:rPr>
        <w:fldChar w:fldCharType="end"/>
      </w:r>
      <w:ins w:id="24" w:author="Daniel Suh" w:date="2023-12-05T15:50:00Z">
        <w:r w:rsidR="00F93811">
          <w:rPr>
            <w:sz w:val="24"/>
            <w:szCs w:val="24"/>
          </w:rPr>
          <w:t>.</w:t>
        </w:r>
      </w:ins>
      <w:ins w:id="25" w:author="Daniel Suh" w:date="2023-12-05T15:56:00Z">
        <w:r w:rsidR="00413992">
          <w:rPr>
            <w:sz w:val="24"/>
            <w:szCs w:val="24"/>
          </w:rPr>
          <w:t xml:space="preserve"> Conversely, pathogens that have been studied in </w:t>
        </w:r>
      </w:ins>
      <w:ins w:id="26" w:author="Daniel Suh" w:date="2023-12-05T16:03:00Z">
        <w:r w:rsidR="00413992">
          <w:rPr>
            <w:sz w:val="24"/>
            <w:szCs w:val="24"/>
          </w:rPr>
          <w:t xml:space="preserve">mostly </w:t>
        </w:r>
      </w:ins>
      <w:ins w:id="27" w:author="Daniel Suh" w:date="2023-12-05T15:56:00Z">
        <w:r w:rsidR="00413992">
          <w:rPr>
            <w:sz w:val="24"/>
            <w:szCs w:val="24"/>
          </w:rPr>
          <w:t xml:space="preserve">wildlife contexts, such as </w:t>
        </w:r>
        <w:proofErr w:type="spellStart"/>
        <w:r w:rsidR="00413992">
          <w:rPr>
            <w:sz w:val="24"/>
            <w:szCs w:val="24"/>
          </w:rPr>
          <w:t>ranaviruses</w:t>
        </w:r>
        <w:proofErr w:type="spellEnd"/>
        <w:r w:rsidR="00413992">
          <w:rPr>
            <w:sz w:val="24"/>
            <w:szCs w:val="24"/>
          </w:rPr>
          <w:t>, benefit from explicit consideration of the community of host species available and can serve as a roadmap for studying these dynamics in other relevant systems.</w:t>
        </w:r>
      </w:ins>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w:t>
      </w:r>
      <w:r w:rsidR="001D596F">
        <w:rPr>
          <w:sz w:val="24"/>
          <w:szCs w:val="24"/>
        </w:rPr>
        <w:t xml:space="preserve"> </w:t>
      </w:r>
      <w:proofErr w:type="spellStart"/>
      <w:r w:rsidR="001F7D11">
        <w:rPr>
          <w:sz w:val="24"/>
          <w:szCs w:val="24"/>
        </w:rPr>
        <w:t>Ranaviruses</w:t>
      </w:r>
      <w:proofErr w:type="spellEnd"/>
      <w:r w:rsidR="001D596F">
        <w:rPr>
          <w:sz w:val="24"/>
          <w:szCs w:val="24"/>
        </w:rPr>
        <w:t xml:space="preserve"> in larval amphibian communities </w:t>
      </w:r>
      <w:r w:rsidR="001F7D11">
        <w:rPr>
          <w:sz w:val="24"/>
          <w:szCs w:val="24"/>
        </w:rPr>
        <w:t>are</w:t>
      </w:r>
      <w:r w:rsidR="001D596F">
        <w:rPr>
          <w:sz w:val="24"/>
          <w:szCs w:val="24"/>
        </w:rPr>
        <w:t xml:space="preserve"> useful for </w:t>
      </w:r>
      <w:r w:rsidR="001F7D11">
        <w:rPr>
          <w:sz w:val="24"/>
          <w:szCs w:val="24"/>
        </w:rPr>
        <w:t>study</w:t>
      </w:r>
      <w:r w:rsidR="001D596F">
        <w:rPr>
          <w:sz w:val="24"/>
          <w:szCs w:val="24"/>
        </w:rPr>
        <w:t>ing the effects of host community composition on transmission potential beca</w:t>
      </w:r>
      <w:r w:rsidR="001F7D11">
        <w:rPr>
          <w:sz w:val="24"/>
          <w:szCs w:val="24"/>
        </w:rPr>
        <w:t>u</w:t>
      </w:r>
      <w:r w:rsidR="001D596F">
        <w:rPr>
          <w:sz w:val="24"/>
          <w:szCs w:val="24"/>
        </w:rPr>
        <w:t>se</w:t>
      </w:r>
      <w:r w:rsidRPr="31DB22D1">
        <w:rPr>
          <w:sz w:val="24"/>
          <w:szCs w:val="24"/>
        </w:rPr>
        <w:t xml:space="preserve"> there is large variation in </w:t>
      </w:r>
      <w:r w:rsidR="001F7D11">
        <w:rPr>
          <w:sz w:val="24"/>
          <w:szCs w:val="24"/>
        </w:rPr>
        <w:t>competence across host species</w:t>
      </w:r>
      <w:r w:rsidRPr="31DB22D1">
        <w:rPr>
          <w:sz w:val="24"/>
          <w:szCs w:val="24"/>
        </w:rPr>
        <w:t xml:space="preserve">, and the composition and abundance of host communities changes over space and time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 xml:space="preserve">(Love et </w:t>
      </w:r>
      <w:r w:rsidR="00C86DEC">
        <w:rPr>
          <w:sz w:val="24"/>
        </w:rPr>
        <w:lastRenderedPageBreak/>
        <w:t>al., 2016; Snyder et al., 2023)</w:t>
      </w:r>
      <w:r w:rsidRPr="31DB22D1">
        <w:rPr>
          <w:sz w:val="24"/>
          <w:szCs w:val="24"/>
        </w:rPr>
        <w:fldChar w:fldCharType="end"/>
      </w:r>
      <w:r w:rsidRPr="31DB22D1">
        <w:rPr>
          <w:sz w:val="24"/>
          <w:szCs w:val="24"/>
        </w:rPr>
        <w:t xml:space="preserve">. </w:t>
      </w:r>
      <w:r w:rsidR="00CA6527" w:rsidRPr="31DB22D1">
        <w:rPr>
          <w:sz w:val="24"/>
          <w:szCs w:val="24"/>
        </w:rPr>
        <w:t>Abiotic factors, namely temperature, influence community composition and directly influence environmental transmission rates. Environmental persistence of the virus is sensitive to abiotic factors</w:t>
      </w:r>
      <w:r w:rsidR="001F7D11">
        <w:rPr>
          <w:sz w:val="24"/>
          <w:szCs w:val="24"/>
        </w:rPr>
        <w:t>,</w:t>
      </w:r>
      <w:r w:rsidR="00CA6527" w:rsidRPr="31DB22D1">
        <w:rPr>
          <w:sz w:val="24"/>
          <w:szCs w:val="24"/>
        </w:rPr>
        <w:t xml:space="preserve">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commentRangeStart w:id="28"/>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and include estimates of host abundance and community composition as well as infection status and viral load for a subset of individuals from each sampling event.</w:t>
      </w:r>
      <w:commentRangeEnd w:id="28"/>
      <w:r w:rsidR="006814DD">
        <w:rPr>
          <w:rStyle w:val="CommentReference"/>
        </w:rPr>
        <w:commentReference w:id="28"/>
      </w:r>
    </w:p>
    <w:p w14:paraId="6DE1E5D4" w14:textId="2B21A936" w:rsidR="006814DD" w:rsidRPr="00DB2F80" w:rsidDel="00F93811" w:rsidRDefault="006814DD" w:rsidP="0040206D">
      <w:pPr>
        <w:spacing w:line="360" w:lineRule="auto"/>
        <w:ind w:firstLine="720"/>
        <w:rPr>
          <w:del w:id="29" w:author="Daniel Suh" w:date="2023-12-05T15:47:00Z"/>
          <w:sz w:val="24"/>
          <w:szCs w:val="24"/>
        </w:rPr>
      </w:pPr>
    </w:p>
    <w:p w14:paraId="05848CDB" w14:textId="77777777" w:rsidR="00270109"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w:t>
      </w:r>
      <w:r w:rsidR="001F7D11">
        <w:rPr>
          <w:sz w:val="24"/>
          <w:szCs w:val="24"/>
        </w:rPr>
        <w:t>can</w:t>
      </w:r>
      <w:r w:rsidRPr="1646E0A0">
        <w:rPr>
          <w:sz w:val="24"/>
          <w:szCs w:val="24"/>
        </w:rPr>
        <w:t xml:space="preserve"> contribute substantially to transmission and </w:t>
      </w:r>
      <w:r w:rsidR="001F7D11">
        <w:rPr>
          <w:sz w:val="24"/>
          <w:szCs w:val="24"/>
        </w:rPr>
        <w:t>can do so simultaneously</w:t>
      </w:r>
      <w:r w:rsidRPr="1646E0A0">
        <w:rPr>
          <w:sz w:val="24"/>
          <w:szCs w:val="24"/>
        </w:rPr>
        <w:t xml:space="preserve">. </w:t>
      </w:r>
    </w:p>
    <w:p w14:paraId="5361FB5B" w14:textId="5A72E9EA" w:rsidR="002E6E0F" w:rsidRPr="00DB2F80" w:rsidRDefault="0069435B">
      <w:pPr>
        <w:spacing w:line="360" w:lineRule="auto"/>
        <w:ind w:firstLine="720"/>
        <w:rPr>
          <w:sz w:val="24"/>
          <w:szCs w:val="24"/>
        </w:rPr>
      </w:pPr>
      <w:r w:rsidRPr="1646E0A0">
        <w:rPr>
          <w:sz w:val="24"/>
          <w:szCs w:val="24"/>
        </w:rPr>
        <w:t xml:space="preserve">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30"/>
      <w:r w:rsidRPr="1646E0A0">
        <w:rPr>
          <w:sz w:val="24"/>
          <w:szCs w:val="24"/>
        </w:rPr>
        <w:t>which are likely to apply</w:t>
      </w:r>
      <w:commentRangeEnd w:id="30"/>
      <w:r>
        <w:rPr>
          <w:rStyle w:val="CommentReference"/>
        </w:rPr>
        <w:commentReference w:id="30"/>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31" w:name="_q6ewyiq839bw" w:colFirst="0" w:colLast="0"/>
      <w:bookmarkEnd w:id="31"/>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32" w:name="_10hhj36k5piz" w:colFirst="0" w:colLast="0"/>
      <w:bookmarkEnd w:id="32"/>
      <w:commentRangeStart w:id="33"/>
      <w:r w:rsidRPr="00DB2F80">
        <w:rPr>
          <w:b/>
          <w:bCs/>
          <w:sz w:val="24"/>
          <w:szCs w:val="24"/>
        </w:rPr>
        <w:t>Data Collection</w:t>
      </w:r>
      <w:commentRangeEnd w:id="33"/>
      <w:r w:rsidR="00FE67A3">
        <w:rPr>
          <w:rStyle w:val="CommentReference"/>
        </w:rPr>
        <w:commentReference w:id="33"/>
      </w:r>
    </w:p>
    <w:p w14:paraId="71E563AD" w14:textId="16BE89AB" w:rsidR="007E42FC" w:rsidRPr="00DB2F80" w:rsidRDefault="0069435B" w:rsidP="00AE0249">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w:t>
      </w:r>
      <w:r w:rsidR="00AE0249">
        <w:rPr>
          <w:sz w:val="24"/>
          <w:szCs w:val="24"/>
        </w:rPr>
        <w:t xml:space="preserve">because </w:t>
      </w:r>
      <w:r w:rsidRPr="1646E0A0">
        <w:rPr>
          <w:sz w:val="24"/>
          <w:szCs w:val="24"/>
        </w:rPr>
        <w:t xml:space="preserve">wetlands </w:t>
      </w:r>
      <w:r w:rsidR="00AE0249">
        <w:rPr>
          <w:sz w:val="24"/>
          <w:szCs w:val="24"/>
        </w:rPr>
        <w:t>were</w:t>
      </w:r>
      <w:r w:rsidRPr="1646E0A0">
        <w:rPr>
          <w:sz w:val="24"/>
          <w:szCs w:val="24"/>
        </w:rPr>
        <w:t xml:space="preserve"> dry at the time of sampling. Each </w:t>
      </w:r>
      <w:r w:rsidR="008D10C6" w:rsidRPr="1646E0A0">
        <w:rPr>
          <w:sz w:val="24"/>
          <w:szCs w:val="24"/>
        </w:rPr>
        <w:t xml:space="preserve">monthly </w:t>
      </w:r>
      <w:r w:rsidRPr="1646E0A0">
        <w:rPr>
          <w:sz w:val="24"/>
          <w:szCs w:val="24"/>
        </w:rPr>
        <w:t>sampling event included an estimate of larval amphibian abundance ascertained from</w:t>
      </w:r>
      <w:r w:rsidR="00AE0249">
        <w:rPr>
          <w:sz w:val="24"/>
          <w:szCs w:val="24"/>
        </w:rPr>
        <w:t xml:space="preserve"> four days of minnow trapping</w:t>
      </w:r>
      <w:r w:rsidRPr="1646E0A0">
        <w:rPr>
          <w:sz w:val="24"/>
          <w:szCs w:val="24"/>
        </w:rPr>
        <w:t xml:space="preserve"> </w:t>
      </w:r>
      <w:r w:rsidR="008D10C6" w:rsidRPr="1646E0A0">
        <w:rPr>
          <w:sz w:val="24"/>
          <w:szCs w:val="24"/>
        </w:rPr>
        <w:t>(set on day 1, checked days 2-5, closed on day 5)</w:t>
      </w:r>
      <w:r w:rsidR="00AE0249">
        <w:rPr>
          <w:sz w:val="24"/>
          <w:szCs w:val="24"/>
        </w:rPr>
        <w:t xml:space="preserve"> and </w:t>
      </w:r>
      <w:r w:rsidR="00AE0249" w:rsidRPr="1646E0A0">
        <w:rPr>
          <w:sz w:val="24"/>
          <w:szCs w:val="24"/>
        </w:rPr>
        <w:t>one day of standardized dip-net sweeps around the perimeter of the wetland</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34"/>
      <w:r w:rsidRPr="1646E0A0">
        <w:rPr>
          <w:sz w:val="24"/>
          <w:szCs w:val="24"/>
        </w:rPr>
        <w:t>load for an individual</w:t>
      </w:r>
      <w:commentRangeEnd w:id="34"/>
      <w:r>
        <w:rPr>
          <w:rStyle w:val="CommentReference"/>
        </w:rPr>
        <w:commentReference w:id="34"/>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22A54F3E" w14:textId="77777777" w:rsidR="002E6E0F" w:rsidRPr="00DB2F80" w:rsidRDefault="0069435B" w:rsidP="0040206D">
      <w:pPr>
        <w:pStyle w:val="Heading2"/>
        <w:spacing w:line="360" w:lineRule="auto"/>
        <w:rPr>
          <w:b/>
          <w:bCs/>
          <w:sz w:val="24"/>
          <w:szCs w:val="24"/>
        </w:rPr>
      </w:pPr>
      <w:bookmarkStart w:id="35" w:name="_9sjte9cjuout" w:colFirst="0" w:colLast="0"/>
      <w:bookmarkEnd w:id="35"/>
      <w:r w:rsidRPr="00DB2F80">
        <w:rPr>
          <w:b/>
          <w:bCs/>
          <w:sz w:val="24"/>
          <w:szCs w:val="24"/>
        </w:rPr>
        <w:t>Calculation of community competence and prevalence ratio</w:t>
      </w:r>
    </w:p>
    <w:p w14:paraId="7038BCBC" w14:textId="6A0A3C86" w:rsidR="00D50AAE" w:rsidRDefault="0069435B" w:rsidP="00D50AAE">
      <w:pPr>
        <w:spacing w:line="360" w:lineRule="auto"/>
        <w:ind w:firstLine="720"/>
        <w:rPr>
          <w:sz w:val="24"/>
          <w:szCs w:val="24"/>
        </w:rPr>
      </w:pPr>
      <w:r w:rsidRPr="00DB2F80">
        <w:rPr>
          <w:sz w:val="24"/>
          <w:szCs w:val="24"/>
        </w:rPr>
        <w:t xml:space="preserve">Using species-level competence, </w:t>
      </w:r>
      <w:commentRangeStart w:id="36"/>
      <w:commentRangeStart w:id="37"/>
      <w:r w:rsidRPr="00DB2F80">
        <w:rPr>
          <w:sz w:val="24"/>
          <w:szCs w:val="24"/>
        </w:rPr>
        <w:t>we calculated community competence as the weighted average of each species’ competence</w:t>
      </w:r>
      <w:commentRangeEnd w:id="36"/>
      <w:r w:rsidR="00070A53">
        <w:rPr>
          <w:rStyle w:val="CommentReference"/>
        </w:rPr>
        <w:commentReference w:id="36"/>
      </w:r>
      <w:commentRangeEnd w:id="37"/>
      <w:r w:rsidR="00E64B24">
        <w:rPr>
          <w:rStyle w:val="CommentReference"/>
        </w:rPr>
        <w:commentReference w:id="37"/>
      </w:r>
      <w:r w:rsidRPr="00DB2F80">
        <w:rPr>
          <w:sz w:val="24"/>
          <w:szCs w:val="24"/>
        </w:rPr>
        <w:t xml:space="preserve">, with weights given by the relative abundance of each species </w:t>
      </w:r>
      <w:r w:rsidRPr="00DB2F80">
        <w:rPr>
          <w:sz w:val="24"/>
          <w:szCs w:val="24"/>
        </w:rPr>
        <w:fldChar w:fldCharType="begin"/>
      </w:r>
      <w:r w:rsidR="00A95C8B">
        <w:rPr>
          <w:sz w:val="24"/>
          <w:szCs w:val="24"/>
        </w:rPr>
        <w:instrText xml:space="preserve"> ADDIN ZOTERO_ITEM CSL_CITATION {"citationID":"fdmBnCKC","properties":{"formattedCitation":"(P.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w:t>
      </w:r>
      <w:r w:rsidRPr="00DB2F80">
        <w:rPr>
          <w:sz w:val="24"/>
          <w:szCs w:val="24"/>
        </w:rPr>
        <w:lastRenderedPageBreak/>
        <w:t xml:space="preserve">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38"/>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38"/>
      <w:r w:rsidR="000D4B9A">
        <w:rPr>
          <w:rStyle w:val="CommentReference"/>
        </w:rPr>
        <w:commentReference w:id="38"/>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w:t>
      </w:r>
      <w:r w:rsidR="00AE0249">
        <w:rPr>
          <w:sz w:val="24"/>
          <w:szCs w:val="24"/>
        </w:rPr>
        <w:t>T</w:t>
      </w:r>
      <w:r w:rsidRPr="00DB2F80">
        <w:rPr>
          <w:sz w:val="24"/>
          <w:szCs w:val="24"/>
        </w:rPr>
        <w:t xml:space="preserve">he prevalence ratio is </w:t>
      </w:r>
      <w:r w:rsidR="00AE0249">
        <w:rPr>
          <w:sz w:val="24"/>
          <w:szCs w:val="24"/>
        </w:rPr>
        <w:t>advantageous because</w:t>
      </w:r>
      <w:r w:rsidRPr="00DB2F80">
        <w:rPr>
          <w:sz w:val="24"/>
          <w:szCs w:val="24"/>
        </w:rPr>
        <w:t xml:space="preserve">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commentRangeStart w:id="39"/>
    <w:p w14:paraId="59359BE6" w14:textId="43A047A1" w:rsidR="00D50AAE" w:rsidRDefault="00D50AAE" w:rsidP="0040206D">
      <w:pPr>
        <w:spacing w:line="360" w:lineRule="auto"/>
        <w:rPr>
          <w:sz w:val="24"/>
          <w:szCs w:val="24"/>
        </w:rPr>
      </w:pPr>
      <w:r>
        <w:rPr>
          <w:noProof/>
          <w:sz w:val="24"/>
          <w:szCs w:val="24"/>
        </w:rPr>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commentRangeEnd w:id="39"/>
      <w:r w:rsidR="00AE0249">
        <w:rPr>
          <w:rStyle w:val="CommentReference"/>
        </w:rPr>
        <w:commentReference w:id="39"/>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40" w:name="_eooihxbffjma" w:colFirst="0" w:colLast="0"/>
      <w:bookmarkEnd w:id="40"/>
      <w:r w:rsidRPr="00DB2F80">
        <w:rPr>
          <w:b/>
          <w:bCs/>
          <w:sz w:val="24"/>
          <w:szCs w:val="24"/>
        </w:rPr>
        <w:lastRenderedPageBreak/>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21E1948E"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w:t>
      </w:r>
      <w:r w:rsidR="00483941">
        <w:rPr>
          <w:sz w:val="24"/>
          <w:szCs w:val="24"/>
        </w:rPr>
        <w:t xml:space="preserve"> (Supplementary Materials)</w:t>
      </w:r>
      <w:r w:rsidRPr="00DB2F80">
        <w:rPr>
          <w:sz w:val="24"/>
          <w:szCs w:val="24"/>
        </w:rPr>
        <w:t xml:space="preserve">. The reference community had an equal number of both species, a total host abundance of 150 </w:t>
      </w:r>
      <w:r w:rsidRPr="00DB2F80">
        <w:rPr>
          <w:sz w:val="24"/>
          <w:szCs w:val="24"/>
        </w:rPr>
        <w:lastRenderedPageBreak/>
        <w:t>individuals, and a viral half-life of 1.35 days. Viral half-life was calculated as</w:t>
      </w:r>
      <w:commentRangeStart w:id="41"/>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41"/>
      <w:r>
        <w:rPr>
          <w:rStyle w:val="CommentReference"/>
        </w:rPr>
        <w:commentReference w:id="41"/>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42" w:name="_hlg486u4ytv" w:colFirst="0" w:colLast="0"/>
      <w:bookmarkEnd w:id="42"/>
      <w:commentRangeStart w:id="43"/>
      <w:r w:rsidRPr="00DB2F80">
        <w:rPr>
          <w:b/>
          <w:bCs/>
          <w:sz w:val="24"/>
          <w:szCs w:val="24"/>
        </w:rPr>
        <w:t>Community competence, host abundance, and water temperature</w:t>
      </w:r>
      <w:commentRangeEnd w:id="43"/>
      <w:r w:rsidR="00FD5740">
        <w:rPr>
          <w:rStyle w:val="CommentReference"/>
        </w:rPr>
        <w:commentReference w:id="43"/>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w:t>
      </w:r>
      <w:r w:rsidRPr="00DB2F80">
        <w:rPr>
          <w:sz w:val="24"/>
          <w:szCs w:val="24"/>
        </w:rPr>
        <w:lastRenderedPageBreak/>
        <w:t>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44" w:name="_duqqz2ezm5dj" w:colFirst="0" w:colLast="0"/>
      <w:bookmarkEnd w:id="44"/>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45" w:name="_d6c6k1e98qe6" w:colFirst="0" w:colLast="0"/>
      <w:bookmarkEnd w:id="45"/>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743BEE93"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w:t>
      </w:r>
      <w:r w:rsidR="00FD5740">
        <w:rPr>
          <w:sz w:val="24"/>
          <w:szCs w:val="24"/>
        </w:rPr>
        <w:t>correlation</w:t>
      </w:r>
      <w:r w:rsidRPr="00DB2F80">
        <w:rPr>
          <w:sz w:val="24"/>
          <w:szCs w:val="24"/>
        </w:rPr>
        <w:t>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xml:space="preserve">) while water has a significant negative </w:t>
      </w:r>
      <w:r w:rsidR="00FD5740">
        <w:rPr>
          <w:sz w:val="24"/>
          <w:szCs w:val="24"/>
        </w:rPr>
        <w:t>correlation</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46"/>
      <w:commentRangeStart w:id="47"/>
      <w:r w:rsidR="00EB1F41" w:rsidRPr="00DB2F80">
        <w:rPr>
          <w:sz w:val="24"/>
          <w:szCs w:val="24"/>
        </w:rPr>
        <w:t xml:space="preserve">lower water temperature </w:t>
      </w:r>
      <w:commentRangeEnd w:id="46"/>
      <w:r w:rsidR="00EB1F41">
        <w:rPr>
          <w:rStyle w:val="CommentReference"/>
        </w:rPr>
        <w:commentReference w:id="46"/>
      </w:r>
      <w:commentRangeEnd w:id="47"/>
      <w:r w:rsidR="00EB1F41">
        <w:rPr>
          <w:rStyle w:val="CommentReference"/>
        </w:rPr>
        <w:commentReference w:id="47"/>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 xml:space="preserve">Community competence and host </w:t>
      </w:r>
      <w:r w:rsidRPr="1646E0A0">
        <w:rPr>
          <w:sz w:val="24"/>
          <w:szCs w:val="24"/>
        </w:rPr>
        <w:lastRenderedPageBreak/>
        <w:t>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Default="0069435B" w:rsidP="00DB2F80">
      <w:pPr>
        <w:rPr>
          <w:b/>
          <w:bCs/>
          <w:sz w:val="24"/>
          <w:szCs w:val="24"/>
        </w:rPr>
      </w:pPr>
      <w:r w:rsidRPr="00DB2F80">
        <w:rPr>
          <w:b/>
          <w:bCs/>
          <w:sz w:val="24"/>
          <w:szCs w:val="24"/>
        </w:rPr>
        <w:t>Multi-species multimodal transmission model</w:t>
      </w:r>
    </w:p>
    <w:p w14:paraId="3127465B" w14:textId="77777777" w:rsidR="00FD5740" w:rsidRPr="00DB2F80" w:rsidRDefault="00FD5740" w:rsidP="00DB2F80">
      <w:pPr>
        <w:rPr>
          <w:sz w:val="24"/>
          <w:szCs w:val="24"/>
        </w:rPr>
      </w:pP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48"/>
      <w:commentRangeEnd w:id="48"/>
      <w:r w:rsidR="00184936">
        <w:rPr>
          <w:rStyle w:val="CommentReference"/>
        </w:rPr>
        <w:commentReference w:id="48"/>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49"/>
      <w:r w:rsidRPr="1646E0A0">
        <w:rPr>
          <w:sz w:val="24"/>
          <w:szCs w:val="24"/>
        </w:rPr>
        <w:t>model formulation</w:t>
      </w:r>
      <w:commentRangeEnd w:id="49"/>
      <w:r>
        <w:rPr>
          <w:rStyle w:val="CommentReference"/>
        </w:rPr>
        <w:commentReference w:id="49"/>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50" w:name="_o72aamdfl5uk"/>
      <w:bookmarkEnd w:id="50"/>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Default="0069435B" w:rsidP="00DB2F80">
      <w:pPr>
        <w:rPr>
          <w:b/>
          <w:bCs/>
          <w:sz w:val="24"/>
          <w:szCs w:val="24"/>
        </w:rPr>
      </w:pPr>
      <w:r w:rsidRPr="00DB2F80">
        <w:rPr>
          <w:b/>
          <w:bCs/>
          <w:sz w:val="24"/>
          <w:szCs w:val="24"/>
        </w:rPr>
        <w:t>Patterns of community competence, host abundance, and temperature in ephemeral wetlands</w:t>
      </w:r>
    </w:p>
    <w:p w14:paraId="2EBCB6FF" w14:textId="77777777" w:rsidR="00FD5740" w:rsidRPr="00DB2F80" w:rsidRDefault="00FD5740" w:rsidP="00DB2F80">
      <w:pPr>
        <w:rPr>
          <w:sz w:val="24"/>
          <w:szCs w:val="24"/>
        </w:rPr>
      </w:pPr>
    </w:p>
    <w:p w14:paraId="540AF43D" w14:textId="08214B12"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w:t>
      </w:r>
      <w:r w:rsidRPr="1646E0A0">
        <w:rPr>
          <w:sz w:val="24"/>
          <w:szCs w:val="24"/>
        </w:rPr>
        <w:lastRenderedPageBreak/>
        <w:t xml:space="preserve">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FD5740">
        <w:rPr>
          <w:sz w:val="24"/>
          <w:szCs w:val="24"/>
        </w:rPr>
        <w:t>B</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w:t>
      </w:r>
      <w:r w:rsidR="00FD5740">
        <w:rPr>
          <w:sz w:val="24"/>
          <w:szCs w:val="24"/>
        </w:rPr>
        <w:t xml:space="preserve"> (Figure 2C)</w:t>
      </w:r>
      <w:r w:rsidR="00184936" w:rsidRPr="1646E0A0">
        <w:rPr>
          <w:sz w:val="24"/>
          <w:szCs w:val="24"/>
        </w:rPr>
        <w:t xml:space="preserve">.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51" w:name="_3l8x3jxer0u4" w:colFirst="0" w:colLast="0"/>
      <w:bookmarkEnd w:id="51"/>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52" w:name="_l3iijzz0pprb" w:colFirst="0" w:colLast="0"/>
      <w:bookmarkEnd w:id="52"/>
      <w:r w:rsidRPr="00DB2F80">
        <w:rPr>
          <w:b/>
          <w:bCs/>
          <w:sz w:val="28"/>
          <w:szCs w:val="28"/>
        </w:rPr>
        <w:lastRenderedPageBreak/>
        <w:t>Discussion</w:t>
      </w:r>
    </w:p>
    <w:p w14:paraId="42CA1E87" w14:textId="5D5C6883"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w:t>
      </w:r>
      <w:r w:rsidR="00D24E70">
        <w:rPr>
          <w:sz w:val="24"/>
          <w:szCs w:val="24"/>
        </w:rPr>
        <w:t xml:space="preserve"> –</w:t>
      </w:r>
      <w:r w:rsidRPr="00DB2F80">
        <w:rPr>
          <w:sz w:val="24"/>
          <w:szCs w:val="24"/>
        </w:rPr>
        <w:t xml:space="preserve">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3CD1AEF8"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A95C8B">
        <w:rPr>
          <w:sz w:val="24"/>
          <w:szCs w:val="24"/>
        </w:rPr>
        <w:instrText xml:space="preserve"> ADDIN ZOTERO_ITEM CSL_CITATION {"citationID":"1bdLZPSx","properties":{"formattedCitation":"(P.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53"/>
      <w:r w:rsidR="5632406E" w:rsidRPr="31DB22D1">
        <w:rPr>
          <w:sz w:val="24"/>
          <w:szCs w:val="24"/>
        </w:rPr>
        <w:t xml:space="preserve">could </w:t>
      </w:r>
      <w:commentRangeEnd w:id="53"/>
      <w:r>
        <w:rPr>
          <w:rStyle w:val="CommentReference"/>
        </w:rPr>
        <w:commentReference w:id="53"/>
      </w:r>
      <w:r w:rsidRPr="31DB22D1">
        <w:rPr>
          <w:sz w:val="24"/>
          <w:szCs w:val="24"/>
        </w:rPr>
        <w:t>result in shorter but more severe epidemics when host densities are at their peak.</w:t>
      </w:r>
    </w:p>
    <w:p w14:paraId="68F44DEE" w14:textId="4AB94600" w:rsidR="002E6E0F" w:rsidRDefault="003817CE" w:rsidP="0040206D">
      <w:pPr>
        <w:spacing w:line="360" w:lineRule="auto"/>
        <w:ind w:firstLine="720"/>
        <w:rPr>
          <w:sz w:val="24"/>
          <w:szCs w:val="24"/>
        </w:rPr>
      </w:pPr>
      <w:r>
        <w:rPr>
          <w:sz w:val="24"/>
          <w:szCs w:val="24"/>
        </w:rPr>
        <w:t>We</w:t>
      </w:r>
      <w:r w:rsidR="0069435B" w:rsidRPr="00DB2F80">
        <w:rPr>
          <w:sz w:val="24"/>
          <w:szCs w:val="24"/>
        </w:rPr>
        <w:t xml:space="preserve"> found that host species with the highest </w:t>
      </w:r>
      <w:r w:rsidR="00A95C8B">
        <w:rPr>
          <w:sz w:val="24"/>
          <w:szCs w:val="24"/>
        </w:rPr>
        <w:t>competence (i.e., viral load)</w:t>
      </w:r>
      <w:r w:rsidR="0069435B" w:rsidRPr="00DB2F80">
        <w:rPr>
          <w:sz w:val="24"/>
          <w:szCs w:val="24"/>
        </w:rPr>
        <w:t xml:space="preserve"> were </w:t>
      </w:r>
      <w:r w:rsidR="00184936">
        <w:rPr>
          <w:sz w:val="24"/>
          <w:szCs w:val="24"/>
        </w:rPr>
        <w:t xml:space="preserve">often </w:t>
      </w:r>
      <w:r w:rsidR="0069435B" w:rsidRPr="00DB2F80">
        <w:rPr>
          <w:sz w:val="24"/>
          <w:szCs w:val="24"/>
        </w:rPr>
        <w:t>also those with the highest relative abundances in their communities, indicating a potential link between host abundance and competence.</w:t>
      </w:r>
      <w:r>
        <w:rPr>
          <w:sz w:val="24"/>
          <w:szCs w:val="24"/>
        </w:rPr>
        <w:t xml:space="preserve"> </w:t>
      </w:r>
      <w:r w:rsidR="0069435B" w:rsidRPr="00DB2F80">
        <w:rPr>
          <w:sz w:val="24"/>
          <w:szCs w:val="24"/>
        </w:rPr>
        <w:t xml:space="preserve">If host abundance and competence are positively correlated, then this may be important for understanding diversity-disease relationships more broadly. </w:t>
      </w:r>
      <w:r w:rsidR="00A95C8B">
        <w:rPr>
          <w:sz w:val="24"/>
          <w:szCs w:val="24"/>
        </w:rPr>
        <w:t>Indeed, t</w:t>
      </w:r>
      <w:r w:rsidR="0069435B" w:rsidRPr="00DB2F80">
        <w:rPr>
          <w:sz w:val="24"/>
          <w:szCs w:val="24"/>
        </w:rPr>
        <w:t xml:space="preserve">he connection between host life history traits and </w:t>
      </w:r>
      <w:r w:rsidR="0069435B" w:rsidRPr="00F00985">
        <w:rPr>
          <w:sz w:val="24"/>
          <w:szCs w:val="24"/>
        </w:rPr>
        <w:t xml:space="preserve">host competence is a growing area of research within disease ecology </w:t>
      </w:r>
      <w:r w:rsidR="0069435B"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0069435B"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0069435B" w:rsidRPr="00F00985">
        <w:rPr>
          <w:sz w:val="24"/>
          <w:szCs w:val="24"/>
        </w:rPr>
        <w:fldChar w:fldCharType="end"/>
      </w:r>
      <w:r w:rsidR="0069435B" w:rsidRPr="00F00985">
        <w:rPr>
          <w:sz w:val="24"/>
          <w:szCs w:val="24"/>
        </w:rPr>
        <w:t>.</w:t>
      </w:r>
      <w:r w:rsidR="0069435B"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w:t>
      </w:r>
      <w:r>
        <w:rPr>
          <w:sz w:val="24"/>
          <w:szCs w:val="24"/>
        </w:rPr>
        <w:t xml:space="preserve">pattern </w:t>
      </w:r>
      <w:r w:rsidR="0069435B" w:rsidRPr="00DB2F80">
        <w:rPr>
          <w:sz w:val="24"/>
          <w:szCs w:val="24"/>
        </w:rPr>
        <w:t xml:space="preserve">holds true across other disease systems is a promising area for future research. </w:t>
      </w:r>
    </w:p>
    <w:p w14:paraId="480C26B3" w14:textId="6B7C7F46" w:rsidR="00963B37" w:rsidRPr="00DB2F80" w:rsidRDefault="00963B37" w:rsidP="0040206D">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Pr>
          <w:sz w:val="24"/>
        </w:rPr>
        <w:t xml:space="preserve">(Berger et al., 1998; </w:t>
      </w:r>
      <w:proofErr w:type="spellStart"/>
      <w:r>
        <w:rPr>
          <w:sz w:val="24"/>
        </w:rPr>
        <w:t>Skerratt</w:t>
      </w:r>
      <w:proofErr w:type="spellEnd"/>
      <w:r>
        <w:rPr>
          <w:sz w:val="24"/>
        </w:rPr>
        <w:t xml:space="preserve">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Pr>
          <w:sz w:val="24"/>
        </w:rPr>
        <w:t>(</w:t>
      </w:r>
      <w:proofErr w:type="spellStart"/>
      <w:r>
        <w:rPr>
          <w:sz w:val="24"/>
        </w:rPr>
        <w:t>Isidoro-Ayza</w:t>
      </w:r>
      <w:proofErr w:type="spellEnd"/>
      <w:r>
        <w:rPr>
          <w:sz w:val="24"/>
        </w:rPr>
        <w:t xml:space="preserve"> et al., 2017)</w:t>
      </w:r>
      <w:r>
        <w:rPr>
          <w:sz w:val="24"/>
          <w:szCs w:val="24"/>
        </w:rPr>
        <w:fldChar w:fldCharType="end"/>
      </w:r>
      <w:r>
        <w:rPr>
          <w:sz w:val="24"/>
          <w:szCs w:val="24"/>
        </w:rPr>
        <w:t xml:space="preserve">. The pathogens causing these diseases tend to be generalists and are likely to be affected by host community competence, host abundance, and environmental factors. For example, chytridiomycosis is now thought to have influenced declines in over 500 species </w:t>
      </w:r>
      <w:r>
        <w:rPr>
          <w:sz w:val="24"/>
          <w:szCs w:val="24"/>
        </w:rPr>
        <w:fldChar w:fldCharType="begin"/>
      </w:r>
      <w:r>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w:t>
      </w:r>
      <w:r>
        <w:rPr>
          <w:sz w:val="24"/>
          <w:szCs w:val="24"/>
        </w:rPr>
        <w:lastRenderedPageBreak/>
        <w:t xml:space="preserve">are often tied to </w:t>
      </w:r>
      <w:proofErr w:type="spellStart"/>
      <w:r>
        <w:rPr>
          <w:sz w:val="24"/>
          <w:szCs w:val="24"/>
        </w:rPr>
        <w:t>ranids</w:t>
      </w:r>
      <w:proofErr w:type="spellEnd"/>
      <w:r>
        <w:rPr>
          <w:sz w:val="24"/>
          <w:szCs w:val="24"/>
        </w:rPr>
        <w:t xml:space="preserve"> </w:t>
      </w:r>
      <w:r>
        <w:rPr>
          <w:sz w:val="24"/>
          <w:szCs w:val="24"/>
        </w:rPr>
        <w:fldChar w:fldCharType="begin"/>
      </w:r>
      <w:r>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Pr>
          <w:rFonts w:ascii="Cambria Math" w:hAnsi="Cambria Math" w:cs="Cambria Math"/>
          <w:sz w:val="24"/>
          <w:szCs w:val="24"/>
        </w:rPr>
        <w:instrText>‐</w:instrText>
      </w:r>
      <w:r>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Pr>
          <w:rFonts w:ascii="Cambria Math" w:hAnsi="Cambria Math" w:cs="Cambria Math"/>
          <w:sz w:val="24"/>
          <w:szCs w:val="24"/>
        </w:rPr>
        <w:instrText>‐</w:instrText>
      </w:r>
      <w:r>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Pr>
          <w:rFonts w:ascii="Cambria Math" w:hAnsi="Cambria Math" w:cs="Cambria Math"/>
          <w:sz w:val="24"/>
          <w:szCs w:val="24"/>
        </w:rPr>
        <w:instrText>‐</w:instrText>
      </w:r>
      <w:r>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Pr>
          <w:rFonts w:ascii="Cambria Math" w:hAnsi="Cambria Math" w:cs="Cambria Math"/>
          <w:sz w:val="24"/>
          <w:szCs w:val="24"/>
        </w:rPr>
        <w:instrText>‐</w:instrText>
      </w:r>
      <w:r>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Pr>
          <w:rFonts w:ascii="Cambria Math" w:hAnsi="Cambria Math" w:cs="Cambria Math"/>
          <w:sz w:val="24"/>
          <w:szCs w:val="24"/>
        </w:rPr>
        <w:instrText>‐</w:instrText>
      </w:r>
      <w:r>
        <w:rPr>
          <w:sz w:val="24"/>
          <w:szCs w:val="24"/>
        </w:rPr>
        <w:instrText>variates. Co</w:instrText>
      </w:r>
      <w:r>
        <w:rPr>
          <w:rFonts w:ascii="Cambria Math" w:hAnsi="Cambria Math" w:cs="Cambria Math"/>
          <w:sz w:val="24"/>
          <w:szCs w:val="24"/>
        </w:rPr>
        <w:instrText>‐</w:instrText>
      </w:r>
      <w:r>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Pr>
          <w:rFonts w:ascii="Cambria Math" w:hAnsi="Cambria Math" w:cs="Cambria Math"/>
          <w:sz w:val="24"/>
          <w:szCs w:val="24"/>
        </w:rPr>
        <w:instrText>‐</w:instrText>
      </w:r>
      <w:r>
        <w:rPr>
          <w:sz w:val="24"/>
          <w:szCs w:val="24"/>
        </w:rPr>
        <w:instrText>recognized as a cause of anuran declines, especially in the context of pathogen co</w:instrText>
      </w:r>
      <w:r>
        <w:rPr>
          <w:rFonts w:ascii="Cambria Math" w:hAnsi="Cambria Math" w:cs="Cambria Math"/>
          <w:sz w:val="24"/>
          <w:szCs w:val="24"/>
        </w:rPr>
        <w:instrText>‐</w:instrText>
      </w:r>
      <w:r>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Pr>
          <w:rFonts w:ascii="Cambria Math" w:hAnsi="Cambria Math" w:cs="Cambria Math"/>
          <w:sz w:val="24"/>
          <w:szCs w:val="24"/>
        </w:rPr>
        <w:instrText>‐</w:instrText>
      </w:r>
      <w:r>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Pr>
          <w:sz w:val="24"/>
        </w:rPr>
        <w:t>(</w:t>
      </w:r>
      <w:proofErr w:type="spellStart"/>
      <w:r>
        <w:rPr>
          <w:sz w:val="24"/>
        </w:rPr>
        <w:t>Chambouvet</w:t>
      </w:r>
      <w:proofErr w:type="spellEnd"/>
      <w:r>
        <w:rPr>
          <w:sz w:val="24"/>
        </w:rPr>
        <w:t xml:space="preserve"> et al., 2015; </w:t>
      </w:r>
      <w:proofErr w:type="spellStart"/>
      <w:r>
        <w:rPr>
          <w:sz w:val="24"/>
        </w:rPr>
        <w:t>Smilansky</w:t>
      </w:r>
      <w:proofErr w:type="spellEnd"/>
      <w:r>
        <w:rPr>
          <w:sz w:val="24"/>
        </w:rPr>
        <w:t xml:space="preserve">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p>
    <w:p w14:paraId="54BDEF59" w14:textId="77777777" w:rsidR="0076507E" w:rsidRDefault="0069435B" w:rsidP="00782EF5">
      <w:pPr>
        <w:spacing w:line="360" w:lineRule="auto"/>
        <w:ind w:firstLine="720"/>
        <w:rPr>
          <w:ins w:id="54" w:author="Daniel Suh" w:date="2023-12-05T16:19:00Z"/>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(Bienentreu &amp; 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w:t>
      </w:r>
      <w:r w:rsidR="003817CE">
        <w:rPr>
          <w:sz w:val="24"/>
          <w:szCs w:val="24"/>
        </w:rPr>
        <w:t>Community</w:t>
      </w:r>
      <w:r w:rsidRPr="1646E0A0">
        <w:rPr>
          <w:sz w:val="24"/>
          <w:szCs w:val="24"/>
        </w:rPr>
        <w:t xml:space="preserve">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003817CE">
        <w:rPr>
          <w:sz w:val="24"/>
          <w:szCs w:val="24"/>
        </w:rPr>
        <w:t>, which</w:t>
      </w:r>
      <w:r w:rsidRPr="00F00985">
        <w:rPr>
          <w:sz w:val="24"/>
          <w:szCs w:val="24"/>
        </w:rPr>
        <w:t xml:space="preserve"> suggests the potential for the ideas presented here to occur more generally.</w:t>
      </w:r>
      <w:r w:rsidR="00202B66">
        <w:rPr>
          <w:sz w:val="24"/>
          <w:szCs w:val="24"/>
        </w:rPr>
        <w:t xml:space="preserve"> However, t</w:t>
      </w:r>
      <w:r w:rsidR="00202B66" w:rsidRPr="1646E0A0">
        <w:rPr>
          <w:sz w:val="24"/>
          <w:szCs w:val="24"/>
        </w:rPr>
        <w:t>he effects of temperature</w:t>
      </w:r>
      <w:r w:rsidR="00202B66">
        <w:rPr>
          <w:sz w:val="24"/>
          <w:szCs w:val="24"/>
        </w:rPr>
        <w:t xml:space="preserve"> </w:t>
      </w:r>
      <w:r w:rsidR="00202B66" w:rsidRPr="1646E0A0">
        <w:rPr>
          <w:sz w:val="24"/>
          <w:szCs w:val="24"/>
        </w:rPr>
        <w:t>can be idiosyncratic</w:t>
      </w:r>
      <w:r w:rsidR="00202B66">
        <w:rPr>
          <w:sz w:val="24"/>
          <w:szCs w:val="24"/>
        </w:rPr>
        <w:t xml:space="preserve"> because temperature ranges that favor host growth and pathogen transmission may not</w:t>
      </w:r>
      <w:r w:rsidR="00202B66" w:rsidRPr="1646E0A0">
        <w:rPr>
          <w:sz w:val="24"/>
          <w:szCs w:val="24"/>
        </w:rPr>
        <w:t xml:space="preserve"> </w:t>
      </w:r>
      <w:r w:rsidR="00202B66">
        <w:rPr>
          <w:sz w:val="24"/>
          <w:szCs w:val="24"/>
        </w:rPr>
        <w:t>overlap</w:t>
      </w:r>
      <w:r w:rsidR="00202B66" w:rsidRPr="1646E0A0">
        <w:rPr>
          <w:sz w:val="24"/>
          <w:szCs w:val="24"/>
        </w:rPr>
        <w:t xml:space="preserve"> </w:t>
      </w:r>
      <w:r w:rsidR="00202B66" w:rsidRPr="1646E0A0">
        <w:rPr>
          <w:sz w:val="24"/>
          <w:szCs w:val="24"/>
        </w:rPr>
        <w:fldChar w:fldCharType="begin"/>
      </w:r>
      <w:r w:rsidR="00202B66">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00202B66" w:rsidRPr="1646E0A0">
        <w:rPr>
          <w:sz w:val="24"/>
          <w:szCs w:val="24"/>
        </w:rPr>
        <w:fldChar w:fldCharType="separate"/>
      </w:r>
      <w:r w:rsidR="00202B66">
        <w:rPr>
          <w:sz w:val="24"/>
        </w:rPr>
        <w:t>(Gehman et al., 2018)</w:t>
      </w:r>
      <w:r w:rsidR="00202B66" w:rsidRPr="1646E0A0">
        <w:rPr>
          <w:sz w:val="24"/>
          <w:szCs w:val="24"/>
        </w:rPr>
        <w:fldChar w:fldCharType="end"/>
      </w:r>
      <w:r w:rsidR="00202B66" w:rsidRPr="1646E0A0">
        <w:rPr>
          <w:sz w:val="24"/>
          <w:szCs w:val="24"/>
        </w:rPr>
        <w:t>.</w:t>
      </w:r>
      <w:r w:rsidRPr="00F00985">
        <w:rPr>
          <w:sz w:val="24"/>
          <w:szCs w:val="24"/>
        </w:rPr>
        <w:t xml:space="preserve">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w:t>
      </w:r>
    </w:p>
    <w:p w14:paraId="7F5E8098" w14:textId="4C06E72B" w:rsidR="002E6E0F" w:rsidRPr="00DB2F80" w:rsidRDefault="00F93811" w:rsidP="00963B37">
      <w:pPr>
        <w:spacing w:line="360" w:lineRule="auto"/>
        <w:ind w:firstLine="720"/>
        <w:rPr>
          <w:sz w:val="24"/>
          <w:szCs w:val="24"/>
        </w:rPr>
      </w:pPr>
      <w:ins w:id="55" w:author="Daniel Suh" w:date="2023-12-05T15:48:00Z">
        <w:r>
          <w:rPr>
            <w:sz w:val="24"/>
            <w:szCs w:val="24"/>
          </w:rPr>
          <w:t xml:space="preserve">The relevance of our research extends beyond the </w:t>
        </w:r>
        <w:proofErr w:type="spellStart"/>
        <w:r>
          <w:rPr>
            <w:sz w:val="24"/>
            <w:szCs w:val="24"/>
          </w:rPr>
          <w:t>ranavirus</w:t>
        </w:r>
        <w:proofErr w:type="spellEnd"/>
        <w:r>
          <w:rPr>
            <w:sz w:val="24"/>
            <w:szCs w:val="24"/>
          </w:rPr>
          <w:t xml:space="preserve"> system and has implications for human health as well</w:t>
        </w:r>
      </w:ins>
      <w:ins w:id="56" w:author="Daniel Suh" w:date="2023-12-05T16:21:00Z">
        <w:r w:rsidR="003F71A1">
          <w:rPr>
            <w:sz w:val="24"/>
            <w:szCs w:val="24"/>
          </w:rPr>
          <w:t>. Many pathogens that have implications for human health because of infections in livestock or the potential of zoonotic transmission</w:t>
        </w:r>
      </w:ins>
      <w:ins w:id="57" w:author="Daniel Suh" w:date="2023-12-05T16:22:00Z">
        <w:r w:rsidR="003F71A1">
          <w:rPr>
            <w:sz w:val="24"/>
            <w:szCs w:val="24"/>
          </w:rPr>
          <w:t xml:space="preserve"> transmit through wildlife populations, but this is often understudied (CITATION).</w:t>
        </w:r>
      </w:ins>
      <w:ins w:id="58" w:author="Daniel Suh" w:date="2023-12-05T16:23:00Z">
        <w:r w:rsidR="003F71A1">
          <w:rPr>
            <w:sz w:val="24"/>
            <w:szCs w:val="24"/>
          </w:rPr>
          <w:t xml:space="preserve"> Transmission of FMDV from wildlife populations of buffalo into livestock cattle is well d</w:t>
        </w:r>
      </w:ins>
      <w:ins w:id="59" w:author="Daniel Suh" w:date="2023-12-05T16:24:00Z">
        <w:r w:rsidR="003F71A1">
          <w:rPr>
            <w:sz w:val="24"/>
            <w:szCs w:val="24"/>
          </w:rPr>
          <w:t>ocumented but may benefit from more explicit considerations of transmission in wildlife populations. Rotaviruses can infect livestock</w:t>
        </w:r>
      </w:ins>
      <w:ins w:id="60" w:author="Daniel Suh" w:date="2023-12-05T16:28:00Z">
        <w:r w:rsidR="003F71A1">
          <w:rPr>
            <w:sz w:val="24"/>
            <w:szCs w:val="24"/>
          </w:rPr>
          <w:t xml:space="preserve"> from wildlife populations</w:t>
        </w:r>
      </w:ins>
      <w:ins w:id="61" w:author="Daniel Suh" w:date="2023-12-05T16:24:00Z">
        <w:r w:rsidR="003F71A1">
          <w:rPr>
            <w:sz w:val="24"/>
            <w:szCs w:val="24"/>
          </w:rPr>
          <w:t xml:space="preserve"> and cause diarrheal disease in</w:t>
        </w:r>
      </w:ins>
      <w:ins w:id="62" w:author="Daniel Suh" w:date="2023-12-05T16:25:00Z">
        <w:r w:rsidR="003F71A1">
          <w:rPr>
            <w:sz w:val="24"/>
            <w:szCs w:val="24"/>
          </w:rPr>
          <w:t xml:space="preserve"> humans</w:t>
        </w:r>
      </w:ins>
      <w:ins w:id="63" w:author="Daniel Suh" w:date="2023-12-05T16:28:00Z">
        <w:r w:rsidR="003F71A1">
          <w:rPr>
            <w:sz w:val="24"/>
            <w:szCs w:val="24"/>
          </w:rPr>
          <w:t>,</w:t>
        </w:r>
      </w:ins>
      <w:ins w:id="64" w:author="Daniel Suh" w:date="2023-12-05T16:25:00Z">
        <w:r w:rsidR="003F71A1">
          <w:rPr>
            <w:sz w:val="24"/>
            <w:szCs w:val="24"/>
          </w:rPr>
          <w:t xml:space="preserve"> and wildlife transmission is expected to be an important driver of genetic reassortment, further complicating efforts to vaccinate against it.</w:t>
        </w:r>
      </w:ins>
      <w:ins w:id="65" w:author="Daniel Suh" w:date="2023-12-05T16:26:00Z">
        <w:r w:rsidR="003F71A1">
          <w:rPr>
            <w:sz w:val="24"/>
            <w:szCs w:val="24"/>
          </w:rPr>
          <w:t xml:space="preserve"> </w:t>
        </w:r>
      </w:ins>
      <w:del w:id="66" w:author="Daniel Suh" w:date="2023-12-05T16:26:00Z">
        <w:r w:rsidR="0076507E" w:rsidDel="003F71A1">
          <w:rPr>
            <w:sz w:val="24"/>
            <w:szCs w:val="24"/>
          </w:rPr>
          <w:delText xml:space="preserve">In </w:delText>
        </w:r>
        <w:r w:rsidR="0076507E" w:rsidDel="003F71A1">
          <w:rPr>
            <w:sz w:val="24"/>
            <w:szCs w:val="24"/>
          </w:rPr>
          <w:lastRenderedPageBreak/>
          <w:delText>other systems, such as in</w:delText>
        </w:r>
      </w:del>
      <w:ins w:id="67" w:author="Daniel Suh" w:date="2023-12-05T16:26:00Z">
        <w:r w:rsidR="003F71A1">
          <w:rPr>
            <w:sz w:val="24"/>
            <w:szCs w:val="24"/>
          </w:rPr>
          <w:t>In</w:t>
        </w:r>
      </w:ins>
      <w:r w:rsidR="0076507E">
        <w:rPr>
          <w:sz w:val="24"/>
          <w:szCs w:val="24"/>
        </w:rPr>
        <w:t xml:space="preserve"> avian influenza, recent reports of transmission in mammals highlight the need for understanding the transmission of pathogens that can utilize multiple host species and transmit through the environment </w:t>
      </w:r>
      <w:r w:rsidR="0076507E">
        <w:rPr>
          <w:sz w:val="24"/>
          <w:szCs w:val="24"/>
        </w:rPr>
        <w:fldChar w:fldCharType="begin"/>
      </w:r>
      <w:r w:rsidR="0076507E">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76507E">
        <w:rPr>
          <w:sz w:val="24"/>
          <w:szCs w:val="24"/>
        </w:rPr>
        <w:fldChar w:fldCharType="separate"/>
      </w:r>
      <w:r w:rsidR="0076507E" w:rsidRPr="00CA3424">
        <w:rPr>
          <w:sz w:val="24"/>
        </w:rPr>
        <w:t xml:space="preserve">(Agüero et al., 2023; Puryear et al., 2022; </w:t>
      </w:r>
      <w:proofErr w:type="spellStart"/>
      <w:r w:rsidR="0076507E" w:rsidRPr="00CA3424">
        <w:rPr>
          <w:sz w:val="24"/>
        </w:rPr>
        <w:t>Rohani</w:t>
      </w:r>
      <w:proofErr w:type="spellEnd"/>
      <w:r w:rsidR="0076507E" w:rsidRPr="00CA3424">
        <w:rPr>
          <w:sz w:val="24"/>
        </w:rPr>
        <w:t xml:space="preserve"> et al., 2009)</w:t>
      </w:r>
      <w:r w:rsidR="0076507E">
        <w:rPr>
          <w:sz w:val="24"/>
          <w:szCs w:val="24"/>
        </w:rPr>
        <w:fldChar w:fldCharType="end"/>
      </w:r>
      <w:r w:rsidR="0076507E">
        <w:rPr>
          <w:sz w:val="24"/>
          <w:szCs w:val="24"/>
        </w:rPr>
        <w:t>.</w:t>
      </w:r>
      <w:del w:id="68" w:author="Daniel Suh" w:date="2023-12-05T16:20:00Z">
        <w:r w:rsidR="0076507E" w:rsidDel="0076507E">
          <w:rPr>
            <w:sz w:val="24"/>
            <w:szCs w:val="24"/>
          </w:rPr>
          <w:delText xml:space="preserve"> </w:delText>
        </w:r>
      </w:del>
      <w:ins w:id="69" w:author="Daniel Suh" w:date="2023-12-05T16:26:00Z">
        <w:r w:rsidR="003F71A1">
          <w:rPr>
            <w:sz w:val="24"/>
            <w:szCs w:val="24"/>
          </w:rPr>
          <w:t xml:space="preserve">All of these systems </w:t>
        </w:r>
      </w:ins>
      <w:ins w:id="70" w:author="Daniel Suh" w:date="2023-12-05T16:27:00Z">
        <w:r w:rsidR="003F71A1">
          <w:rPr>
            <w:sz w:val="24"/>
            <w:szCs w:val="24"/>
          </w:rPr>
          <w:t xml:space="preserve">can benefit from a deeper understanding of the joint biotic and abiotic </w:t>
        </w:r>
      </w:ins>
      <w:ins w:id="71" w:author="Daniel Suh" w:date="2023-12-05T16:28:00Z">
        <w:r w:rsidR="003F71A1">
          <w:rPr>
            <w:sz w:val="24"/>
            <w:szCs w:val="24"/>
          </w:rPr>
          <w:t>factors involved</w:t>
        </w:r>
      </w:ins>
      <w:ins w:id="72" w:author="Daniel Suh" w:date="2023-12-05T16:29:00Z">
        <w:r w:rsidR="003F71A1">
          <w:rPr>
            <w:sz w:val="24"/>
            <w:szCs w:val="24"/>
          </w:rPr>
          <w:t xml:space="preserve">, and it may be essential to understand how different modes of transmission can be favored under changing </w:t>
        </w:r>
        <w:r w:rsidR="00963B37">
          <w:rPr>
            <w:sz w:val="24"/>
            <w:szCs w:val="24"/>
          </w:rPr>
          <w:t>conditions of the environment or host availability.</w:t>
        </w:r>
      </w:ins>
    </w:p>
    <w:p w14:paraId="67783EF4" w14:textId="739BF3CB"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xml:space="preserve">. </w:t>
      </w:r>
      <w:r w:rsidR="00A95C8B">
        <w:rPr>
          <w:sz w:val="24"/>
          <w:szCs w:val="24"/>
        </w:rPr>
        <w:t>C</w:t>
      </w:r>
      <w:r w:rsidRPr="31DB22D1">
        <w:rPr>
          <w:sz w:val="24"/>
          <w:szCs w:val="24"/>
        </w:rPr>
        <w:t>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A95C8B">
        <w:rPr>
          <w:sz w:val="24"/>
          <w:szCs w:val="24"/>
        </w:rPr>
        <w:instrText xml:space="preserve"> ADDIN ZOTERO_ITEM CSL_CITATION {"citationID":"ab5pKShv","properties":{"formattedCitation":"(Martin et al., 2016; Merrill &amp; Johnson, 2020)","plainCitation":"(Martin et al., 2016; Merrill &amp; Johnson, 2020)","noteIndex":0},"citationItems":[{"id":288,"uris":["http://zotero.org/users/8769338/items/T8D25RIU"],"itemData":{"id":288,"type":"article-journal","abstract":"The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A95C8B">
        <w:rPr>
          <w:sz w:val="24"/>
        </w:rPr>
        <w:t>(Martin et al., 2016; 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w:t>
      </w:r>
      <w:r w:rsidRPr="00DB2F80">
        <w:rPr>
          <w:sz w:val="24"/>
          <w:szCs w:val="24"/>
        </w:rPr>
        <w:lastRenderedPageBreak/>
        <w:t>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19631E46" w14:textId="77777777" w:rsidR="00327EFB" w:rsidRPr="00327EFB" w:rsidRDefault="0069435B" w:rsidP="00327EFB">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327EFB" w:rsidRPr="00327EFB">
        <w:t xml:space="preserve">Agüero, M., </w:t>
      </w:r>
      <w:proofErr w:type="spellStart"/>
      <w:r w:rsidR="00327EFB" w:rsidRPr="00327EFB">
        <w:t>Monne</w:t>
      </w:r>
      <w:proofErr w:type="spellEnd"/>
      <w:r w:rsidR="00327EFB" w:rsidRPr="00327EFB">
        <w:t xml:space="preserve">, I., Sánchez, A., Zecchin, B., </w:t>
      </w:r>
      <w:proofErr w:type="spellStart"/>
      <w:r w:rsidR="00327EFB" w:rsidRPr="00327EFB">
        <w:t>Fusaro</w:t>
      </w:r>
      <w:proofErr w:type="spellEnd"/>
      <w:r w:rsidR="00327EFB" w:rsidRPr="00327EFB">
        <w:t xml:space="preserve">, A., </w:t>
      </w:r>
      <w:proofErr w:type="spellStart"/>
      <w:r w:rsidR="00327EFB" w:rsidRPr="00327EFB">
        <w:t>Ruano</w:t>
      </w:r>
      <w:proofErr w:type="spellEnd"/>
      <w:r w:rsidR="00327EFB" w:rsidRPr="00327EFB">
        <w:t xml:space="preserve">, M. J., Del Valle </w:t>
      </w:r>
      <w:proofErr w:type="spellStart"/>
      <w:r w:rsidR="00327EFB" w:rsidRPr="00327EFB">
        <w:t>Arrojo</w:t>
      </w:r>
      <w:proofErr w:type="spellEnd"/>
      <w:r w:rsidR="00327EFB" w:rsidRPr="00327EFB">
        <w:t xml:space="preserve">, M., Fernández-Antonio, R., </w:t>
      </w:r>
      <w:proofErr w:type="spellStart"/>
      <w:r w:rsidR="00327EFB" w:rsidRPr="00327EFB">
        <w:t>Souto</w:t>
      </w:r>
      <w:proofErr w:type="spellEnd"/>
      <w:r w:rsidR="00327EFB" w:rsidRPr="00327EFB">
        <w:t xml:space="preserve">, A. M., </w:t>
      </w:r>
      <w:proofErr w:type="spellStart"/>
      <w:r w:rsidR="00327EFB" w:rsidRPr="00327EFB">
        <w:t>Tordable</w:t>
      </w:r>
      <w:proofErr w:type="spellEnd"/>
      <w:r w:rsidR="00327EFB" w:rsidRPr="00327EFB">
        <w:t xml:space="preserve">, P., </w:t>
      </w:r>
      <w:proofErr w:type="spellStart"/>
      <w:r w:rsidR="00327EFB" w:rsidRPr="00327EFB">
        <w:t>Cañás</w:t>
      </w:r>
      <w:proofErr w:type="spellEnd"/>
      <w:r w:rsidR="00327EFB" w:rsidRPr="00327EFB">
        <w:t xml:space="preserve">, J., </w:t>
      </w:r>
      <w:proofErr w:type="spellStart"/>
      <w:r w:rsidR="00327EFB" w:rsidRPr="00327EFB">
        <w:t>Bonfante</w:t>
      </w:r>
      <w:proofErr w:type="spellEnd"/>
      <w:r w:rsidR="00327EFB" w:rsidRPr="00327EFB">
        <w:t xml:space="preserve">, F., Giussani, E., </w:t>
      </w:r>
      <w:proofErr w:type="spellStart"/>
      <w:r w:rsidR="00327EFB" w:rsidRPr="00327EFB">
        <w:t>Terregino</w:t>
      </w:r>
      <w:proofErr w:type="spellEnd"/>
      <w:r w:rsidR="00327EFB" w:rsidRPr="00327EFB">
        <w:t xml:space="preserve">, C., &amp; </w:t>
      </w:r>
      <w:proofErr w:type="spellStart"/>
      <w:r w:rsidR="00327EFB" w:rsidRPr="00327EFB">
        <w:t>Orejas</w:t>
      </w:r>
      <w:proofErr w:type="spellEnd"/>
      <w:r w:rsidR="00327EFB" w:rsidRPr="00327EFB">
        <w:t xml:space="preserve">, J. J. (2023). Highly pathogenic avian influenza A(H5N1) virus infection in farmed minks, Spain, October 2022. </w:t>
      </w:r>
      <w:proofErr w:type="spellStart"/>
      <w:r w:rsidR="00327EFB" w:rsidRPr="00327EFB">
        <w:rPr>
          <w:i/>
          <w:iCs/>
        </w:rPr>
        <w:t>Eurosurveillance</w:t>
      </w:r>
      <w:proofErr w:type="spellEnd"/>
      <w:r w:rsidR="00327EFB" w:rsidRPr="00327EFB">
        <w:t xml:space="preserve">, </w:t>
      </w:r>
      <w:r w:rsidR="00327EFB" w:rsidRPr="00327EFB">
        <w:rPr>
          <w:i/>
          <w:iCs/>
        </w:rPr>
        <w:t>28</w:t>
      </w:r>
      <w:r w:rsidR="00327EFB" w:rsidRPr="00327EFB">
        <w:t>(3). https://doi.org/10.2807/1560-7917.ES.2023.28.3.2300001</w:t>
      </w:r>
    </w:p>
    <w:p w14:paraId="0A8D1B1B" w14:textId="77777777" w:rsidR="00327EFB" w:rsidRPr="00327EFB" w:rsidRDefault="00327EFB" w:rsidP="00327EFB">
      <w:pPr>
        <w:pStyle w:val="Bibliography"/>
      </w:pPr>
      <w:r w:rsidRPr="00327EFB">
        <w:t xml:space="preserve">Allender, M. C., </w:t>
      </w:r>
      <w:proofErr w:type="spellStart"/>
      <w:r w:rsidRPr="00327EFB">
        <w:t>Bunick</w:t>
      </w:r>
      <w:proofErr w:type="spellEnd"/>
      <w:r w:rsidRPr="00327EFB">
        <w:t xml:space="preserve">, D., &amp; Mitchell, M. A. (2013). Development and validation of TaqMan quantitative PCR for detection of frog virus 3-like virus in eastern box turtles (Terrapene </w:t>
      </w:r>
      <w:proofErr w:type="spellStart"/>
      <w:r w:rsidRPr="00327EFB">
        <w:t>carolina</w:t>
      </w:r>
      <w:proofErr w:type="spellEnd"/>
      <w:r w:rsidRPr="00327EFB">
        <w:t xml:space="preserve"> </w:t>
      </w:r>
      <w:proofErr w:type="spellStart"/>
      <w:r w:rsidRPr="00327EFB">
        <w:t>carolina</w:t>
      </w:r>
      <w:proofErr w:type="spellEnd"/>
      <w:r w:rsidRPr="00327EFB">
        <w:t xml:space="preserve">). </w:t>
      </w:r>
      <w:r w:rsidRPr="00327EFB">
        <w:rPr>
          <w:i/>
          <w:iCs/>
        </w:rPr>
        <w:t>Journal of Virological Methods</w:t>
      </w:r>
      <w:r w:rsidRPr="00327EFB">
        <w:t xml:space="preserve">, </w:t>
      </w:r>
      <w:r w:rsidRPr="00327EFB">
        <w:rPr>
          <w:i/>
          <w:iCs/>
        </w:rPr>
        <w:t>188</w:t>
      </w:r>
      <w:r w:rsidRPr="00327EFB">
        <w:t>(1–2), 121–125. https://doi.org/10.1016/j.jviromet.2012.12.012</w:t>
      </w:r>
    </w:p>
    <w:p w14:paraId="62558CB6" w14:textId="77777777" w:rsidR="00327EFB" w:rsidRPr="00327EFB" w:rsidRDefault="00327EFB" w:rsidP="00327EFB">
      <w:pPr>
        <w:pStyle w:val="Bibliography"/>
      </w:pPr>
      <w:proofErr w:type="spellStart"/>
      <w:r w:rsidRPr="00327EFB">
        <w:t>Altizer</w:t>
      </w:r>
      <w:proofErr w:type="spellEnd"/>
      <w:r w:rsidRPr="00327EFB">
        <w:t xml:space="preserve">, S., </w:t>
      </w:r>
      <w:proofErr w:type="spellStart"/>
      <w:r w:rsidRPr="00327EFB">
        <w:t>Ostfeld</w:t>
      </w:r>
      <w:proofErr w:type="spellEnd"/>
      <w:r w:rsidRPr="00327EFB">
        <w:t xml:space="preserve">, R. S., Johnson, P. T. J., </w:t>
      </w:r>
      <w:proofErr w:type="spellStart"/>
      <w:r w:rsidRPr="00327EFB">
        <w:t>Kutz</w:t>
      </w:r>
      <w:proofErr w:type="spellEnd"/>
      <w:r w:rsidRPr="00327EFB">
        <w:t xml:space="preserve">, S., &amp; Harvell, C. D. (2013). Climate Change and Infectious Diseases: From Evidence to a Predictive Framework. </w:t>
      </w:r>
      <w:r w:rsidRPr="00327EFB">
        <w:rPr>
          <w:i/>
          <w:iCs/>
        </w:rPr>
        <w:t>Science (American Association for the Advancement of Science)</w:t>
      </w:r>
      <w:r w:rsidRPr="00327EFB">
        <w:t xml:space="preserve">, </w:t>
      </w:r>
      <w:r w:rsidRPr="00327EFB">
        <w:rPr>
          <w:i/>
          <w:iCs/>
        </w:rPr>
        <w:t>341</w:t>
      </w:r>
      <w:r w:rsidRPr="00327EFB">
        <w:t>(6145), 514–519. https://doi.org/10.1126/science.1239401</w:t>
      </w:r>
    </w:p>
    <w:p w14:paraId="0703FAE9" w14:textId="77777777" w:rsidR="00327EFB" w:rsidRPr="00327EFB" w:rsidRDefault="00327EFB" w:rsidP="00327EFB">
      <w:pPr>
        <w:pStyle w:val="Bibliography"/>
      </w:pPr>
      <w:proofErr w:type="spellStart"/>
      <w:r w:rsidRPr="00327EFB">
        <w:t>Antonovics</w:t>
      </w:r>
      <w:proofErr w:type="spellEnd"/>
      <w:r w:rsidRPr="00327EFB">
        <w:t xml:space="preserve">, J., Wilson, A. J., Forbes, M. R., </w:t>
      </w:r>
      <w:proofErr w:type="spellStart"/>
      <w:r w:rsidRPr="00327EFB">
        <w:t>Hauffe</w:t>
      </w:r>
      <w:proofErr w:type="spellEnd"/>
      <w:r w:rsidRPr="00327EFB">
        <w:t xml:space="preserve">, H. C., Kallio, E. R., Leggett, H. C., </w:t>
      </w:r>
      <w:proofErr w:type="spellStart"/>
      <w:r w:rsidRPr="00327EFB">
        <w:t>Longdon</w:t>
      </w:r>
      <w:proofErr w:type="spellEnd"/>
      <w:r w:rsidRPr="00327EFB">
        <w:t xml:space="preserve">, B., Okamura, B., </w:t>
      </w:r>
      <w:proofErr w:type="spellStart"/>
      <w:r w:rsidRPr="00327EFB">
        <w:t>Sait</w:t>
      </w:r>
      <w:proofErr w:type="spellEnd"/>
      <w:r w:rsidRPr="00327EFB">
        <w:t xml:space="preserve">, S. M., &amp; Webster, J. P. (2017). The evolution of transmission mode. </w:t>
      </w:r>
      <w:r w:rsidRPr="00327EFB">
        <w:rPr>
          <w:i/>
          <w:iCs/>
        </w:rPr>
        <w:t>Philosophical Transactions of the Royal Society B: Biological Sciences</w:t>
      </w:r>
      <w:r w:rsidRPr="00327EFB">
        <w:t xml:space="preserve">, </w:t>
      </w:r>
      <w:r w:rsidRPr="00327EFB">
        <w:rPr>
          <w:i/>
          <w:iCs/>
        </w:rPr>
        <w:t>372</w:t>
      </w:r>
      <w:r w:rsidRPr="00327EFB">
        <w:t>(1719), 20160083. https://doi.org/10.1098/rstb.2016.0083</w:t>
      </w:r>
    </w:p>
    <w:p w14:paraId="3EBD797D" w14:textId="77777777" w:rsidR="00327EFB" w:rsidRPr="00327EFB" w:rsidRDefault="00327EFB" w:rsidP="00327EFB">
      <w:pPr>
        <w:pStyle w:val="Bibliography"/>
      </w:pPr>
      <w:r w:rsidRPr="00327EFB">
        <w:t xml:space="preserve">Atkinson, M. S., &amp; Savage, A. E. (2023). Widespread amphibian </w:t>
      </w:r>
      <w:proofErr w:type="spellStart"/>
      <w:r w:rsidRPr="00327EFB">
        <w:t>Perkinsea</w:t>
      </w:r>
      <w:proofErr w:type="spellEnd"/>
      <w:r w:rsidRPr="00327EFB">
        <w:t xml:space="preserve"> infections associated with </w:t>
      </w:r>
      <w:proofErr w:type="spellStart"/>
      <w:r w:rsidRPr="00327EFB">
        <w:t>Ranidae</w:t>
      </w:r>
      <w:proofErr w:type="spellEnd"/>
      <w:r w:rsidRPr="00327EFB">
        <w:t xml:space="preserve"> hosts, cooler months and </w:t>
      </w:r>
      <w:proofErr w:type="spellStart"/>
      <w:r w:rsidRPr="00327EFB">
        <w:t>Ranavirus</w:t>
      </w:r>
      <w:proofErr w:type="spellEnd"/>
      <w:r w:rsidRPr="00327EFB">
        <w:t xml:space="preserve"> co</w:t>
      </w:r>
      <w:r w:rsidRPr="00327EFB">
        <w:rPr>
          <w:rFonts w:ascii="Cambria Math" w:hAnsi="Cambria Math" w:cs="Cambria Math"/>
        </w:rPr>
        <w:t>‐</w:t>
      </w:r>
      <w:r w:rsidRPr="00327EFB">
        <w:t xml:space="preserve">infection. </w:t>
      </w:r>
      <w:r w:rsidRPr="00327EFB">
        <w:rPr>
          <w:i/>
          <w:iCs/>
        </w:rPr>
        <w:t>Journal of Animal Ecology</w:t>
      </w:r>
      <w:r w:rsidRPr="00327EFB">
        <w:t xml:space="preserve">, </w:t>
      </w:r>
      <w:r w:rsidRPr="00327EFB">
        <w:rPr>
          <w:i/>
          <w:iCs/>
        </w:rPr>
        <w:t>92</w:t>
      </w:r>
      <w:r w:rsidRPr="00327EFB">
        <w:t>(9), 1856–1868. https://doi.org/10.1111/1365-2656.13977</w:t>
      </w:r>
    </w:p>
    <w:p w14:paraId="05EA76C6" w14:textId="77777777" w:rsidR="00327EFB" w:rsidRPr="00327EFB" w:rsidRDefault="00327EFB" w:rsidP="00327EFB">
      <w:pPr>
        <w:pStyle w:val="Bibliography"/>
      </w:pPr>
      <w:r w:rsidRPr="00327EFB">
        <w:t xml:space="preserve">Becker, C. G., Rodriguez, D., Longo, A. V., </w:t>
      </w:r>
      <w:proofErr w:type="spellStart"/>
      <w:r w:rsidRPr="00327EFB">
        <w:t>Talaba</w:t>
      </w:r>
      <w:proofErr w:type="spellEnd"/>
      <w:r w:rsidRPr="00327EFB">
        <w:t xml:space="preserve">, A. L., &amp; Zamudio, K. R. (2012). Disease Risk in Temperate Amphibian Populations Is Higher at Closed-Canopy Sites. </w:t>
      </w:r>
      <w:proofErr w:type="spellStart"/>
      <w:r w:rsidRPr="00327EFB">
        <w:rPr>
          <w:i/>
          <w:iCs/>
        </w:rPr>
        <w:t>PloS</w:t>
      </w:r>
      <w:proofErr w:type="spellEnd"/>
      <w:r w:rsidRPr="00327EFB">
        <w:rPr>
          <w:i/>
          <w:iCs/>
        </w:rPr>
        <w:t xml:space="preserve"> One</w:t>
      </w:r>
      <w:r w:rsidRPr="00327EFB">
        <w:t xml:space="preserve">, </w:t>
      </w:r>
      <w:r w:rsidRPr="00327EFB">
        <w:rPr>
          <w:i/>
          <w:iCs/>
        </w:rPr>
        <w:t>7</w:t>
      </w:r>
      <w:r w:rsidRPr="00327EFB">
        <w:t>(10), e48205. https://doi.org/10.1371/journal.pone.0048205</w:t>
      </w:r>
    </w:p>
    <w:p w14:paraId="0EDB2C8D" w14:textId="77777777" w:rsidR="00327EFB" w:rsidRPr="00327EFB" w:rsidRDefault="00327EFB" w:rsidP="00327EFB">
      <w:pPr>
        <w:pStyle w:val="Bibliography"/>
      </w:pPr>
      <w:r w:rsidRPr="00327EFB">
        <w:t xml:space="preserve">Berger, L., </w:t>
      </w:r>
      <w:proofErr w:type="spellStart"/>
      <w:r w:rsidRPr="00327EFB">
        <w:t>Speare</w:t>
      </w:r>
      <w:proofErr w:type="spellEnd"/>
      <w:r w:rsidRPr="00327EFB">
        <w:t xml:space="preserve">, R., </w:t>
      </w:r>
      <w:proofErr w:type="spellStart"/>
      <w:r w:rsidRPr="00327EFB">
        <w:t>Daszak</w:t>
      </w:r>
      <w:proofErr w:type="spellEnd"/>
      <w:r w:rsidRPr="00327EFB">
        <w:t xml:space="preserve">, P., Green, D. E., Cunningham, A. A., Goggin, C. L., </w:t>
      </w:r>
      <w:proofErr w:type="spellStart"/>
      <w:r w:rsidRPr="00327EFB">
        <w:t>Slocombe</w:t>
      </w:r>
      <w:proofErr w:type="spellEnd"/>
      <w:r w:rsidRPr="00327EFB">
        <w:t xml:space="preserve">, R., Ragan, M. A., Hyatt, A. D., McDonald, K. R., Hines, H. B., Lips, K. R., </w:t>
      </w:r>
      <w:proofErr w:type="spellStart"/>
      <w:r w:rsidRPr="00327EFB">
        <w:t>Marantelli</w:t>
      </w:r>
      <w:proofErr w:type="spellEnd"/>
      <w:r w:rsidRPr="00327EFB">
        <w:t xml:space="preserve">, G., </w:t>
      </w:r>
      <w:r w:rsidRPr="00327EFB">
        <w:lastRenderedPageBreak/>
        <w:t xml:space="preserve">&amp; Parkes, H. (1998). Chytridiomycosis causes amphibian mortality associated with population declines in the rain forests of Australia and Central America. </w:t>
      </w:r>
      <w:r w:rsidRPr="00327EFB">
        <w:rPr>
          <w:i/>
          <w:iCs/>
        </w:rPr>
        <w:t>Proceedings of the National Academy of Sciences</w:t>
      </w:r>
      <w:r w:rsidRPr="00327EFB">
        <w:t xml:space="preserve">, </w:t>
      </w:r>
      <w:r w:rsidRPr="00327EFB">
        <w:rPr>
          <w:i/>
          <w:iCs/>
        </w:rPr>
        <w:t>95</w:t>
      </w:r>
      <w:r w:rsidRPr="00327EFB">
        <w:t>(15), 9031–9036. https://doi.org/10.1073/pnas.95.15.9031</w:t>
      </w:r>
    </w:p>
    <w:p w14:paraId="0948CD8E" w14:textId="77777777" w:rsidR="00327EFB" w:rsidRPr="00327EFB" w:rsidRDefault="00327EFB" w:rsidP="00327EFB">
      <w:pPr>
        <w:pStyle w:val="Bibliography"/>
      </w:pPr>
      <w:proofErr w:type="spellStart"/>
      <w:r w:rsidRPr="00327EFB">
        <w:t>Bienentreu</w:t>
      </w:r>
      <w:proofErr w:type="spellEnd"/>
      <w:r w:rsidRPr="00327EFB">
        <w:t xml:space="preserve">, J.-F., &amp; </w:t>
      </w:r>
      <w:proofErr w:type="spellStart"/>
      <w:r w:rsidRPr="00327EFB">
        <w:t>Lesbarrères</w:t>
      </w:r>
      <w:proofErr w:type="spellEnd"/>
      <w:r w:rsidRPr="00327EFB">
        <w:t xml:space="preserve">, D. (2020). Amphibian Disease Ecology: Are We Just Scratching the Surface? </w:t>
      </w:r>
      <w:proofErr w:type="spellStart"/>
      <w:r w:rsidRPr="00327EFB">
        <w:rPr>
          <w:i/>
          <w:iCs/>
        </w:rPr>
        <w:t>Herpetologica</w:t>
      </w:r>
      <w:proofErr w:type="spellEnd"/>
      <w:r w:rsidRPr="00327EFB">
        <w:t xml:space="preserve">, </w:t>
      </w:r>
      <w:r w:rsidRPr="00327EFB">
        <w:rPr>
          <w:i/>
          <w:iCs/>
        </w:rPr>
        <w:t>76</w:t>
      </w:r>
      <w:r w:rsidRPr="00327EFB">
        <w:t>(2), 153. https://doi.org/10.1655/0018-0831-76.2.153</w:t>
      </w:r>
    </w:p>
    <w:p w14:paraId="49027A21" w14:textId="77777777" w:rsidR="00327EFB" w:rsidRPr="00327EFB" w:rsidRDefault="00327EFB" w:rsidP="00327EFB">
      <w:pPr>
        <w:pStyle w:val="Bibliography"/>
      </w:pPr>
      <w:proofErr w:type="spellStart"/>
      <w:r w:rsidRPr="00327EFB">
        <w:t>Blaustein</w:t>
      </w:r>
      <w:proofErr w:type="spellEnd"/>
      <w:r w:rsidRPr="00327EFB">
        <w:t xml:space="preserve">, A. R., Walls, S. C., Bancroft, B. A., Lawler, J. J., Searle, C. L., &amp; </w:t>
      </w:r>
      <w:proofErr w:type="spellStart"/>
      <w:r w:rsidRPr="00327EFB">
        <w:t>Gervasi</w:t>
      </w:r>
      <w:proofErr w:type="spellEnd"/>
      <w:r w:rsidRPr="00327EFB">
        <w:t xml:space="preserve">, S. S. (2010). Direct and Indirect Effects of Climate Change on Amphibian Populations. </w:t>
      </w:r>
      <w:r w:rsidRPr="00327EFB">
        <w:rPr>
          <w:i/>
          <w:iCs/>
        </w:rPr>
        <w:t>Diversity</w:t>
      </w:r>
      <w:r w:rsidRPr="00327EFB">
        <w:t xml:space="preserve">, </w:t>
      </w:r>
      <w:r w:rsidRPr="00327EFB">
        <w:rPr>
          <w:i/>
          <w:iCs/>
        </w:rPr>
        <w:t>2</w:t>
      </w:r>
      <w:r w:rsidRPr="00327EFB">
        <w:t>(2), 281–313. https://doi.org/10.3390/d2020281</w:t>
      </w:r>
    </w:p>
    <w:p w14:paraId="7F143101" w14:textId="77777777" w:rsidR="00327EFB" w:rsidRPr="00327EFB" w:rsidRDefault="00327EFB" w:rsidP="00327EFB">
      <w:pPr>
        <w:pStyle w:val="Bibliography"/>
      </w:pPr>
      <w:proofErr w:type="spellStart"/>
      <w:r w:rsidRPr="00327EFB">
        <w:t>Brnić</w:t>
      </w:r>
      <w:proofErr w:type="spellEnd"/>
      <w:r w:rsidRPr="00327EFB">
        <w:t xml:space="preserve">, D., </w:t>
      </w:r>
      <w:proofErr w:type="spellStart"/>
      <w:r w:rsidRPr="00327EFB">
        <w:t>Čolić</w:t>
      </w:r>
      <w:proofErr w:type="spellEnd"/>
      <w:r w:rsidRPr="00327EFB">
        <w:t xml:space="preserve">, D., </w:t>
      </w:r>
      <w:proofErr w:type="spellStart"/>
      <w:r w:rsidRPr="00327EFB">
        <w:t>Kunić</w:t>
      </w:r>
      <w:proofErr w:type="spellEnd"/>
      <w:r w:rsidRPr="00327EFB">
        <w:t xml:space="preserve">, V., </w:t>
      </w:r>
      <w:proofErr w:type="spellStart"/>
      <w:r w:rsidRPr="00327EFB">
        <w:t>Maltar-Strmečki</w:t>
      </w:r>
      <w:proofErr w:type="spellEnd"/>
      <w:r w:rsidRPr="00327EFB">
        <w:t xml:space="preserve">, N., </w:t>
      </w:r>
      <w:proofErr w:type="spellStart"/>
      <w:r w:rsidRPr="00327EFB">
        <w:t>Krešić</w:t>
      </w:r>
      <w:proofErr w:type="spellEnd"/>
      <w:r w:rsidRPr="00327EFB">
        <w:t xml:space="preserve">, N., </w:t>
      </w:r>
      <w:proofErr w:type="spellStart"/>
      <w:r w:rsidRPr="00327EFB">
        <w:t>Konjević</w:t>
      </w:r>
      <w:proofErr w:type="spellEnd"/>
      <w:r w:rsidRPr="00327EFB">
        <w:t xml:space="preserve">, D., </w:t>
      </w:r>
      <w:proofErr w:type="spellStart"/>
      <w:r w:rsidRPr="00327EFB">
        <w:t>Bujanić</w:t>
      </w:r>
      <w:proofErr w:type="spellEnd"/>
      <w:r w:rsidRPr="00327EFB">
        <w:t xml:space="preserve">, M., </w:t>
      </w:r>
      <w:proofErr w:type="spellStart"/>
      <w:r w:rsidRPr="00327EFB">
        <w:t>Bačani</w:t>
      </w:r>
      <w:proofErr w:type="spellEnd"/>
      <w:r w:rsidRPr="00327EFB">
        <w:t xml:space="preserve">, I., </w:t>
      </w:r>
      <w:proofErr w:type="spellStart"/>
      <w:r w:rsidRPr="00327EFB">
        <w:t>Hižman</w:t>
      </w:r>
      <w:proofErr w:type="spellEnd"/>
      <w:r w:rsidRPr="00327EFB">
        <w:t xml:space="preserve">, D., &amp; </w:t>
      </w:r>
      <w:proofErr w:type="spellStart"/>
      <w:r w:rsidRPr="00327EFB">
        <w:t>Jemeršić</w:t>
      </w:r>
      <w:proofErr w:type="spellEnd"/>
      <w:r w:rsidRPr="00327EFB">
        <w:t xml:space="preserve">, L. (2022). Rotavirus A in Domestic Pigs and Wild Boars: High Genetic Diversity and Interspecies Transmission. </w:t>
      </w:r>
      <w:r w:rsidRPr="00327EFB">
        <w:rPr>
          <w:i/>
          <w:iCs/>
        </w:rPr>
        <w:t>Viruses</w:t>
      </w:r>
      <w:r w:rsidRPr="00327EFB">
        <w:t xml:space="preserve">, </w:t>
      </w:r>
      <w:r w:rsidRPr="00327EFB">
        <w:rPr>
          <w:i/>
          <w:iCs/>
        </w:rPr>
        <w:t>14</w:t>
      </w:r>
      <w:r w:rsidRPr="00327EFB">
        <w:t>(9), 2028. https://doi.org/10.3390/v14092028</w:t>
      </w:r>
    </w:p>
    <w:p w14:paraId="44A8FE95" w14:textId="77777777" w:rsidR="00327EFB" w:rsidRPr="00327EFB" w:rsidRDefault="00327EFB" w:rsidP="00327EFB">
      <w:pPr>
        <w:pStyle w:val="Bibliography"/>
      </w:pPr>
      <w:r w:rsidRPr="00327EFB">
        <w:t xml:space="preserve">Brown, J. D., </w:t>
      </w:r>
      <w:proofErr w:type="spellStart"/>
      <w:r w:rsidRPr="00327EFB">
        <w:t>Goekjian</w:t>
      </w:r>
      <w:proofErr w:type="spellEnd"/>
      <w:r w:rsidRPr="00327EFB">
        <w:t xml:space="preserve">, G., Poulson, R., </w:t>
      </w:r>
      <w:proofErr w:type="spellStart"/>
      <w:r w:rsidRPr="00327EFB">
        <w:t>Valeika</w:t>
      </w:r>
      <w:proofErr w:type="spellEnd"/>
      <w:r w:rsidRPr="00327EFB">
        <w:t xml:space="preserve">, S., &amp; </w:t>
      </w:r>
      <w:proofErr w:type="spellStart"/>
      <w:r w:rsidRPr="00327EFB">
        <w:t>Stallknecht</w:t>
      </w:r>
      <w:proofErr w:type="spellEnd"/>
      <w:r w:rsidRPr="00327EFB">
        <w:t xml:space="preserve">, D. E. (2009). Avian influenza virus in water: Infectivity is dependent on pH, </w:t>
      </w:r>
      <w:proofErr w:type="gramStart"/>
      <w:r w:rsidRPr="00327EFB">
        <w:t>salinity</w:t>
      </w:r>
      <w:proofErr w:type="gramEnd"/>
      <w:r w:rsidRPr="00327EFB">
        <w:t xml:space="preserve"> and temperature. </w:t>
      </w:r>
      <w:r w:rsidRPr="00327EFB">
        <w:rPr>
          <w:i/>
          <w:iCs/>
        </w:rPr>
        <w:t>Veterinary Microbiology</w:t>
      </w:r>
      <w:r w:rsidRPr="00327EFB">
        <w:t xml:space="preserve">, </w:t>
      </w:r>
      <w:r w:rsidRPr="00327EFB">
        <w:rPr>
          <w:i/>
          <w:iCs/>
        </w:rPr>
        <w:t>136</w:t>
      </w:r>
      <w:r w:rsidRPr="00327EFB">
        <w:t>(1–2), 20–26. https://doi.org/10.1016/j.vetmic.2008.10.027</w:t>
      </w:r>
    </w:p>
    <w:p w14:paraId="223B6057" w14:textId="77777777" w:rsidR="00327EFB" w:rsidRPr="00327EFB" w:rsidRDefault="00327EFB" w:rsidP="00327EFB">
      <w:pPr>
        <w:pStyle w:val="Bibliography"/>
      </w:pPr>
      <w:r w:rsidRPr="00327EFB">
        <w:t xml:space="preserve">Brunner, J. L., Beaty, L., </w:t>
      </w:r>
      <w:proofErr w:type="spellStart"/>
      <w:r w:rsidRPr="00327EFB">
        <w:t>Guitard</w:t>
      </w:r>
      <w:proofErr w:type="spellEnd"/>
      <w:r w:rsidRPr="00327EFB">
        <w:t xml:space="preserve">, A., &amp; Russell, D. (2017). Heterogeneities in the infection process drive </w:t>
      </w:r>
      <w:proofErr w:type="spellStart"/>
      <w:r w:rsidRPr="00327EFB">
        <w:t>ranavirus</w:t>
      </w:r>
      <w:proofErr w:type="spellEnd"/>
      <w:r w:rsidRPr="00327EFB">
        <w:t xml:space="preserve"> transmission. </w:t>
      </w:r>
      <w:r w:rsidRPr="00327EFB">
        <w:rPr>
          <w:i/>
          <w:iCs/>
        </w:rPr>
        <w:t>Ecology</w:t>
      </w:r>
      <w:r w:rsidRPr="00327EFB">
        <w:t xml:space="preserve">, </w:t>
      </w:r>
      <w:r w:rsidRPr="00327EFB">
        <w:rPr>
          <w:i/>
          <w:iCs/>
        </w:rPr>
        <w:t>98</w:t>
      </w:r>
      <w:r w:rsidRPr="00327EFB">
        <w:t>(2), 576–582. https://doi.org/10.1002/ecy.1644</w:t>
      </w:r>
    </w:p>
    <w:p w14:paraId="5AEBA4A6" w14:textId="77777777" w:rsidR="00327EFB" w:rsidRPr="00327EFB" w:rsidRDefault="00327EFB" w:rsidP="00327EFB">
      <w:pPr>
        <w:pStyle w:val="Bibliography"/>
      </w:pPr>
      <w:r w:rsidRPr="00327EFB">
        <w:t xml:space="preserve">Brunner, J. L., &amp; </w:t>
      </w:r>
      <w:proofErr w:type="spellStart"/>
      <w:r w:rsidRPr="00327EFB">
        <w:t>Yarber</w:t>
      </w:r>
      <w:proofErr w:type="spellEnd"/>
      <w:r w:rsidRPr="00327EFB">
        <w:t xml:space="preserve">, C. M. (2018). Evaluating the Importance of Environmental Persistence for </w:t>
      </w:r>
      <w:proofErr w:type="spellStart"/>
      <w:r w:rsidRPr="00327EFB">
        <w:t>Ranavirus</w:t>
      </w:r>
      <w:proofErr w:type="spellEnd"/>
      <w:r w:rsidRPr="00327EFB">
        <w:t xml:space="preserve"> Transmission and Epidemiology. In </w:t>
      </w:r>
      <w:r w:rsidRPr="00327EFB">
        <w:rPr>
          <w:i/>
          <w:iCs/>
        </w:rPr>
        <w:t>Advances in virus research</w:t>
      </w:r>
      <w:r w:rsidRPr="00327EFB">
        <w:t xml:space="preserve"> (Vol. 101, pp. 129–148). https://www.ncbi.nlm.nih.gov/pubmed/29908588</w:t>
      </w:r>
    </w:p>
    <w:p w14:paraId="1D18533E" w14:textId="77777777" w:rsidR="00327EFB" w:rsidRPr="00327EFB" w:rsidRDefault="00327EFB" w:rsidP="00327EFB">
      <w:pPr>
        <w:pStyle w:val="Bibliography"/>
      </w:pPr>
      <w:proofErr w:type="spellStart"/>
      <w:r w:rsidRPr="00327EFB">
        <w:t>Chambouvet</w:t>
      </w:r>
      <w:proofErr w:type="spellEnd"/>
      <w:r w:rsidRPr="00327EFB">
        <w:t xml:space="preserve">, A., Gower, D. J., </w:t>
      </w:r>
      <w:proofErr w:type="spellStart"/>
      <w:r w:rsidRPr="00327EFB">
        <w:t>Jirků</w:t>
      </w:r>
      <w:proofErr w:type="spellEnd"/>
      <w:r w:rsidRPr="00327EFB">
        <w:t xml:space="preserve">, M., </w:t>
      </w:r>
      <w:proofErr w:type="spellStart"/>
      <w:r w:rsidRPr="00327EFB">
        <w:t>Yabsley</w:t>
      </w:r>
      <w:proofErr w:type="spellEnd"/>
      <w:r w:rsidRPr="00327EFB">
        <w:t xml:space="preserve">, M. J., Davis, A. K., Leonard, G., Maguire, F., Doherty-Bone, T. M., </w:t>
      </w:r>
      <w:proofErr w:type="spellStart"/>
      <w:r w:rsidRPr="00327EFB">
        <w:t>Bittencourt</w:t>
      </w:r>
      <w:proofErr w:type="spellEnd"/>
      <w:r w:rsidRPr="00327EFB">
        <w:t xml:space="preserve">-Silva, G. B., Wilkinson, M., &amp; Richards, T. A. (2015). Cryptic infection of a broad taxonomic and geographic diversity of tadpoles by </w:t>
      </w:r>
      <w:proofErr w:type="spellStart"/>
      <w:r w:rsidRPr="00327EFB">
        <w:t>Perkinsea</w:t>
      </w:r>
      <w:proofErr w:type="spellEnd"/>
      <w:r w:rsidRPr="00327EFB">
        <w:t xml:space="preserve"> </w:t>
      </w:r>
      <w:r w:rsidRPr="00327EFB">
        <w:lastRenderedPageBreak/>
        <w:t xml:space="preserve">protists. </w:t>
      </w:r>
      <w:r w:rsidRPr="00327EFB">
        <w:rPr>
          <w:i/>
          <w:iCs/>
        </w:rPr>
        <w:t>Proceedings of the National Academy of Sciences</w:t>
      </w:r>
      <w:r w:rsidRPr="00327EFB">
        <w:t xml:space="preserve">, </w:t>
      </w:r>
      <w:r w:rsidRPr="00327EFB">
        <w:rPr>
          <w:i/>
          <w:iCs/>
        </w:rPr>
        <w:t>112</w:t>
      </w:r>
      <w:r w:rsidRPr="00327EFB">
        <w:t>(34). https://doi.org/10.1073/pnas.1500163112</w:t>
      </w:r>
    </w:p>
    <w:p w14:paraId="493E2A52" w14:textId="77777777" w:rsidR="00327EFB" w:rsidRPr="00327EFB" w:rsidRDefault="00327EFB" w:rsidP="00327EFB">
      <w:pPr>
        <w:pStyle w:val="Bibliography"/>
      </w:pPr>
      <w:r w:rsidRPr="00327EFB">
        <w:t xml:space="preserve">Cohen, J. M., </w:t>
      </w:r>
      <w:proofErr w:type="spellStart"/>
      <w:r w:rsidRPr="00327EFB">
        <w:t>Civitello</w:t>
      </w:r>
      <w:proofErr w:type="spellEnd"/>
      <w:r w:rsidRPr="00327EFB">
        <w:t xml:space="preserve">, D. J., Brace, A. J., </w:t>
      </w:r>
      <w:proofErr w:type="spellStart"/>
      <w:r w:rsidRPr="00327EFB">
        <w:t>Feichtinger</w:t>
      </w:r>
      <w:proofErr w:type="spellEnd"/>
      <w:r w:rsidRPr="00327EFB">
        <w:t xml:space="preserve">, E. M., Ortega, C. N., Richardson, J. C., Sauer, E. L., Liu, X., &amp; Rohr, J. R. (2016). Spatial scale modulates the strength of ecological processes driving disease distributions. </w:t>
      </w:r>
      <w:r w:rsidRPr="00327EFB">
        <w:rPr>
          <w:i/>
          <w:iCs/>
        </w:rPr>
        <w:t>Proceedings of the National Academy of Sciences</w:t>
      </w:r>
      <w:r w:rsidRPr="00327EFB">
        <w:t xml:space="preserve">, </w:t>
      </w:r>
      <w:r w:rsidRPr="00327EFB">
        <w:rPr>
          <w:i/>
          <w:iCs/>
        </w:rPr>
        <w:t>113</w:t>
      </w:r>
      <w:r w:rsidRPr="00327EFB">
        <w:t>(24), E3359–E3364. https://doi.org/10.1073/pnas.1521657113</w:t>
      </w:r>
    </w:p>
    <w:p w14:paraId="70EA597D" w14:textId="77777777" w:rsidR="00327EFB" w:rsidRPr="00327EFB" w:rsidRDefault="00327EFB" w:rsidP="00327EFB">
      <w:pPr>
        <w:pStyle w:val="Bibliography"/>
      </w:pPr>
      <w:r w:rsidRPr="00327EFB">
        <w:t xml:space="preserve">Coleman, A. L. (2018). </w:t>
      </w:r>
      <w:r w:rsidRPr="00327EFB">
        <w:rPr>
          <w:i/>
          <w:iCs/>
        </w:rPr>
        <w:t>Incorporating environmental factors into discussions of diversity-disease relationships</w:t>
      </w:r>
      <w:r w:rsidRPr="00327EFB">
        <w:t>. University of Georgia.</w:t>
      </w:r>
    </w:p>
    <w:p w14:paraId="6977F81C" w14:textId="77777777" w:rsidR="00327EFB" w:rsidRPr="00327EFB" w:rsidRDefault="00327EFB" w:rsidP="00327EFB">
      <w:pPr>
        <w:pStyle w:val="Bibliography"/>
      </w:pPr>
      <w:r w:rsidRPr="00327EFB">
        <w:t xml:space="preserve">Cook, N. (2004). The zoonotic potential of rotavirus. </w:t>
      </w:r>
      <w:r w:rsidRPr="00327EFB">
        <w:rPr>
          <w:i/>
          <w:iCs/>
        </w:rPr>
        <w:t>Journal of Infection</w:t>
      </w:r>
      <w:r w:rsidRPr="00327EFB">
        <w:t xml:space="preserve">, </w:t>
      </w:r>
      <w:r w:rsidRPr="00327EFB">
        <w:rPr>
          <w:i/>
          <w:iCs/>
        </w:rPr>
        <w:t>48</w:t>
      </w:r>
      <w:r w:rsidRPr="00327EFB">
        <w:t>(4), 289–302. https://doi.org/10.1016/j.jinf.2004.01.018</w:t>
      </w:r>
    </w:p>
    <w:p w14:paraId="3A7632FF" w14:textId="77777777" w:rsidR="00327EFB" w:rsidRPr="00327EFB" w:rsidRDefault="00327EFB" w:rsidP="00327EFB">
      <w:pPr>
        <w:pStyle w:val="Bibliography"/>
      </w:pPr>
      <w:r w:rsidRPr="00327EFB">
        <w:t xml:space="preserve">Davis, A. K., </w:t>
      </w:r>
      <w:proofErr w:type="spellStart"/>
      <w:r w:rsidRPr="00327EFB">
        <w:t>Yabsley</w:t>
      </w:r>
      <w:proofErr w:type="spellEnd"/>
      <w:r w:rsidRPr="00327EFB">
        <w:t xml:space="preserve">, M. J., Kevin Keel, M., &amp; </w:t>
      </w:r>
      <w:proofErr w:type="spellStart"/>
      <w:r w:rsidRPr="00327EFB">
        <w:t>Maerz</w:t>
      </w:r>
      <w:proofErr w:type="spellEnd"/>
      <w:r w:rsidRPr="00327EFB">
        <w:t xml:space="preserve">, J. C. (2007). Discovery of a Novel Alveolate Pathogen Affecting Southern Leopard Frogs in Georgia: Description of the Disease and Host Effects. </w:t>
      </w:r>
      <w:proofErr w:type="spellStart"/>
      <w:r w:rsidRPr="00327EFB">
        <w:rPr>
          <w:i/>
          <w:iCs/>
        </w:rPr>
        <w:t>EcoHealth</w:t>
      </w:r>
      <w:proofErr w:type="spellEnd"/>
      <w:r w:rsidRPr="00327EFB">
        <w:t xml:space="preserve">, </w:t>
      </w:r>
      <w:r w:rsidRPr="00327EFB">
        <w:rPr>
          <w:i/>
          <w:iCs/>
        </w:rPr>
        <w:t>4</w:t>
      </w:r>
      <w:r w:rsidRPr="00327EFB">
        <w:t>(3), 310–317. https://doi.org/10.1007/s10393-007-0115-3</w:t>
      </w:r>
    </w:p>
    <w:p w14:paraId="638F3EE5" w14:textId="77777777" w:rsidR="00327EFB" w:rsidRPr="00327EFB" w:rsidRDefault="00327EFB" w:rsidP="00327EFB">
      <w:pPr>
        <w:pStyle w:val="Bibliography"/>
      </w:pPr>
      <w:proofErr w:type="spellStart"/>
      <w:r w:rsidRPr="00327EFB">
        <w:t>Diekmann</w:t>
      </w:r>
      <w:proofErr w:type="spellEnd"/>
      <w:r w:rsidRPr="00327EFB">
        <w:t xml:space="preserve">, O., </w:t>
      </w:r>
      <w:proofErr w:type="spellStart"/>
      <w:r w:rsidRPr="00327EFB">
        <w:t>Heesterbeek</w:t>
      </w:r>
      <w:proofErr w:type="spellEnd"/>
      <w:r w:rsidRPr="00327EFB">
        <w:t xml:space="preserve">, J. A. P., &amp; Roberts, M. G. (2009). The construction of next-generation matrices for compartmental epidemic models. </w:t>
      </w:r>
      <w:r w:rsidRPr="00327EFB">
        <w:rPr>
          <w:i/>
          <w:iCs/>
        </w:rPr>
        <w:t>Journal of the Royal Society Interface</w:t>
      </w:r>
      <w:r w:rsidRPr="00327EFB">
        <w:t xml:space="preserve">, </w:t>
      </w:r>
      <w:r w:rsidRPr="00327EFB">
        <w:rPr>
          <w:i/>
          <w:iCs/>
        </w:rPr>
        <w:t>7</w:t>
      </w:r>
      <w:r w:rsidRPr="00327EFB">
        <w:t>(47), 873–885. https://doi.org/10.1098/rsif.2009.0386</w:t>
      </w:r>
    </w:p>
    <w:p w14:paraId="096CC45E" w14:textId="77777777" w:rsidR="00327EFB" w:rsidRPr="00327EFB" w:rsidRDefault="00327EFB" w:rsidP="00327EFB">
      <w:pPr>
        <w:pStyle w:val="Bibliography"/>
      </w:pPr>
      <w:r w:rsidRPr="00327EFB">
        <w:t xml:space="preserve">Dillon, W. W., &amp; </w:t>
      </w:r>
      <w:proofErr w:type="spellStart"/>
      <w:r w:rsidRPr="00327EFB">
        <w:t>Meentemeyer</w:t>
      </w:r>
      <w:proofErr w:type="spellEnd"/>
      <w:r w:rsidRPr="00327EFB">
        <w:t xml:space="preserve">, R. K. (2019). Direct and indirect effects of forest microclimate on pathogen spillover. </w:t>
      </w:r>
      <w:r w:rsidRPr="00327EFB">
        <w:rPr>
          <w:i/>
          <w:iCs/>
        </w:rPr>
        <w:t>Ecology (Durham)</w:t>
      </w:r>
      <w:r w:rsidRPr="00327EFB">
        <w:t xml:space="preserve">, </w:t>
      </w:r>
      <w:r w:rsidRPr="00327EFB">
        <w:rPr>
          <w:i/>
          <w:iCs/>
        </w:rPr>
        <w:t>100</w:t>
      </w:r>
      <w:r w:rsidRPr="00327EFB">
        <w:t>(5), e02686-n/a. https://doi.org/10.1002/ecy.2686</w:t>
      </w:r>
    </w:p>
    <w:p w14:paraId="2CB5F037" w14:textId="77777777" w:rsidR="00327EFB" w:rsidRPr="00327EFB" w:rsidRDefault="00327EFB" w:rsidP="00327EFB">
      <w:pPr>
        <w:pStyle w:val="Bibliography"/>
      </w:pPr>
      <w:r w:rsidRPr="00327EFB">
        <w:t xml:space="preserve">Dobson, A. (2004). Population Dynamics of Pathogens with Multiple Host Species. </w:t>
      </w:r>
      <w:r w:rsidRPr="00327EFB">
        <w:rPr>
          <w:i/>
          <w:iCs/>
        </w:rPr>
        <w:t>The American Naturalist</w:t>
      </w:r>
      <w:r w:rsidRPr="00327EFB">
        <w:t xml:space="preserve">, </w:t>
      </w:r>
      <w:r w:rsidRPr="00327EFB">
        <w:rPr>
          <w:i/>
          <w:iCs/>
        </w:rPr>
        <w:t>164</w:t>
      </w:r>
      <w:r w:rsidRPr="00327EFB">
        <w:t>(S5), S64–S78. https://doi.org/10.1086/424681</w:t>
      </w:r>
    </w:p>
    <w:p w14:paraId="5ACD2BF2" w14:textId="77777777" w:rsidR="00327EFB" w:rsidRPr="00327EFB" w:rsidRDefault="00327EFB" w:rsidP="00327EFB">
      <w:pPr>
        <w:pStyle w:val="Bibliography"/>
      </w:pPr>
      <w:r w:rsidRPr="00327EFB">
        <w:t xml:space="preserve">Downs, C. J., </w:t>
      </w:r>
      <w:proofErr w:type="spellStart"/>
      <w:r w:rsidRPr="00327EFB">
        <w:t>Schoenle</w:t>
      </w:r>
      <w:proofErr w:type="spellEnd"/>
      <w:r w:rsidRPr="00327EFB">
        <w:t xml:space="preserve">, L. A., Han, B. A., Harrison, J. F., &amp; Martin, L. B. (2019). Scaling of Host Competence. </w:t>
      </w:r>
      <w:r w:rsidRPr="00327EFB">
        <w:rPr>
          <w:i/>
          <w:iCs/>
        </w:rPr>
        <w:t>Trends in Parasitology</w:t>
      </w:r>
      <w:r w:rsidRPr="00327EFB">
        <w:t xml:space="preserve">, </w:t>
      </w:r>
      <w:r w:rsidRPr="00327EFB">
        <w:rPr>
          <w:i/>
          <w:iCs/>
        </w:rPr>
        <w:t>35</w:t>
      </w:r>
      <w:r w:rsidRPr="00327EFB">
        <w:t>(3), 182–192. https://doi.org/10.1016/j.pt.2018.12.002</w:t>
      </w:r>
    </w:p>
    <w:p w14:paraId="0C1BC513" w14:textId="77777777" w:rsidR="00327EFB" w:rsidRPr="00327EFB" w:rsidRDefault="00327EFB" w:rsidP="00327EFB">
      <w:pPr>
        <w:pStyle w:val="Bibliography"/>
      </w:pPr>
      <w:r w:rsidRPr="00327EFB">
        <w:lastRenderedPageBreak/>
        <w:t xml:space="preserve">Eisenberg, M. C., Robertson, S. L., &amp; Tien, J. H. (2013). Identifiability and estimation of multiple transmission pathways in cholera and waterborne disease. </w:t>
      </w:r>
      <w:r w:rsidRPr="00327EFB">
        <w:rPr>
          <w:i/>
          <w:iCs/>
        </w:rPr>
        <w:t>Journal of Theoretical Biology</w:t>
      </w:r>
      <w:r w:rsidRPr="00327EFB">
        <w:t xml:space="preserve">, </w:t>
      </w:r>
      <w:r w:rsidRPr="00327EFB">
        <w:rPr>
          <w:i/>
          <w:iCs/>
        </w:rPr>
        <w:t>324</w:t>
      </w:r>
      <w:r w:rsidRPr="00327EFB">
        <w:t>, 84–102. https://doi.org/10.1016/j.jtbi.2012.12.021</w:t>
      </w:r>
    </w:p>
    <w:p w14:paraId="20641B6F" w14:textId="77777777" w:rsidR="00327EFB" w:rsidRPr="00327EFB" w:rsidRDefault="00327EFB" w:rsidP="00327EFB">
      <w:pPr>
        <w:pStyle w:val="Bibliography"/>
      </w:pPr>
      <w:r w:rsidRPr="00327EFB">
        <w:t xml:space="preserve">Fenton, A., Fairbairn, J. P., Norman, R., &amp; Hudson, P. J. (2002). Parasite transmission: Reconciling theory and reality. </w:t>
      </w:r>
      <w:r w:rsidRPr="00327EFB">
        <w:rPr>
          <w:i/>
          <w:iCs/>
        </w:rPr>
        <w:t>Journal of Animal Ecology</w:t>
      </w:r>
      <w:r w:rsidRPr="00327EFB">
        <w:t xml:space="preserve">, </w:t>
      </w:r>
      <w:r w:rsidRPr="00327EFB">
        <w:rPr>
          <w:i/>
          <w:iCs/>
        </w:rPr>
        <w:t>71</w:t>
      </w:r>
      <w:r w:rsidRPr="00327EFB">
        <w:t>(5), 893–905. https://doi.org/10.1046/j.1365-2656.2002.00656.x</w:t>
      </w:r>
    </w:p>
    <w:p w14:paraId="3B7D2746" w14:textId="77777777" w:rsidR="00327EFB" w:rsidRPr="00327EFB" w:rsidRDefault="00327EFB" w:rsidP="00327EFB">
      <w:pPr>
        <w:pStyle w:val="Bibliography"/>
      </w:pPr>
      <w:r w:rsidRPr="00327EFB">
        <w:t>Fountain</w:t>
      </w:r>
      <w:r w:rsidRPr="00327EFB">
        <w:rPr>
          <w:rFonts w:ascii="Cambria Math" w:hAnsi="Cambria Math" w:cs="Cambria Math"/>
        </w:rPr>
        <w:t>‐</w:t>
      </w:r>
      <w:r w:rsidRPr="00327EFB">
        <w:t>Jones, N. M., Pearse, W. D., Escobar, L. E., Alba</w:t>
      </w:r>
      <w:r w:rsidRPr="00327EFB">
        <w:rPr>
          <w:rFonts w:ascii="Cambria Math" w:hAnsi="Cambria Math" w:cs="Cambria Math"/>
        </w:rPr>
        <w:t>‐</w:t>
      </w:r>
      <w:r w:rsidRPr="00327EFB">
        <w:t xml:space="preserve">Casals, A., Carver, S., Davies, T. J., </w:t>
      </w:r>
      <w:proofErr w:type="spellStart"/>
      <w:r w:rsidRPr="00327EFB">
        <w:t>Kraberger</w:t>
      </w:r>
      <w:proofErr w:type="spellEnd"/>
      <w:r w:rsidRPr="00327EFB">
        <w:t xml:space="preserve">, S., </w:t>
      </w:r>
      <w:proofErr w:type="spellStart"/>
      <w:r w:rsidRPr="00327EFB">
        <w:t>Papeş</w:t>
      </w:r>
      <w:proofErr w:type="spellEnd"/>
      <w:r w:rsidRPr="00327EFB">
        <w:t>, M., Vandegrift, K., Worsley</w:t>
      </w:r>
      <w:r w:rsidRPr="00327EFB">
        <w:rPr>
          <w:rFonts w:ascii="Cambria Math" w:hAnsi="Cambria Math" w:cs="Cambria Math"/>
        </w:rPr>
        <w:t>‐</w:t>
      </w:r>
      <w:r w:rsidRPr="00327EFB">
        <w:t>Tonks, K., &amp; Craft, M. E. (2018). Towards an eco</w:t>
      </w:r>
      <w:r w:rsidRPr="00327EFB">
        <w:rPr>
          <w:rFonts w:ascii="Cambria Math" w:hAnsi="Cambria Math" w:cs="Cambria Math"/>
        </w:rPr>
        <w:t>‐</w:t>
      </w:r>
      <w:r w:rsidRPr="00327EFB">
        <w:t xml:space="preserve">phylogenetic framework for infectious disease ecology. </w:t>
      </w:r>
      <w:r w:rsidRPr="00327EFB">
        <w:rPr>
          <w:i/>
          <w:iCs/>
        </w:rPr>
        <w:t>Biological Reviews</w:t>
      </w:r>
      <w:r w:rsidRPr="00327EFB">
        <w:t xml:space="preserve">, </w:t>
      </w:r>
      <w:r w:rsidRPr="00327EFB">
        <w:rPr>
          <w:i/>
          <w:iCs/>
        </w:rPr>
        <w:t>93</w:t>
      </w:r>
      <w:r w:rsidRPr="00327EFB">
        <w:t>(2), 950–970. https://doi.org/10.1111/brv.12380</w:t>
      </w:r>
    </w:p>
    <w:p w14:paraId="4B5879E0" w14:textId="77777777" w:rsidR="00327EFB" w:rsidRPr="00327EFB" w:rsidRDefault="00327EFB" w:rsidP="00327EFB">
      <w:pPr>
        <w:pStyle w:val="Bibliography"/>
      </w:pPr>
      <w:proofErr w:type="spellStart"/>
      <w:r w:rsidRPr="00327EFB">
        <w:t>Gehman</w:t>
      </w:r>
      <w:proofErr w:type="spellEnd"/>
      <w:r w:rsidRPr="00327EFB">
        <w:t xml:space="preserve">, A.-L. M., Hall, R. J., &amp; Byers, J. E. (2018). Host and parasite thermal ecology jointly determine the effect of climate warming on epidemic dynamics. </w:t>
      </w:r>
      <w:r w:rsidRPr="00327EFB">
        <w:rPr>
          <w:i/>
          <w:iCs/>
        </w:rPr>
        <w:t>Proceedings of the National Academy of Sciences</w:t>
      </w:r>
      <w:r w:rsidRPr="00327EFB">
        <w:t xml:space="preserve">, </w:t>
      </w:r>
      <w:r w:rsidRPr="00327EFB">
        <w:rPr>
          <w:i/>
          <w:iCs/>
        </w:rPr>
        <w:t>115</w:t>
      </w:r>
      <w:r w:rsidRPr="00327EFB">
        <w:t>(4), 744–749. https://doi.org/10.1073/pnas.1705067115</w:t>
      </w:r>
    </w:p>
    <w:p w14:paraId="1C48713A" w14:textId="77777777" w:rsidR="00327EFB" w:rsidRPr="00327EFB" w:rsidRDefault="00327EFB" w:rsidP="00327EFB">
      <w:pPr>
        <w:pStyle w:val="Bibliography"/>
      </w:pPr>
      <w:r w:rsidRPr="00327EFB">
        <w:t xml:space="preserve">Gray, M. J., Miller, D. L., &amp; </w:t>
      </w:r>
      <w:proofErr w:type="spellStart"/>
      <w:r w:rsidRPr="00327EFB">
        <w:t>Hoverman</w:t>
      </w:r>
      <w:proofErr w:type="spellEnd"/>
      <w:r w:rsidRPr="00327EFB">
        <w:t xml:space="preserve">, J. T. (2009). Ecology and pathology of amphibian </w:t>
      </w:r>
      <w:proofErr w:type="spellStart"/>
      <w:r w:rsidRPr="00327EFB">
        <w:t>ranaviruses</w:t>
      </w:r>
      <w:proofErr w:type="spellEnd"/>
      <w:r w:rsidRPr="00327EFB">
        <w:t xml:space="preserve">. </w:t>
      </w:r>
      <w:r w:rsidRPr="00327EFB">
        <w:rPr>
          <w:i/>
          <w:iCs/>
        </w:rPr>
        <w:t>Diseases of Aquatic Organisms</w:t>
      </w:r>
      <w:r w:rsidRPr="00327EFB">
        <w:t xml:space="preserve">, </w:t>
      </w:r>
      <w:r w:rsidRPr="00327EFB">
        <w:rPr>
          <w:i/>
          <w:iCs/>
        </w:rPr>
        <w:t>87</w:t>
      </w:r>
      <w:r w:rsidRPr="00327EFB">
        <w:t>(3), 243–266. https://doi.org/10.3354/dao02138</w:t>
      </w:r>
    </w:p>
    <w:p w14:paraId="222C724C" w14:textId="77777777" w:rsidR="00327EFB" w:rsidRPr="00327EFB" w:rsidRDefault="00327EFB" w:rsidP="00327EFB">
      <w:pPr>
        <w:pStyle w:val="Bibliography"/>
      </w:pPr>
      <w:r w:rsidRPr="00327EFB">
        <w:t xml:space="preserve">Green, D. E., Converse, K. A., &amp; Schrader, A. K. (2002). Epizootiology of Sixty-Four Amphibian Morbidity and Mortality Events in the USA, 1996-2001. </w:t>
      </w:r>
      <w:r w:rsidRPr="00327EFB">
        <w:rPr>
          <w:i/>
          <w:iCs/>
        </w:rPr>
        <w:t>Annals of the New York Academy of Sciences</w:t>
      </w:r>
      <w:r w:rsidRPr="00327EFB">
        <w:t xml:space="preserve">, </w:t>
      </w:r>
      <w:r w:rsidRPr="00327EFB">
        <w:rPr>
          <w:i/>
          <w:iCs/>
        </w:rPr>
        <w:t>969</w:t>
      </w:r>
      <w:r w:rsidRPr="00327EFB">
        <w:t>(1), 323–339. https://doi.org/10.1111/j.1749-6632.2002.tb04400.x</w:t>
      </w:r>
    </w:p>
    <w:p w14:paraId="1E29983E" w14:textId="77777777" w:rsidR="00327EFB" w:rsidRPr="00327EFB" w:rsidRDefault="00327EFB" w:rsidP="00327EFB">
      <w:pPr>
        <w:pStyle w:val="Bibliography"/>
      </w:pPr>
      <w:r w:rsidRPr="00327EFB">
        <w:t xml:space="preserve">Hall, E. M., Goldberg, C. S., Brunner, J. L., &amp; </w:t>
      </w:r>
      <w:proofErr w:type="spellStart"/>
      <w:r w:rsidRPr="00327EFB">
        <w:t>Crespi</w:t>
      </w:r>
      <w:proofErr w:type="spellEnd"/>
      <w:r w:rsidRPr="00327EFB">
        <w:t xml:space="preserve">, E. J. (2018). Seasonal dynamics and potential drivers of </w:t>
      </w:r>
      <w:proofErr w:type="spellStart"/>
      <w:r w:rsidRPr="00327EFB">
        <w:t>ranavirus</w:t>
      </w:r>
      <w:proofErr w:type="spellEnd"/>
      <w:r w:rsidRPr="00327EFB">
        <w:t xml:space="preserve"> epidemics in wood frog populations. </w:t>
      </w:r>
      <w:proofErr w:type="spellStart"/>
      <w:r w:rsidRPr="00327EFB">
        <w:rPr>
          <w:i/>
          <w:iCs/>
        </w:rPr>
        <w:t>Oecologia</w:t>
      </w:r>
      <w:proofErr w:type="spellEnd"/>
      <w:r w:rsidRPr="00327EFB">
        <w:t xml:space="preserve">, </w:t>
      </w:r>
      <w:r w:rsidRPr="00327EFB">
        <w:rPr>
          <w:i/>
          <w:iCs/>
        </w:rPr>
        <w:t>188</w:t>
      </w:r>
      <w:r w:rsidRPr="00327EFB">
        <w:t>(4), 1253–1262. https://doi.org/10.1007/s00442-018-4274-4</w:t>
      </w:r>
    </w:p>
    <w:p w14:paraId="3CC232B4" w14:textId="77777777" w:rsidR="00327EFB" w:rsidRPr="00327EFB" w:rsidRDefault="00327EFB" w:rsidP="00327EFB">
      <w:pPr>
        <w:pStyle w:val="Bibliography"/>
      </w:pPr>
      <w:r w:rsidRPr="00327EFB">
        <w:t xml:space="preserve">Holt, R. D., Dobson, A. P., </w:t>
      </w:r>
      <w:proofErr w:type="spellStart"/>
      <w:r w:rsidRPr="00327EFB">
        <w:t>Begon</w:t>
      </w:r>
      <w:proofErr w:type="spellEnd"/>
      <w:r w:rsidRPr="00327EFB">
        <w:t xml:space="preserve">, M., Bowers, R. G., &amp; </w:t>
      </w:r>
      <w:proofErr w:type="spellStart"/>
      <w:r w:rsidRPr="00327EFB">
        <w:t>Schauber</w:t>
      </w:r>
      <w:proofErr w:type="spellEnd"/>
      <w:r w:rsidRPr="00327EFB">
        <w:t xml:space="preserve">, E. M. (2003). Parasite establishment in host communities. </w:t>
      </w:r>
      <w:r w:rsidRPr="00327EFB">
        <w:rPr>
          <w:i/>
          <w:iCs/>
        </w:rPr>
        <w:t>Ecology Letters</w:t>
      </w:r>
      <w:r w:rsidRPr="00327EFB">
        <w:t xml:space="preserve">, </w:t>
      </w:r>
      <w:r w:rsidRPr="00327EFB">
        <w:rPr>
          <w:i/>
          <w:iCs/>
        </w:rPr>
        <w:t>6</w:t>
      </w:r>
      <w:r w:rsidRPr="00327EFB">
        <w:t>(9), 837–842. https://doi.org/10.1046/j.1461-0248.2003.00501.x</w:t>
      </w:r>
    </w:p>
    <w:p w14:paraId="011FF55E" w14:textId="77777777" w:rsidR="00327EFB" w:rsidRPr="00327EFB" w:rsidRDefault="00327EFB" w:rsidP="00327EFB">
      <w:pPr>
        <w:pStyle w:val="Bibliography"/>
      </w:pPr>
      <w:r w:rsidRPr="00327EFB">
        <w:lastRenderedPageBreak/>
        <w:t>Hopkins, S. R., Fleming</w:t>
      </w:r>
      <w:r w:rsidRPr="00327EFB">
        <w:rPr>
          <w:rFonts w:ascii="Cambria Math" w:hAnsi="Cambria Math" w:cs="Cambria Math"/>
        </w:rPr>
        <w:t>‐</w:t>
      </w:r>
      <w:r w:rsidRPr="00327EFB">
        <w:t xml:space="preserve">Davies, A. E., Belden, L. K., </w:t>
      </w:r>
      <w:proofErr w:type="spellStart"/>
      <w:r w:rsidRPr="00327EFB">
        <w:t>Wojdak</w:t>
      </w:r>
      <w:proofErr w:type="spellEnd"/>
      <w:r w:rsidRPr="00327EFB">
        <w:t xml:space="preserve">, J. M., &amp; Golding, N. (2020). Systematic review of modelling assumptions and empirical evidence: Does parasite transmission increase nonlinearly with host density? </w:t>
      </w:r>
      <w:r w:rsidRPr="00327EFB">
        <w:rPr>
          <w:i/>
          <w:iCs/>
        </w:rPr>
        <w:t>Methods in Ecology and Evolution</w:t>
      </w:r>
      <w:r w:rsidRPr="00327EFB">
        <w:t xml:space="preserve">, </w:t>
      </w:r>
      <w:r w:rsidRPr="00327EFB">
        <w:rPr>
          <w:i/>
          <w:iCs/>
        </w:rPr>
        <w:t>11</w:t>
      </w:r>
      <w:r w:rsidRPr="00327EFB">
        <w:t>(4), 476–486. https://doi.org/10.1111/2041-210X.13361</w:t>
      </w:r>
    </w:p>
    <w:p w14:paraId="4214BFAF" w14:textId="77777777" w:rsidR="00327EFB" w:rsidRPr="00327EFB" w:rsidRDefault="00327EFB" w:rsidP="00327EFB">
      <w:pPr>
        <w:pStyle w:val="Bibliography"/>
      </w:pPr>
      <w:proofErr w:type="spellStart"/>
      <w:r w:rsidRPr="00327EFB">
        <w:t>Isidoro-Ayza</w:t>
      </w:r>
      <w:proofErr w:type="spellEnd"/>
      <w:r w:rsidRPr="00327EFB">
        <w:t xml:space="preserve">, M., Lorch, J. M., </w:t>
      </w:r>
      <w:proofErr w:type="spellStart"/>
      <w:r w:rsidRPr="00327EFB">
        <w:t>Grear</w:t>
      </w:r>
      <w:proofErr w:type="spellEnd"/>
      <w:r w:rsidRPr="00327EFB">
        <w:t xml:space="preserve">, D. A., </w:t>
      </w:r>
      <w:proofErr w:type="spellStart"/>
      <w:r w:rsidRPr="00327EFB">
        <w:t>Winzeler</w:t>
      </w:r>
      <w:proofErr w:type="spellEnd"/>
      <w:r w:rsidRPr="00327EFB">
        <w:t xml:space="preserve">, M., Calhoun, D. L., &amp; </w:t>
      </w:r>
      <w:proofErr w:type="spellStart"/>
      <w:r w:rsidRPr="00327EFB">
        <w:t>Barichivich</w:t>
      </w:r>
      <w:proofErr w:type="spellEnd"/>
      <w:r w:rsidRPr="00327EFB">
        <w:t xml:space="preserve">, W. J. (2017). Pathogenic lineage of </w:t>
      </w:r>
      <w:proofErr w:type="spellStart"/>
      <w:r w:rsidRPr="00327EFB">
        <w:t>Perkinsea</w:t>
      </w:r>
      <w:proofErr w:type="spellEnd"/>
      <w:r w:rsidRPr="00327EFB">
        <w:t xml:space="preserve"> associated with mass mortality of frogs across the United States. </w:t>
      </w:r>
      <w:r w:rsidRPr="00327EFB">
        <w:rPr>
          <w:i/>
          <w:iCs/>
        </w:rPr>
        <w:t>Scientific Reports</w:t>
      </w:r>
      <w:r w:rsidRPr="00327EFB">
        <w:t xml:space="preserve">, </w:t>
      </w:r>
      <w:r w:rsidRPr="00327EFB">
        <w:rPr>
          <w:i/>
          <w:iCs/>
        </w:rPr>
        <w:t>7</w:t>
      </w:r>
      <w:r w:rsidRPr="00327EFB">
        <w:t>(1), 10288. https://doi.org/10.1038/s41598-017-10456-1</w:t>
      </w:r>
    </w:p>
    <w:p w14:paraId="310A80AE" w14:textId="77777777" w:rsidR="00327EFB" w:rsidRPr="00327EFB" w:rsidRDefault="00327EFB" w:rsidP="00327EFB">
      <w:pPr>
        <w:pStyle w:val="Bibliography"/>
      </w:pPr>
      <w:r w:rsidRPr="00327EFB">
        <w:t xml:space="preserve">Johnson, A. F., &amp; Brunner, J. L. (2014). Persistence of an amphibian </w:t>
      </w:r>
      <w:proofErr w:type="spellStart"/>
      <w:r w:rsidRPr="00327EFB">
        <w:t>ranavirus</w:t>
      </w:r>
      <w:proofErr w:type="spellEnd"/>
      <w:r w:rsidRPr="00327EFB">
        <w:t xml:space="preserve"> in aquatic communities. </w:t>
      </w:r>
      <w:r w:rsidRPr="00327EFB">
        <w:rPr>
          <w:i/>
          <w:iCs/>
        </w:rPr>
        <w:t>Diseases of Aquatic Organisms</w:t>
      </w:r>
      <w:r w:rsidRPr="00327EFB">
        <w:t xml:space="preserve">, </w:t>
      </w:r>
      <w:r w:rsidRPr="00327EFB">
        <w:rPr>
          <w:i/>
          <w:iCs/>
        </w:rPr>
        <w:t>111</w:t>
      </w:r>
      <w:r w:rsidRPr="00327EFB">
        <w:t>(2), 129–138. https://doi.org/10.3354/dao02774</w:t>
      </w:r>
    </w:p>
    <w:p w14:paraId="7AF76BEC" w14:textId="77777777" w:rsidR="00327EFB" w:rsidRPr="00327EFB" w:rsidRDefault="00327EFB" w:rsidP="00327EFB">
      <w:pPr>
        <w:pStyle w:val="Bibliography"/>
      </w:pPr>
      <w:r w:rsidRPr="00327EFB">
        <w:t xml:space="preserve">Johnson, P. T. J., </w:t>
      </w:r>
      <w:proofErr w:type="spellStart"/>
      <w:r w:rsidRPr="00327EFB">
        <w:t>Ostfeld</w:t>
      </w:r>
      <w:proofErr w:type="spellEnd"/>
      <w:r w:rsidRPr="00327EFB">
        <w:t xml:space="preserve">, R. S., &amp; </w:t>
      </w:r>
      <w:proofErr w:type="spellStart"/>
      <w:r w:rsidRPr="00327EFB">
        <w:t>Keesing</w:t>
      </w:r>
      <w:proofErr w:type="spellEnd"/>
      <w:r w:rsidRPr="00327EFB">
        <w:t xml:space="preserve">, F. (2015). Frontiers in research on biodiversity and disease. </w:t>
      </w:r>
      <w:r w:rsidRPr="00327EFB">
        <w:rPr>
          <w:i/>
          <w:iCs/>
        </w:rPr>
        <w:t>Ecology Letters</w:t>
      </w:r>
      <w:r w:rsidRPr="00327EFB">
        <w:t>. https://doi.org/10.1111/ele.12479</w:t>
      </w:r>
    </w:p>
    <w:p w14:paraId="00F43F57" w14:textId="77777777" w:rsidR="00327EFB" w:rsidRPr="00327EFB" w:rsidRDefault="00327EFB" w:rsidP="00327EFB">
      <w:pPr>
        <w:pStyle w:val="Bibliography"/>
      </w:pPr>
      <w:r w:rsidRPr="00327EFB">
        <w:t xml:space="preserve">Johnson, P. T. J., Preston, D. L., </w:t>
      </w:r>
      <w:proofErr w:type="spellStart"/>
      <w:r w:rsidRPr="00327EFB">
        <w:t>Hoverman</w:t>
      </w:r>
      <w:proofErr w:type="spellEnd"/>
      <w:r w:rsidRPr="00327EFB">
        <w:t xml:space="preserve">, J. T., &amp; </w:t>
      </w:r>
      <w:proofErr w:type="spellStart"/>
      <w:r w:rsidRPr="00327EFB">
        <w:t>Richgels</w:t>
      </w:r>
      <w:proofErr w:type="spellEnd"/>
      <w:r w:rsidRPr="00327EFB">
        <w:t xml:space="preserve">, K. L. D. (2013). Biodiversity decreases disease through predictable changes in host community competence. </w:t>
      </w:r>
      <w:r w:rsidRPr="00327EFB">
        <w:rPr>
          <w:i/>
          <w:iCs/>
        </w:rPr>
        <w:t>Nature</w:t>
      </w:r>
      <w:r w:rsidRPr="00327EFB">
        <w:t>. https://doi.org/10.1038/nature11883</w:t>
      </w:r>
    </w:p>
    <w:p w14:paraId="352E90CC" w14:textId="77777777" w:rsidR="00327EFB" w:rsidRPr="00327EFB" w:rsidRDefault="00327EFB" w:rsidP="00327EFB">
      <w:pPr>
        <w:pStyle w:val="Bibliography"/>
      </w:pPr>
      <w:proofErr w:type="spellStart"/>
      <w:r w:rsidRPr="00327EFB">
        <w:t>Kraay</w:t>
      </w:r>
      <w:proofErr w:type="spellEnd"/>
      <w:r w:rsidRPr="00327EFB">
        <w:t xml:space="preserve">, A. N. M., Brouwer, A. F., Lin, N., </w:t>
      </w:r>
      <w:proofErr w:type="spellStart"/>
      <w:r w:rsidRPr="00327EFB">
        <w:t>Collender</w:t>
      </w:r>
      <w:proofErr w:type="spellEnd"/>
      <w:r w:rsidRPr="00327EFB">
        <w:t xml:space="preserve">, P. A., </w:t>
      </w:r>
      <w:proofErr w:type="spellStart"/>
      <w:r w:rsidRPr="00327EFB">
        <w:t>Remais</w:t>
      </w:r>
      <w:proofErr w:type="spellEnd"/>
      <w:r w:rsidRPr="00327EFB">
        <w:t xml:space="preserve">, J. V., &amp; Eisenberg, J. N. S. (2018). Modeling environmentally mediated rotavirus transmission: The role of temperature and hydrologic factors. </w:t>
      </w:r>
      <w:r w:rsidRPr="00327EFB">
        <w:rPr>
          <w:i/>
          <w:iCs/>
        </w:rPr>
        <w:t>Proceedings of the National Academy of Sciences</w:t>
      </w:r>
      <w:r w:rsidRPr="00327EFB">
        <w:t xml:space="preserve">, </w:t>
      </w:r>
      <w:r w:rsidRPr="00327EFB">
        <w:rPr>
          <w:i/>
          <w:iCs/>
        </w:rPr>
        <w:t>115</w:t>
      </w:r>
      <w:r w:rsidRPr="00327EFB">
        <w:t>(12). https://doi.org/10.1073/pnas.1719579115</w:t>
      </w:r>
    </w:p>
    <w:p w14:paraId="5675B1AF" w14:textId="77777777" w:rsidR="00327EFB" w:rsidRPr="00327EFB" w:rsidRDefault="00327EFB" w:rsidP="00327EFB">
      <w:pPr>
        <w:pStyle w:val="Bibliography"/>
      </w:pPr>
      <w:proofErr w:type="spellStart"/>
      <w:r w:rsidRPr="00327EFB">
        <w:t>Lesbarrères</w:t>
      </w:r>
      <w:proofErr w:type="spellEnd"/>
      <w:r w:rsidRPr="00327EFB">
        <w:t xml:space="preserve">, D., </w:t>
      </w:r>
      <w:proofErr w:type="spellStart"/>
      <w:r w:rsidRPr="00327EFB">
        <w:t>Balseiro</w:t>
      </w:r>
      <w:proofErr w:type="spellEnd"/>
      <w:r w:rsidRPr="00327EFB">
        <w:t xml:space="preserve">, A., Brunner, J., </w:t>
      </w:r>
      <w:proofErr w:type="spellStart"/>
      <w:r w:rsidRPr="00327EFB">
        <w:t>Chinchar</w:t>
      </w:r>
      <w:proofErr w:type="spellEnd"/>
      <w:r w:rsidRPr="00327EFB">
        <w:t xml:space="preserve">, V. G., </w:t>
      </w:r>
      <w:proofErr w:type="spellStart"/>
      <w:r w:rsidRPr="00327EFB">
        <w:t>Duffus</w:t>
      </w:r>
      <w:proofErr w:type="spellEnd"/>
      <w:r w:rsidRPr="00327EFB">
        <w:t xml:space="preserve">, A., Kerby, J., Miller, D. L., Robert, J., </w:t>
      </w:r>
      <w:proofErr w:type="spellStart"/>
      <w:r w:rsidRPr="00327EFB">
        <w:t>Schock</w:t>
      </w:r>
      <w:proofErr w:type="spellEnd"/>
      <w:r w:rsidRPr="00327EFB">
        <w:t xml:space="preserve">, D. M., </w:t>
      </w:r>
      <w:proofErr w:type="spellStart"/>
      <w:r w:rsidRPr="00327EFB">
        <w:t>Waltzek</w:t>
      </w:r>
      <w:proofErr w:type="spellEnd"/>
      <w:r w:rsidRPr="00327EFB">
        <w:t xml:space="preserve">, T., &amp; Gray, M. J. (2012). </w:t>
      </w:r>
      <w:proofErr w:type="spellStart"/>
      <w:r w:rsidRPr="00327EFB">
        <w:t>Ranavirus</w:t>
      </w:r>
      <w:proofErr w:type="spellEnd"/>
      <w:r w:rsidRPr="00327EFB">
        <w:t xml:space="preserve">: Past, </w:t>
      </w:r>
      <w:proofErr w:type="gramStart"/>
      <w:r w:rsidRPr="00327EFB">
        <w:t>present</w:t>
      </w:r>
      <w:proofErr w:type="gramEnd"/>
      <w:r w:rsidRPr="00327EFB">
        <w:t xml:space="preserve"> and future. </w:t>
      </w:r>
      <w:r w:rsidRPr="00327EFB">
        <w:rPr>
          <w:i/>
          <w:iCs/>
        </w:rPr>
        <w:t>Biology Letters</w:t>
      </w:r>
      <w:r w:rsidRPr="00327EFB">
        <w:t xml:space="preserve">, </w:t>
      </w:r>
      <w:r w:rsidRPr="00327EFB">
        <w:rPr>
          <w:i/>
          <w:iCs/>
        </w:rPr>
        <w:t>8</w:t>
      </w:r>
      <w:r w:rsidRPr="00327EFB">
        <w:t>(4), 481–483. https://doi.org/10.1098/rsbl.2011.0951</w:t>
      </w:r>
    </w:p>
    <w:p w14:paraId="7C2E682A" w14:textId="77777777" w:rsidR="00327EFB" w:rsidRPr="00327EFB" w:rsidRDefault="00327EFB" w:rsidP="00327EFB">
      <w:pPr>
        <w:pStyle w:val="Bibliography"/>
      </w:pPr>
      <w:r w:rsidRPr="00327EFB">
        <w:t xml:space="preserve">Love, C., </w:t>
      </w:r>
      <w:proofErr w:type="spellStart"/>
      <w:r w:rsidRPr="00327EFB">
        <w:t>Winzeler</w:t>
      </w:r>
      <w:proofErr w:type="spellEnd"/>
      <w:r w:rsidRPr="00327EFB">
        <w:t xml:space="preserve">, M., Beasley, R., Scott, D., </w:t>
      </w:r>
      <w:proofErr w:type="spellStart"/>
      <w:r w:rsidRPr="00327EFB">
        <w:t>Nunziata</w:t>
      </w:r>
      <w:proofErr w:type="spellEnd"/>
      <w:r w:rsidRPr="00327EFB">
        <w:t xml:space="preserve">, S., &amp; Lance, S. (2016). Patterns of amphibian infection prevalence across wetlands on the Savannah River Site, South </w:t>
      </w:r>
      <w:r w:rsidRPr="00327EFB">
        <w:lastRenderedPageBreak/>
        <w:t xml:space="preserve">Carolina, USA. </w:t>
      </w:r>
      <w:r w:rsidRPr="00327EFB">
        <w:rPr>
          <w:i/>
          <w:iCs/>
        </w:rPr>
        <w:t>Diseases of Aquatic Organisms</w:t>
      </w:r>
      <w:r w:rsidRPr="00327EFB">
        <w:t xml:space="preserve">, </w:t>
      </w:r>
      <w:r w:rsidRPr="00327EFB">
        <w:rPr>
          <w:i/>
          <w:iCs/>
        </w:rPr>
        <w:t>121</w:t>
      </w:r>
      <w:r w:rsidRPr="00327EFB">
        <w:t>(1), 1–14. https://doi.org/10.3354/dao03039</w:t>
      </w:r>
    </w:p>
    <w:p w14:paraId="1B5F16D6" w14:textId="77777777" w:rsidR="00327EFB" w:rsidRPr="00327EFB" w:rsidRDefault="00327EFB" w:rsidP="00327EFB">
      <w:pPr>
        <w:pStyle w:val="Bibliography"/>
      </w:pPr>
      <w:r w:rsidRPr="00327EFB">
        <w:t xml:space="preserve">Majewska, A. A., Sims, S., Schneider, A., </w:t>
      </w:r>
      <w:proofErr w:type="spellStart"/>
      <w:r w:rsidRPr="00327EFB">
        <w:t>Altizer</w:t>
      </w:r>
      <w:proofErr w:type="spellEnd"/>
      <w:r w:rsidRPr="00327EFB">
        <w:t xml:space="preserve">, S., &amp; Hall, R. J. (2019). Multiple transmission routes sustain high prevalence of a virulent parasite in a butterfly host. </w:t>
      </w:r>
      <w:r w:rsidRPr="00327EFB">
        <w:rPr>
          <w:i/>
          <w:iCs/>
        </w:rPr>
        <w:t>Proceedings of the Royal Society B: Biological Sciences</w:t>
      </w:r>
      <w:r w:rsidRPr="00327EFB">
        <w:t xml:space="preserve">, </w:t>
      </w:r>
      <w:r w:rsidRPr="00327EFB">
        <w:rPr>
          <w:i/>
          <w:iCs/>
        </w:rPr>
        <w:t>286</w:t>
      </w:r>
      <w:r w:rsidRPr="00327EFB">
        <w:t>(1910), 20191630. https://doi.org/10.1098/rspb.2019.1630</w:t>
      </w:r>
    </w:p>
    <w:p w14:paraId="29FBC1B9" w14:textId="77777777" w:rsidR="00327EFB" w:rsidRPr="00327EFB" w:rsidRDefault="00327EFB" w:rsidP="00327EFB">
      <w:pPr>
        <w:pStyle w:val="Bibliography"/>
      </w:pPr>
      <w:proofErr w:type="spellStart"/>
      <w:r w:rsidRPr="00327EFB">
        <w:t>Maniero</w:t>
      </w:r>
      <w:proofErr w:type="spellEnd"/>
      <w:r w:rsidRPr="00327EFB">
        <w:t xml:space="preserve">, G. D., Morales, H., </w:t>
      </w:r>
      <w:proofErr w:type="spellStart"/>
      <w:r w:rsidRPr="00327EFB">
        <w:t>Gantress</w:t>
      </w:r>
      <w:proofErr w:type="spellEnd"/>
      <w:r w:rsidRPr="00327EFB">
        <w:t xml:space="preserve">, J., &amp; Robert, J. (2006). Generation of a long-lasting, protective, and neutralizing antibody response to the </w:t>
      </w:r>
      <w:proofErr w:type="spellStart"/>
      <w:r w:rsidRPr="00327EFB">
        <w:t>ranavirus</w:t>
      </w:r>
      <w:proofErr w:type="spellEnd"/>
      <w:r w:rsidRPr="00327EFB">
        <w:t xml:space="preserve"> FV3 by the frog Xenopus. </w:t>
      </w:r>
      <w:r w:rsidRPr="00327EFB">
        <w:rPr>
          <w:i/>
          <w:iCs/>
        </w:rPr>
        <w:t>Developmental &amp; Comparative Immunology</w:t>
      </w:r>
      <w:r w:rsidRPr="00327EFB">
        <w:t xml:space="preserve">, </w:t>
      </w:r>
      <w:r w:rsidRPr="00327EFB">
        <w:rPr>
          <w:i/>
          <w:iCs/>
        </w:rPr>
        <w:t>30</w:t>
      </w:r>
      <w:r w:rsidRPr="00327EFB">
        <w:t>(7), 649–657. https://doi.org/10.1016/j.dci.2005.09.007</w:t>
      </w:r>
    </w:p>
    <w:p w14:paraId="3A438F9A" w14:textId="77777777" w:rsidR="00327EFB" w:rsidRPr="00327EFB" w:rsidRDefault="00327EFB" w:rsidP="00327EFB">
      <w:pPr>
        <w:pStyle w:val="Bibliography"/>
      </w:pPr>
      <w:proofErr w:type="spellStart"/>
      <w:r w:rsidRPr="00327EFB">
        <w:t>Martella</w:t>
      </w:r>
      <w:proofErr w:type="spellEnd"/>
      <w:r w:rsidRPr="00327EFB">
        <w:t xml:space="preserve">, V., </w:t>
      </w:r>
      <w:proofErr w:type="spellStart"/>
      <w:r w:rsidRPr="00327EFB">
        <w:t>Bányai</w:t>
      </w:r>
      <w:proofErr w:type="spellEnd"/>
      <w:r w:rsidRPr="00327EFB">
        <w:t xml:space="preserve">, K., </w:t>
      </w:r>
      <w:proofErr w:type="spellStart"/>
      <w:r w:rsidRPr="00327EFB">
        <w:t>Matthijnssens</w:t>
      </w:r>
      <w:proofErr w:type="spellEnd"/>
      <w:r w:rsidRPr="00327EFB">
        <w:t xml:space="preserve">, J., </w:t>
      </w:r>
      <w:proofErr w:type="spellStart"/>
      <w:r w:rsidRPr="00327EFB">
        <w:t>Buonavoglia</w:t>
      </w:r>
      <w:proofErr w:type="spellEnd"/>
      <w:r w:rsidRPr="00327EFB">
        <w:t xml:space="preserve">, C., &amp; </w:t>
      </w:r>
      <w:proofErr w:type="spellStart"/>
      <w:r w:rsidRPr="00327EFB">
        <w:t>Ciarlet</w:t>
      </w:r>
      <w:proofErr w:type="spellEnd"/>
      <w:r w:rsidRPr="00327EFB">
        <w:t xml:space="preserve">, M. (2010). Zoonotic aspects of rotaviruses. </w:t>
      </w:r>
      <w:r w:rsidRPr="00327EFB">
        <w:rPr>
          <w:i/>
          <w:iCs/>
        </w:rPr>
        <w:t>Veterinary Microbiology</w:t>
      </w:r>
      <w:r w:rsidRPr="00327EFB">
        <w:t xml:space="preserve">, </w:t>
      </w:r>
      <w:r w:rsidRPr="00327EFB">
        <w:rPr>
          <w:i/>
          <w:iCs/>
        </w:rPr>
        <w:t>140</w:t>
      </w:r>
      <w:r w:rsidRPr="00327EFB">
        <w:t>(3–4), 246–255. https://doi.org/10.1016/j.vetmic.2009.08.028</w:t>
      </w:r>
    </w:p>
    <w:p w14:paraId="4CE8E607" w14:textId="77777777" w:rsidR="00327EFB" w:rsidRPr="00327EFB" w:rsidRDefault="00327EFB" w:rsidP="00327EFB">
      <w:pPr>
        <w:pStyle w:val="Bibliography"/>
      </w:pPr>
      <w:r w:rsidRPr="00327EFB">
        <w:t xml:space="preserve">Martin, L. B., Burgan, S. C., Adelman, J. S., &amp; </w:t>
      </w:r>
      <w:proofErr w:type="spellStart"/>
      <w:r w:rsidRPr="00327EFB">
        <w:t>Gervasi</w:t>
      </w:r>
      <w:proofErr w:type="spellEnd"/>
      <w:r w:rsidRPr="00327EFB">
        <w:t xml:space="preserve">, S. S. (2016). Host Competence: An Organismal Trait to Integrate Immunology and Epidemiology. </w:t>
      </w:r>
      <w:r w:rsidRPr="00327EFB">
        <w:rPr>
          <w:i/>
          <w:iCs/>
        </w:rPr>
        <w:t>Integrative and Comparative Biology</w:t>
      </w:r>
      <w:r w:rsidRPr="00327EFB">
        <w:t xml:space="preserve">, </w:t>
      </w:r>
      <w:r w:rsidRPr="00327EFB">
        <w:rPr>
          <w:i/>
          <w:iCs/>
        </w:rPr>
        <w:t>56</w:t>
      </w:r>
      <w:r w:rsidRPr="00327EFB">
        <w:t>(6), 1225–1237. https://doi.org/10.1093/icb/icw064</w:t>
      </w:r>
    </w:p>
    <w:p w14:paraId="1DCD87A4" w14:textId="77777777" w:rsidR="00327EFB" w:rsidRPr="00327EFB" w:rsidRDefault="00327EFB" w:rsidP="00327EFB">
      <w:pPr>
        <w:pStyle w:val="Bibliography"/>
      </w:pPr>
      <w:r w:rsidRPr="00327EFB">
        <w:t xml:space="preserve">Merrill, T. E. S., &amp; Johnson, P. T. J. (2020). Towards a mechanistic understanding of competence: A missing link in diversity-disease research. </w:t>
      </w:r>
      <w:r w:rsidRPr="00327EFB">
        <w:rPr>
          <w:i/>
          <w:iCs/>
        </w:rPr>
        <w:t>Review</w:t>
      </w:r>
      <w:r w:rsidRPr="00327EFB">
        <w:t>.</w:t>
      </w:r>
    </w:p>
    <w:p w14:paraId="70D96409" w14:textId="77777777" w:rsidR="00327EFB" w:rsidRPr="00327EFB" w:rsidRDefault="00327EFB" w:rsidP="00327EFB">
      <w:pPr>
        <w:pStyle w:val="Bibliography"/>
      </w:pPr>
      <w:r w:rsidRPr="00327EFB">
        <w:t xml:space="preserve">Miguel, E., </w:t>
      </w:r>
      <w:proofErr w:type="spellStart"/>
      <w:r w:rsidRPr="00327EFB">
        <w:t>Grosbois</w:t>
      </w:r>
      <w:proofErr w:type="spellEnd"/>
      <w:r w:rsidRPr="00327EFB">
        <w:t xml:space="preserve">, V., Caron, A., </w:t>
      </w:r>
      <w:proofErr w:type="spellStart"/>
      <w:r w:rsidRPr="00327EFB">
        <w:t>Boulinier</w:t>
      </w:r>
      <w:proofErr w:type="spellEnd"/>
      <w:r w:rsidRPr="00327EFB">
        <w:t xml:space="preserve">, T., Fritz, H., </w:t>
      </w:r>
      <w:proofErr w:type="spellStart"/>
      <w:r w:rsidRPr="00327EFB">
        <w:t>Cornélis</w:t>
      </w:r>
      <w:proofErr w:type="spellEnd"/>
      <w:r w:rsidRPr="00327EFB">
        <w:t xml:space="preserve">, D., </w:t>
      </w:r>
      <w:proofErr w:type="spellStart"/>
      <w:r w:rsidRPr="00327EFB">
        <w:t>Foggin</w:t>
      </w:r>
      <w:proofErr w:type="spellEnd"/>
      <w:r w:rsidRPr="00327EFB">
        <w:t xml:space="preserve">, C., </w:t>
      </w:r>
      <w:proofErr w:type="spellStart"/>
      <w:r w:rsidRPr="00327EFB">
        <w:t>Makaya</w:t>
      </w:r>
      <w:proofErr w:type="spellEnd"/>
      <w:r w:rsidRPr="00327EFB">
        <w:t xml:space="preserve">, P. V., Tshabalala, P. T., &amp; De </w:t>
      </w:r>
      <w:proofErr w:type="spellStart"/>
      <w:r w:rsidRPr="00327EFB">
        <w:t>Garine-Wichatitsky</w:t>
      </w:r>
      <w:proofErr w:type="spellEnd"/>
      <w:r w:rsidRPr="00327EFB">
        <w:t xml:space="preserve">, M. (2013). Contacts and foot and mouth disease transmission from wild to domestic bovines in Africa. </w:t>
      </w:r>
      <w:r w:rsidRPr="00327EFB">
        <w:rPr>
          <w:i/>
          <w:iCs/>
        </w:rPr>
        <w:t>Ecosphere</w:t>
      </w:r>
      <w:r w:rsidRPr="00327EFB">
        <w:t xml:space="preserve">, </w:t>
      </w:r>
      <w:r w:rsidRPr="00327EFB">
        <w:rPr>
          <w:i/>
          <w:iCs/>
        </w:rPr>
        <w:t>4</w:t>
      </w:r>
      <w:r w:rsidRPr="00327EFB">
        <w:t>(4), 1–32. https://doi.org/10.1890/ES12-00239.1</w:t>
      </w:r>
    </w:p>
    <w:p w14:paraId="5EDF95B8" w14:textId="77777777" w:rsidR="00327EFB" w:rsidRPr="00327EFB" w:rsidRDefault="00327EFB" w:rsidP="00327EFB">
      <w:pPr>
        <w:pStyle w:val="Bibliography"/>
      </w:pPr>
      <w:r w:rsidRPr="00327EFB">
        <w:t xml:space="preserve">Nazir, J., Spengler, M., &amp; </w:t>
      </w:r>
      <w:proofErr w:type="spellStart"/>
      <w:r w:rsidRPr="00327EFB">
        <w:t>Marschang</w:t>
      </w:r>
      <w:proofErr w:type="spellEnd"/>
      <w:r w:rsidRPr="00327EFB">
        <w:t xml:space="preserve">, R. E. (2012). Environmental persistence of amphibian and reptilian </w:t>
      </w:r>
      <w:proofErr w:type="spellStart"/>
      <w:r w:rsidRPr="00327EFB">
        <w:t>ranaviruses</w:t>
      </w:r>
      <w:proofErr w:type="spellEnd"/>
      <w:r w:rsidRPr="00327EFB">
        <w:t xml:space="preserve">. </w:t>
      </w:r>
      <w:r w:rsidRPr="00327EFB">
        <w:rPr>
          <w:i/>
          <w:iCs/>
        </w:rPr>
        <w:t>Diseases of Aquatic Organisms</w:t>
      </w:r>
      <w:r w:rsidRPr="00327EFB">
        <w:t xml:space="preserve">, </w:t>
      </w:r>
      <w:r w:rsidRPr="00327EFB">
        <w:rPr>
          <w:i/>
          <w:iCs/>
        </w:rPr>
        <w:t>98</w:t>
      </w:r>
      <w:r w:rsidRPr="00327EFB">
        <w:t>(3), 177–184. https://doi.org/10.3354/dao02443</w:t>
      </w:r>
    </w:p>
    <w:p w14:paraId="427F95A0" w14:textId="77777777" w:rsidR="00327EFB" w:rsidRPr="00327EFB" w:rsidRDefault="00327EFB" w:rsidP="00327EFB">
      <w:pPr>
        <w:pStyle w:val="Bibliography"/>
      </w:pPr>
      <w:proofErr w:type="spellStart"/>
      <w:r w:rsidRPr="00327EFB">
        <w:lastRenderedPageBreak/>
        <w:t>Ostfeld</w:t>
      </w:r>
      <w:proofErr w:type="spellEnd"/>
      <w:r w:rsidRPr="00327EFB">
        <w:t xml:space="preserve">, R. S., Levi, T., </w:t>
      </w:r>
      <w:proofErr w:type="spellStart"/>
      <w:r w:rsidRPr="00327EFB">
        <w:t>Jolles</w:t>
      </w:r>
      <w:proofErr w:type="spellEnd"/>
      <w:r w:rsidRPr="00327EFB">
        <w:t xml:space="preserve">, A. E., Martin, L. B., Hosseini, P. R., &amp; </w:t>
      </w:r>
      <w:proofErr w:type="spellStart"/>
      <w:r w:rsidRPr="00327EFB">
        <w:t>Keesing</w:t>
      </w:r>
      <w:proofErr w:type="spellEnd"/>
      <w:r w:rsidRPr="00327EFB">
        <w:t xml:space="preserve">, F. (2014). Life History and Demographic Drivers of Reservoir Competence for Three Tick-Borne Zoonotic Pathogens. </w:t>
      </w:r>
      <w:proofErr w:type="spellStart"/>
      <w:r w:rsidRPr="00327EFB">
        <w:rPr>
          <w:i/>
          <w:iCs/>
        </w:rPr>
        <w:t>PLoS</w:t>
      </w:r>
      <w:proofErr w:type="spellEnd"/>
      <w:r w:rsidRPr="00327EFB">
        <w:rPr>
          <w:i/>
          <w:iCs/>
        </w:rPr>
        <w:t xml:space="preserve"> ONE</w:t>
      </w:r>
      <w:r w:rsidRPr="00327EFB">
        <w:t xml:space="preserve">, </w:t>
      </w:r>
      <w:r w:rsidRPr="00327EFB">
        <w:rPr>
          <w:i/>
          <w:iCs/>
        </w:rPr>
        <w:t>9</w:t>
      </w:r>
      <w:r w:rsidRPr="00327EFB">
        <w:t>(9), e107387. https://doi.org/10.1371/journal.pone.0107387</w:t>
      </w:r>
    </w:p>
    <w:p w14:paraId="339BF68A" w14:textId="77777777" w:rsidR="00327EFB" w:rsidRPr="00327EFB" w:rsidRDefault="00327EFB" w:rsidP="00327EFB">
      <w:pPr>
        <w:pStyle w:val="Bibliography"/>
      </w:pPr>
      <w:proofErr w:type="spellStart"/>
      <w:r w:rsidRPr="00327EFB">
        <w:t>Ostfeld</w:t>
      </w:r>
      <w:proofErr w:type="spellEnd"/>
      <w:r w:rsidRPr="00327EFB">
        <w:t xml:space="preserve">, R. S., Myers, S. S., </w:t>
      </w:r>
      <w:proofErr w:type="spellStart"/>
      <w:r w:rsidRPr="00327EFB">
        <w:t>Jolles</w:t>
      </w:r>
      <w:proofErr w:type="spellEnd"/>
      <w:r w:rsidRPr="00327EFB">
        <w:t xml:space="preserve">, A., Holt, R. D., Jones, K. E., Hudson, P., Dobson, A., Harvell, C. D., </w:t>
      </w:r>
      <w:proofErr w:type="spellStart"/>
      <w:r w:rsidRPr="00327EFB">
        <w:t>Keesing</w:t>
      </w:r>
      <w:proofErr w:type="spellEnd"/>
      <w:r w:rsidRPr="00327EFB">
        <w:t xml:space="preserve">, F., Belden, L. K., </w:t>
      </w:r>
      <w:proofErr w:type="spellStart"/>
      <w:r w:rsidRPr="00327EFB">
        <w:t>Bogich</w:t>
      </w:r>
      <w:proofErr w:type="spellEnd"/>
      <w:r w:rsidRPr="00327EFB">
        <w:t xml:space="preserve">, T., </w:t>
      </w:r>
      <w:proofErr w:type="spellStart"/>
      <w:r w:rsidRPr="00327EFB">
        <w:t>Daszak</w:t>
      </w:r>
      <w:proofErr w:type="spellEnd"/>
      <w:r w:rsidRPr="00327EFB">
        <w:t xml:space="preserve">, P., &amp; Mitchell, C. E. (2010). Impacts of biodiversity on the emergence and transmission of infectious diseases. </w:t>
      </w:r>
      <w:r w:rsidRPr="00327EFB">
        <w:rPr>
          <w:i/>
          <w:iCs/>
        </w:rPr>
        <w:t>Nature (London)</w:t>
      </w:r>
      <w:r w:rsidRPr="00327EFB">
        <w:t xml:space="preserve">, </w:t>
      </w:r>
      <w:r w:rsidRPr="00327EFB">
        <w:rPr>
          <w:i/>
          <w:iCs/>
        </w:rPr>
        <w:t>468</w:t>
      </w:r>
      <w:r w:rsidRPr="00327EFB">
        <w:t>(7324), 647–652. https://doi.org/10.1038/nature09575</w:t>
      </w:r>
    </w:p>
    <w:p w14:paraId="014DD6B1" w14:textId="77777777" w:rsidR="00327EFB" w:rsidRPr="00327EFB" w:rsidRDefault="00327EFB" w:rsidP="00327EFB">
      <w:pPr>
        <w:pStyle w:val="Bibliography"/>
      </w:pPr>
      <w:r w:rsidRPr="00327EFB">
        <w:t xml:space="preserve">Patterson, J. E. H., &amp; </w:t>
      </w:r>
      <w:proofErr w:type="spellStart"/>
      <w:r w:rsidRPr="00327EFB">
        <w:t>Ruckstuhl</w:t>
      </w:r>
      <w:proofErr w:type="spellEnd"/>
      <w:r w:rsidRPr="00327EFB">
        <w:t xml:space="preserve">, K. E. (2013). Parasite infection and host group size: A meta-analytical review. </w:t>
      </w:r>
      <w:r w:rsidRPr="00327EFB">
        <w:rPr>
          <w:i/>
          <w:iCs/>
        </w:rPr>
        <w:t>Parasitology</w:t>
      </w:r>
      <w:r w:rsidRPr="00327EFB">
        <w:t xml:space="preserve">, </w:t>
      </w:r>
      <w:r w:rsidRPr="00327EFB">
        <w:rPr>
          <w:i/>
          <w:iCs/>
        </w:rPr>
        <w:t>140</w:t>
      </w:r>
      <w:r w:rsidRPr="00327EFB">
        <w:t>(7), 803–813.</w:t>
      </w:r>
    </w:p>
    <w:p w14:paraId="2231ED83" w14:textId="77777777" w:rsidR="00327EFB" w:rsidRPr="00327EFB" w:rsidRDefault="00327EFB" w:rsidP="00327EFB">
      <w:pPr>
        <w:pStyle w:val="Bibliography"/>
      </w:pPr>
      <w:r w:rsidRPr="00327EFB">
        <w:t xml:space="preserve">Price, S. J., Garner, T. W. J., Nichols, R. A., </w:t>
      </w:r>
      <w:proofErr w:type="spellStart"/>
      <w:r w:rsidRPr="00327EFB">
        <w:t>Balloux</w:t>
      </w:r>
      <w:proofErr w:type="spellEnd"/>
      <w:r w:rsidRPr="00327EFB">
        <w:t xml:space="preserve">, F., Ayres, C., Mora-Cabello de Alba, A., &amp; Bosch, J. (2014). Collapse of Amphibian Communities Due to an Introduced </w:t>
      </w:r>
      <w:proofErr w:type="spellStart"/>
      <w:r w:rsidRPr="00327EFB">
        <w:t>Ranavirus</w:t>
      </w:r>
      <w:proofErr w:type="spellEnd"/>
      <w:r w:rsidRPr="00327EFB">
        <w:t xml:space="preserve">. </w:t>
      </w:r>
      <w:r w:rsidRPr="00327EFB">
        <w:rPr>
          <w:i/>
          <w:iCs/>
        </w:rPr>
        <w:t>Current Biology</w:t>
      </w:r>
      <w:r w:rsidRPr="00327EFB">
        <w:t xml:space="preserve">, </w:t>
      </w:r>
      <w:r w:rsidRPr="00327EFB">
        <w:rPr>
          <w:i/>
          <w:iCs/>
        </w:rPr>
        <w:t>24</w:t>
      </w:r>
      <w:r w:rsidRPr="00327EFB">
        <w:t>(21), 2586–2591. https://doi.org/10.1016/j.cub.2014.09.028</w:t>
      </w:r>
    </w:p>
    <w:p w14:paraId="707190AE" w14:textId="77777777" w:rsidR="00327EFB" w:rsidRPr="00327EFB" w:rsidRDefault="00327EFB" w:rsidP="00327EFB">
      <w:pPr>
        <w:pStyle w:val="Bibliography"/>
      </w:pPr>
      <w:r w:rsidRPr="00327EFB">
        <w:t xml:space="preserve">Price, S. J., Leung, W. T. M., Owen, C. J., </w:t>
      </w:r>
      <w:proofErr w:type="spellStart"/>
      <w:r w:rsidRPr="00327EFB">
        <w:t>Puschendorf</w:t>
      </w:r>
      <w:proofErr w:type="spellEnd"/>
      <w:r w:rsidRPr="00327EFB">
        <w:t xml:space="preserve">, R., Sergeant, C., Cunningham, A. A., </w:t>
      </w:r>
      <w:proofErr w:type="spellStart"/>
      <w:r w:rsidRPr="00327EFB">
        <w:t>Balloux</w:t>
      </w:r>
      <w:proofErr w:type="spellEnd"/>
      <w:r w:rsidRPr="00327EFB">
        <w:t xml:space="preserve">, F., Garner, T. W. J., &amp; Nichols, R. A. (2019). Effects of historic and projected climate change on the range and impacts of an emerging wildlife disease. </w:t>
      </w:r>
      <w:r w:rsidRPr="00327EFB">
        <w:rPr>
          <w:i/>
          <w:iCs/>
        </w:rPr>
        <w:t>Global Change Biology</w:t>
      </w:r>
      <w:r w:rsidRPr="00327EFB">
        <w:t xml:space="preserve">, </w:t>
      </w:r>
      <w:r w:rsidRPr="00327EFB">
        <w:rPr>
          <w:i/>
          <w:iCs/>
        </w:rPr>
        <w:t>25</w:t>
      </w:r>
      <w:r w:rsidRPr="00327EFB">
        <w:t>(8), 2648–2660. https://doi.org/10.1111/gcb.14651</w:t>
      </w:r>
    </w:p>
    <w:p w14:paraId="4FC8639A" w14:textId="77777777" w:rsidR="00327EFB" w:rsidRPr="00327EFB" w:rsidRDefault="00327EFB" w:rsidP="00327EFB">
      <w:pPr>
        <w:pStyle w:val="Bibliography"/>
      </w:pPr>
      <w:r w:rsidRPr="00327EFB">
        <w:t xml:space="preserve">Puryear, W., </w:t>
      </w:r>
      <w:proofErr w:type="spellStart"/>
      <w:r w:rsidRPr="00327EFB">
        <w:t>Sawatzki</w:t>
      </w:r>
      <w:proofErr w:type="spellEnd"/>
      <w:r w:rsidRPr="00327EFB">
        <w:t xml:space="preserve">, K., Hill, N., Foss, A., Stone, J. J., Doughty, L., Walk, D., Gilbert, K., Murray, M., Cox, E., Patel, P., Mertz, Z., Ellis, S., Taylor, J., Fauquier, D., Smith, A., DiGiovanni, R. A., Van De </w:t>
      </w:r>
      <w:proofErr w:type="spellStart"/>
      <w:r w:rsidRPr="00327EFB">
        <w:t>Guchte</w:t>
      </w:r>
      <w:proofErr w:type="spellEnd"/>
      <w:r w:rsidRPr="00327EFB">
        <w:t>, A., Gonzalez-</w:t>
      </w:r>
      <w:proofErr w:type="spellStart"/>
      <w:r w:rsidRPr="00327EFB">
        <w:t>Reiche</w:t>
      </w:r>
      <w:proofErr w:type="spellEnd"/>
      <w:r w:rsidRPr="00327EFB">
        <w:t xml:space="preserve">, A. S., … </w:t>
      </w:r>
      <w:proofErr w:type="spellStart"/>
      <w:r w:rsidRPr="00327EFB">
        <w:t>Runstadler</w:t>
      </w:r>
      <w:proofErr w:type="spellEnd"/>
      <w:r w:rsidRPr="00327EFB">
        <w:t xml:space="preserve">, J. (2022). </w:t>
      </w:r>
      <w:r w:rsidRPr="00327EFB">
        <w:rPr>
          <w:i/>
          <w:iCs/>
        </w:rPr>
        <w:t>Outbreak of Highly Pathogenic Avian Influenza H5N1 in New England Seals</w:t>
      </w:r>
      <w:r w:rsidRPr="00327EFB">
        <w:t xml:space="preserve"> [Preprint]. Molecular Biology. https://doi.org/10.1101/2022.07.29.501155</w:t>
      </w:r>
    </w:p>
    <w:p w14:paraId="55A1DAE5" w14:textId="77777777" w:rsidR="00327EFB" w:rsidRPr="00327EFB" w:rsidRDefault="00327EFB" w:rsidP="00327EFB">
      <w:pPr>
        <w:pStyle w:val="Bibliography"/>
      </w:pPr>
      <w:r w:rsidRPr="00327EFB">
        <w:t xml:space="preserve">Roche, B., Dobson, A. P., </w:t>
      </w:r>
      <w:proofErr w:type="spellStart"/>
      <w:r w:rsidRPr="00327EFB">
        <w:t>Guégan</w:t>
      </w:r>
      <w:proofErr w:type="spellEnd"/>
      <w:r w:rsidRPr="00327EFB">
        <w:t xml:space="preserve">, J.-F., &amp; </w:t>
      </w:r>
      <w:proofErr w:type="spellStart"/>
      <w:r w:rsidRPr="00327EFB">
        <w:t>Rohani</w:t>
      </w:r>
      <w:proofErr w:type="spellEnd"/>
      <w:r w:rsidRPr="00327EFB">
        <w:t xml:space="preserve">, P. (2012). Linking community and disease ecology: The impact of biodiversity on pathogen transmission. </w:t>
      </w:r>
      <w:r w:rsidRPr="00327EFB">
        <w:rPr>
          <w:i/>
          <w:iCs/>
        </w:rPr>
        <w:t>Philosophical Transactions of the Royal Society B: Biological Sciences</w:t>
      </w:r>
      <w:r w:rsidRPr="00327EFB">
        <w:t xml:space="preserve">, </w:t>
      </w:r>
      <w:r w:rsidRPr="00327EFB">
        <w:rPr>
          <w:i/>
          <w:iCs/>
        </w:rPr>
        <w:t>367</w:t>
      </w:r>
      <w:r w:rsidRPr="00327EFB">
        <w:t>(1604), 2807–2813. https://doi.org/10.1098/rstb.2011.0364</w:t>
      </w:r>
    </w:p>
    <w:p w14:paraId="3D5755C3" w14:textId="77777777" w:rsidR="00327EFB" w:rsidRPr="00327EFB" w:rsidRDefault="00327EFB" w:rsidP="00327EFB">
      <w:pPr>
        <w:pStyle w:val="Bibliography"/>
      </w:pPr>
      <w:proofErr w:type="spellStart"/>
      <w:r w:rsidRPr="00327EFB">
        <w:lastRenderedPageBreak/>
        <w:t>Rohani</w:t>
      </w:r>
      <w:proofErr w:type="spellEnd"/>
      <w:r w:rsidRPr="00327EFB">
        <w:t xml:space="preserve">, P., </w:t>
      </w:r>
      <w:proofErr w:type="spellStart"/>
      <w:r w:rsidRPr="00327EFB">
        <w:t>Breban</w:t>
      </w:r>
      <w:proofErr w:type="spellEnd"/>
      <w:r w:rsidRPr="00327EFB">
        <w:t xml:space="preserve">, R., </w:t>
      </w:r>
      <w:proofErr w:type="spellStart"/>
      <w:r w:rsidRPr="00327EFB">
        <w:t>Stallknecht</w:t>
      </w:r>
      <w:proofErr w:type="spellEnd"/>
      <w:r w:rsidRPr="00327EFB">
        <w:t xml:space="preserve">, D. E., &amp; Drake, J. M. (2009). Environmental transmission of low pathogenicity avian influenza viruses and its implications for pathogen invasion. </w:t>
      </w:r>
      <w:r w:rsidRPr="00327EFB">
        <w:rPr>
          <w:i/>
          <w:iCs/>
        </w:rPr>
        <w:t>Proceedings of the National Academy of Sciences of the United States of America</w:t>
      </w:r>
      <w:r w:rsidRPr="00327EFB">
        <w:t>. https://doi.org/10.1073/pnas.0809026106</w:t>
      </w:r>
    </w:p>
    <w:p w14:paraId="5A81FA1F" w14:textId="77777777" w:rsidR="00327EFB" w:rsidRPr="00327EFB" w:rsidRDefault="00327EFB" w:rsidP="00327EFB">
      <w:pPr>
        <w:pStyle w:val="Bibliography"/>
      </w:pPr>
      <w:r w:rsidRPr="00327EFB">
        <w:t xml:space="preserve">Rohr, J. R., </w:t>
      </w:r>
      <w:proofErr w:type="spellStart"/>
      <w:r w:rsidRPr="00327EFB">
        <w:t>Civitello</w:t>
      </w:r>
      <w:proofErr w:type="spellEnd"/>
      <w:r w:rsidRPr="00327EFB">
        <w:t xml:space="preserve">, D. J., Halliday, F. W., Hudson, P. J., Lafferty, K. D., Wood, C. L., &amp; Mordecai, E. A. (2019). Towards common ground in the biodiversity–disease debate. </w:t>
      </w:r>
      <w:r w:rsidRPr="00327EFB">
        <w:rPr>
          <w:i/>
          <w:iCs/>
        </w:rPr>
        <w:t>Nature Ecology &amp; Evolution</w:t>
      </w:r>
      <w:r w:rsidRPr="00327EFB">
        <w:t xml:space="preserve">, </w:t>
      </w:r>
      <w:r w:rsidRPr="00327EFB">
        <w:rPr>
          <w:i/>
          <w:iCs/>
        </w:rPr>
        <w:t>4</w:t>
      </w:r>
      <w:r w:rsidRPr="00327EFB">
        <w:t>(1), 24–33. https://doi.org/10.1038/s41559-019-1060-6</w:t>
      </w:r>
    </w:p>
    <w:p w14:paraId="476560C3" w14:textId="77777777" w:rsidR="00327EFB" w:rsidRPr="00327EFB" w:rsidRDefault="00327EFB" w:rsidP="00327EFB">
      <w:pPr>
        <w:pStyle w:val="Bibliography"/>
      </w:pPr>
      <w:r w:rsidRPr="00327EFB">
        <w:t xml:space="preserve">Rudolf, V. H. W. (2019). The role of seasonal timing and phenological shifts for species coexistence. </w:t>
      </w:r>
      <w:r w:rsidRPr="00327EFB">
        <w:rPr>
          <w:i/>
          <w:iCs/>
        </w:rPr>
        <w:t>Ecology Letters</w:t>
      </w:r>
      <w:r w:rsidRPr="00327EFB">
        <w:t>, ele.13277. https://doi.org/10.1111/ele.13277</w:t>
      </w:r>
    </w:p>
    <w:p w14:paraId="173DE917" w14:textId="77777777" w:rsidR="00327EFB" w:rsidRPr="00327EFB" w:rsidRDefault="00327EFB" w:rsidP="00327EFB">
      <w:pPr>
        <w:pStyle w:val="Bibliography"/>
      </w:pPr>
      <w:r w:rsidRPr="00327EFB">
        <w:t xml:space="preserve">Sage, M. J. L., </w:t>
      </w:r>
      <w:proofErr w:type="spellStart"/>
      <w:r w:rsidRPr="00327EFB">
        <w:t>Towey</w:t>
      </w:r>
      <w:proofErr w:type="spellEnd"/>
      <w:r w:rsidRPr="00327EFB">
        <w:t xml:space="preserve">, B. D., Brunner, J. L., &amp; Hawley, D. (2019). Do scavengers prevent or promote disease transmission? The effect of invertebrate scavenging on </w:t>
      </w:r>
      <w:proofErr w:type="spellStart"/>
      <w:r w:rsidRPr="00327EFB">
        <w:t>Ranavirus</w:t>
      </w:r>
      <w:proofErr w:type="spellEnd"/>
      <w:r w:rsidRPr="00327EFB">
        <w:t xml:space="preserve"> transmission. </w:t>
      </w:r>
      <w:r w:rsidRPr="00327EFB">
        <w:rPr>
          <w:i/>
          <w:iCs/>
        </w:rPr>
        <w:t>Functional Ecology</w:t>
      </w:r>
      <w:r w:rsidRPr="00327EFB">
        <w:t xml:space="preserve">, </w:t>
      </w:r>
      <w:r w:rsidRPr="00327EFB">
        <w:rPr>
          <w:i/>
          <w:iCs/>
        </w:rPr>
        <w:t>33</w:t>
      </w:r>
      <w:r w:rsidRPr="00327EFB">
        <w:t>(7), 1342–1350. https://doi.org/10.1111/1365-2435.13335</w:t>
      </w:r>
    </w:p>
    <w:p w14:paraId="3D23DF70" w14:textId="77777777" w:rsidR="00327EFB" w:rsidRPr="00327EFB" w:rsidRDefault="00327EFB" w:rsidP="00327EFB">
      <w:pPr>
        <w:pStyle w:val="Bibliography"/>
      </w:pPr>
      <w:r w:rsidRPr="00327EFB">
        <w:t xml:space="preserve">Savage, V. M., </w:t>
      </w:r>
      <w:proofErr w:type="spellStart"/>
      <w:r w:rsidRPr="00327EFB">
        <w:t>Gillooly</w:t>
      </w:r>
      <w:proofErr w:type="spellEnd"/>
      <w:r w:rsidRPr="00327EFB">
        <w:t xml:space="preserve">, J. F., Brown, J. H., West, G. B., &amp; </w:t>
      </w:r>
      <w:proofErr w:type="spellStart"/>
      <w:r w:rsidRPr="00327EFB">
        <w:t>Charnov</w:t>
      </w:r>
      <w:proofErr w:type="spellEnd"/>
      <w:r w:rsidRPr="00327EFB">
        <w:t xml:space="preserve">, E. L. (2004). Effects of Body Size and Temperature on Population Growth. </w:t>
      </w:r>
      <w:r w:rsidRPr="00327EFB">
        <w:rPr>
          <w:i/>
          <w:iCs/>
        </w:rPr>
        <w:t>The American Naturalist</w:t>
      </w:r>
      <w:r w:rsidRPr="00327EFB">
        <w:t xml:space="preserve">, </w:t>
      </w:r>
      <w:r w:rsidRPr="00327EFB">
        <w:rPr>
          <w:i/>
          <w:iCs/>
        </w:rPr>
        <w:t>163</w:t>
      </w:r>
      <w:r w:rsidRPr="00327EFB">
        <w:t>(3), 429–441. https://doi.org/10.1086/381872</w:t>
      </w:r>
    </w:p>
    <w:p w14:paraId="243F9B7D" w14:textId="77777777" w:rsidR="00327EFB" w:rsidRPr="00327EFB" w:rsidRDefault="00327EFB" w:rsidP="00327EFB">
      <w:pPr>
        <w:pStyle w:val="Bibliography"/>
      </w:pPr>
      <w:r w:rsidRPr="00327EFB">
        <w:t xml:space="preserve">Scheele, B. C., </w:t>
      </w:r>
      <w:proofErr w:type="spellStart"/>
      <w:r w:rsidRPr="00327EFB">
        <w:t>Pasmans</w:t>
      </w:r>
      <w:proofErr w:type="spellEnd"/>
      <w:r w:rsidRPr="00327EFB">
        <w:t xml:space="preserve">, F., </w:t>
      </w:r>
      <w:proofErr w:type="spellStart"/>
      <w:r w:rsidRPr="00327EFB">
        <w:t>Skerratt</w:t>
      </w:r>
      <w:proofErr w:type="spellEnd"/>
      <w:r w:rsidRPr="00327EFB">
        <w:t xml:space="preserve">, L. F., Berger, L., Martel, A., </w:t>
      </w:r>
      <w:proofErr w:type="spellStart"/>
      <w:r w:rsidRPr="00327EFB">
        <w:t>Beukema</w:t>
      </w:r>
      <w:proofErr w:type="spellEnd"/>
      <w:r w:rsidRPr="00327EFB">
        <w:t xml:space="preserve">, W., Acevedo, A. A., </w:t>
      </w:r>
      <w:proofErr w:type="spellStart"/>
      <w:r w:rsidRPr="00327EFB">
        <w:t>Burrowes</w:t>
      </w:r>
      <w:proofErr w:type="spellEnd"/>
      <w:r w:rsidRPr="00327EFB">
        <w:t xml:space="preserve">, P. A., Carvalho, T., </w:t>
      </w:r>
      <w:proofErr w:type="spellStart"/>
      <w:r w:rsidRPr="00327EFB">
        <w:t>Catenazzi</w:t>
      </w:r>
      <w:proofErr w:type="spellEnd"/>
      <w:r w:rsidRPr="00327EFB">
        <w:t xml:space="preserve">, A., De la Riva, I., Fisher, M. C., </w:t>
      </w:r>
      <w:proofErr w:type="spellStart"/>
      <w:r w:rsidRPr="00327EFB">
        <w:t>Flechas</w:t>
      </w:r>
      <w:proofErr w:type="spellEnd"/>
      <w:r w:rsidRPr="00327EFB">
        <w:t xml:space="preserve">, S. V., Foster, C. N., </w:t>
      </w:r>
      <w:proofErr w:type="spellStart"/>
      <w:r w:rsidRPr="00327EFB">
        <w:t>Frías</w:t>
      </w:r>
      <w:proofErr w:type="spellEnd"/>
      <w:r w:rsidRPr="00327EFB">
        <w:t xml:space="preserve">-Álvarez, P., Garner, T. W. J., </w:t>
      </w:r>
      <w:proofErr w:type="spellStart"/>
      <w:r w:rsidRPr="00327EFB">
        <w:t>Gratwicke</w:t>
      </w:r>
      <w:proofErr w:type="spellEnd"/>
      <w:r w:rsidRPr="00327EFB">
        <w:t xml:space="preserve">, B., </w:t>
      </w:r>
      <w:proofErr w:type="spellStart"/>
      <w:r w:rsidRPr="00327EFB">
        <w:t>Guayasamin</w:t>
      </w:r>
      <w:proofErr w:type="spellEnd"/>
      <w:r w:rsidRPr="00327EFB">
        <w:t xml:space="preserve">, J. M., Hirschfeld, M., … </w:t>
      </w:r>
      <w:proofErr w:type="spellStart"/>
      <w:r w:rsidRPr="00327EFB">
        <w:t>Canessa</w:t>
      </w:r>
      <w:proofErr w:type="spellEnd"/>
      <w:r w:rsidRPr="00327EFB">
        <w:t xml:space="preserve">, S. (2019). Amphibian fungal panzootic causes catastrophic and ongoing loss of biodiversity. </w:t>
      </w:r>
      <w:r w:rsidRPr="00327EFB">
        <w:rPr>
          <w:i/>
          <w:iCs/>
        </w:rPr>
        <w:t>Science</w:t>
      </w:r>
      <w:r w:rsidRPr="00327EFB">
        <w:t xml:space="preserve">, </w:t>
      </w:r>
      <w:r w:rsidRPr="00327EFB">
        <w:rPr>
          <w:i/>
          <w:iCs/>
        </w:rPr>
        <w:t>363</w:t>
      </w:r>
      <w:r w:rsidRPr="00327EFB">
        <w:t>(6434), 1459–1463. https://doi.org/10.1126/science.aav0379</w:t>
      </w:r>
    </w:p>
    <w:p w14:paraId="373CCF0C" w14:textId="77777777" w:rsidR="00327EFB" w:rsidRPr="00327EFB" w:rsidRDefault="00327EFB" w:rsidP="00327EFB">
      <w:pPr>
        <w:pStyle w:val="Bibliography"/>
      </w:pPr>
      <w:r w:rsidRPr="00327EFB">
        <w:t xml:space="preserve">Shaw, K. E., &amp; </w:t>
      </w:r>
      <w:proofErr w:type="spellStart"/>
      <w:r w:rsidRPr="00327EFB">
        <w:t>Civitello</w:t>
      </w:r>
      <w:proofErr w:type="spellEnd"/>
      <w:r w:rsidRPr="00327EFB">
        <w:t>, D. J. (2021). Re</w:t>
      </w:r>
      <w:r w:rsidRPr="00327EFB">
        <w:rPr>
          <w:rFonts w:ascii="Cambria Math" w:hAnsi="Cambria Math" w:cs="Cambria Math"/>
        </w:rPr>
        <w:t>‐</w:t>
      </w:r>
      <w:r w:rsidRPr="00327EFB">
        <w:t xml:space="preserve">emphasizing mechanism in the community ecology of disease. </w:t>
      </w:r>
      <w:r w:rsidRPr="00327EFB">
        <w:rPr>
          <w:i/>
          <w:iCs/>
        </w:rPr>
        <w:t>Functional Ecology</w:t>
      </w:r>
      <w:r w:rsidRPr="00327EFB">
        <w:t xml:space="preserve">, </w:t>
      </w:r>
      <w:r w:rsidRPr="00327EFB">
        <w:rPr>
          <w:i/>
          <w:iCs/>
        </w:rPr>
        <w:t>35</w:t>
      </w:r>
      <w:r w:rsidRPr="00327EFB">
        <w:t>(11), 2376–2386. https://doi.org/10.1111/1365-2435.13892</w:t>
      </w:r>
    </w:p>
    <w:p w14:paraId="32DFC186" w14:textId="77777777" w:rsidR="00327EFB" w:rsidRPr="00327EFB" w:rsidRDefault="00327EFB" w:rsidP="00327EFB">
      <w:pPr>
        <w:pStyle w:val="Bibliography"/>
      </w:pPr>
      <w:proofErr w:type="spellStart"/>
      <w:r w:rsidRPr="00327EFB">
        <w:lastRenderedPageBreak/>
        <w:t>Sibly</w:t>
      </w:r>
      <w:proofErr w:type="spellEnd"/>
      <w:r w:rsidRPr="00327EFB">
        <w:t xml:space="preserve">, R. M., &amp; Hone, J. (2002). Population growth rate and its determinants: An overview. </w:t>
      </w:r>
      <w:r w:rsidRPr="00327EFB">
        <w:rPr>
          <w:i/>
          <w:iCs/>
        </w:rPr>
        <w:t>Philosophical Transactions of the Royal Society of London. Series B: Biological Sciences</w:t>
      </w:r>
      <w:r w:rsidRPr="00327EFB">
        <w:t xml:space="preserve">, </w:t>
      </w:r>
      <w:r w:rsidRPr="00327EFB">
        <w:rPr>
          <w:i/>
          <w:iCs/>
        </w:rPr>
        <w:t>357</w:t>
      </w:r>
      <w:r w:rsidRPr="00327EFB">
        <w:t>(1425), 1153–1170. https://doi.org/10.1098/rstb.2002.1117</w:t>
      </w:r>
    </w:p>
    <w:p w14:paraId="4D0FF411" w14:textId="77777777" w:rsidR="00327EFB" w:rsidRPr="00327EFB" w:rsidRDefault="00327EFB" w:rsidP="00327EFB">
      <w:pPr>
        <w:pStyle w:val="Bibliography"/>
      </w:pPr>
      <w:proofErr w:type="spellStart"/>
      <w:r w:rsidRPr="00327EFB">
        <w:t>Skerratt</w:t>
      </w:r>
      <w:proofErr w:type="spellEnd"/>
      <w:r w:rsidRPr="00327EFB">
        <w:t xml:space="preserve">, L. F., Berger, L., </w:t>
      </w:r>
      <w:proofErr w:type="spellStart"/>
      <w:r w:rsidRPr="00327EFB">
        <w:t>Speare</w:t>
      </w:r>
      <w:proofErr w:type="spellEnd"/>
      <w:r w:rsidRPr="00327EFB">
        <w:t xml:space="preserve">, R., </w:t>
      </w:r>
      <w:proofErr w:type="spellStart"/>
      <w:r w:rsidRPr="00327EFB">
        <w:t>Cashins</w:t>
      </w:r>
      <w:proofErr w:type="spellEnd"/>
      <w:r w:rsidRPr="00327EFB">
        <w:t xml:space="preserve">, S., McDonald, K. R., </w:t>
      </w:r>
      <w:proofErr w:type="spellStart"/>
      <w:r w:rsidRPr="00327EFB">
        <w:t>Phillott</w:t>
      </w:r>
      <w:proofErr w:type="spellEnd"/>
      <w:r w:rsidRPr="00327EFB">
        <w:t xml:space="preserve">, A. D., Hines, H. B., &amp; Kenyon, N. (2007). Spread of Chytridiomycosis Has Caused the Rapid Global Decline and Extinction of Frogs. </w:t>
      </w:r>
      <w:proofErr w:type="spellStart"/>
      <w:r w:rsidRPr="00327EFB">
        <w:rPr>
          <w:i/>
          <w:iCs/>
        </w:rPr>
        <w:t>EcoHealth</w:t>
      </w:r>
      <w:proofErr w:type="spellEnd"/>
      <w:r w:rsidRPr="00327EFB">
        <w:t xml:space="preserve">, </w:t>
      </w:r>
      <w:r w:rsidRPr="00327EFB">
        <w:rPr>
          <w:i/>
          <w:iCs/>
        </w:rPr>
        <w:t>4</w:t>
      </w:r>
      <w:r w:rsidRPr="00327EFB">
        <w:t>(2), 125. https://doi.org/10.1007/s10393-007-0093-5</w:t>
      </w:r>
    </w:p>
    <w:p w14:paraId="78130777" w14:textId="77777777" w:rsidR="00327EFB" w:rsidRPr="00327EFB" w:rsidRDefault="00327EFB" w:rsidP="00327EFB">
      <w:pPr>
        <w:pStyle w:val="Bibliography"/>
      </w:pPr>
      <w:proofErr w:type="spellStart"/>
      <w:r w:rsidRPr="00327EFB">
        <w:t>Smilansky</w:t>
      </w:r>
      <w:proofErr w:type="spellEnd"/>
      <w:r w:rsidRPr="00327EFB">
        <w:t xml:space="preserve">, V., </w:t>
      </w:r>
      <w:proofErr w:type="spellStart"/>
      <w:r w:rsidRPr="00327EFB">
        <w:t>Jirků</w:t>
      </w:r>
      <w:proofErr w:type="spellEnd"/>
      <w:r w:rsidRPr="00327EFB">
        <w:t xml:space="preserve">, M., Milner, D. S., Ibáñez, R., </w:t>
      </w:r>
      <w:proofErr w:type="spellStart"/>
      <w:r w:rsidRPr="00327EFB">
        <w:t>Gratwicke</w:t>
      </w:r>
      <w:proofErr w:type="spellEnd"/>
      <w:r w:rsidRPr="00327EFB">
        <w:t xml:space="preserve">, B., Nicholls, A., </w:t>
      </w:r>
      <w:proofErr w:type="spellStart"/>
      <w:r w:rsidRPr="00327EFB">
        <w:t>Lukeš</w:t>
      </w:r>
      <w:proofErr w:type="spellEnd"/>
      <w:r w:rsidRPr="00327EFB">
        <w:t xml:space="preserve">, J., </w:t>
      </w:r>
      <w:proofErr w:type="spellStart"/>
      <w:r w:rsidRPr="00327EFB">
        <w:t>Chambouvet</w:t>
      </w:r>
      <w:proofErr w:type="spellEnd"/>
      <w:r w:rsidRPr="00327EFB">
        <w:t xml:space="preserve">, A., &amp; Richards, T. A. (2021). Expanded host and geographic range of tadpole associations with the Severe </w:t>
      </w:r>
      <w:proofErr w:type="spellStart"/>
      <w:r w:rsidRPr="00327EFB">
        <w:t>Perkinsea</w:t>
      </w:r>
      <w:proofErr w:type="spellEnd"/>
      <w:r w:rsidRPr="00327EFB">
        <w:t xml:space="preserve"> Infection group. </w:t>
      </w:r>
      <w:r w:rsidRPr="00327EFB">
        <w:rPr>
          <w:i/>
          <w:iCs/>
        </w:rPr>
        <w:t>Biology Letters</w:t>
      </w:r>
      <w:r w:rsidRPr="00327EFB">
        <w:t xml:space="preserve">, </w:t>
      </w:r>
      <w:r w:rsidRPr="00327EFB">
        <w:rPr>
          <w:i/>
          <w:iCs/>
        </w:rPr>
        <w:t>17</w:t>
      </w:r>
      <w:r w:rsidRPr="00327EFB">
        <w:t>(6), 20210166. https://doi.org/10.1098/rsbl.2021.0166</w:t>
      </w:r>
    </w:p>
    <w:p w14:paraId="0D125187" w14:textId="77777777" w:rsidR="00327EFB" w:rsidRPr="00327EFB" w:rsidRDefault="00327EFB" w:rsidP="00327EFB">
      <w:pPr>
        <w:pStyle w:val="Bibliography"/>
      </w:pPr>
      <w:r w:rsidRPr="00327EFB">
        <w:t xml:space="preserve">Snyder, P. W., Ramsay, C. T., </w:t>
      </w:r>
      <w:proofErr w:type="spellStart"/>
      <w:r w:rsidRPr="00327EFB">
        <w:t>Harjoe</w:t>
      </w:r>
      <w:proofErr w:type="spellEnd"/>
      <w:r w:rsidRPr="00327EFB">
        <w:t xml:space="preserve">, C. C., Khazan, E. S., Briggs, C. J., </w:t>
      </w:r>
      <w:proofErr w:type="spellStart"/>
      <w:r w:rsidRPr="00327EFB">
        <w:t>Hoverman</w:t>
      </w:r>
      <w:proofErr w:type="spellEnd"/>
      <w:r w:rsidRPr="00327EFB">
        <w:t xml:space="preserve">, J. T., Johnson, P. T. J., Preston, D., Rohr, J. R., &amp; </w:t>
      </w:r>
      <w:proofErr w:type="spellStart"/>
      <w:r w:rsidRPr="00327EFB">
        <w:t>Blaustein</w:t>
      </w:r>
      <w:proofErr w:type="spellEnd"/>
      <w:r w:rsidRPr="00327EFB">
        <w:t xml:space="preserve">, A. R. (2023). Experimental evidence that host species composition alters host–pathogen dynamics in a </w:t>
      </w:r>
      <w:proofErr w:type="spellStart"/>
      <w:r w:rsidRPr="00327EFB">
        <w:t>ranavirus</w:t>
      </w:r>
      <w:proofErr w:type="spellEnd"/>
      <w:r w:rsidRPr="00327EFB">
        <w:t xml:space="preserve">–amphibian assemblage. </w:t>
      </w:r>
      <w:r w:rsidRPr="00327EFB">
        <w:rPr>
          <w:i/>
          <w:iCs/>
        </w:rPr>
        <w:t>Ecology</w:t>
      </w:r>
      <w:r w:rsidRPr="00327EFB">
        <w:t xml:space="preserve">, </w:t>
      </w:r>
      <w:r w:rsidRPr="00327EFB">
        <w:rPr>
          <w:i/>
          <w:iCs/>
        </w:rPr>
        <w:t>104</w:t>
      </w:r>
      <w:r w:rsidRPr="00327EFB">
        <w:t>(2). https://doi.org/10.1002/ecy.3885</w:t>
      </w:r>
    </w:p>
    <w:p w14:paraId="12CE4DBC" w14:textId="77777777" w:rsidR="00327EFB" w:rsidRPr="00327EFB" w:rsidRDefault="00327EFB" w:rsidP="00327EFB">
      <w:pPr>
        <w:pStyle w:val="Bibliography"/>
      </w:pPr>
      <w:proofErr w:type="spellStart"/>
      <w:r w:rsidRPr="00327EFB">
        <w:t>Sooryanarain</w:t>
      </w:r>
      <w:proofErr w:type="spellEnd"/>
      <w:r w:rsidRPr="00327EFB">
        <w:t xml:space="preserve">, H., &amp; </w:t>
      </w:r>
      <w:proofErr w:type="spellStart"/>
      <w:r w:rsidRPr="00327EFB">
        <w:t>Elankumaran</w:t>
      </w:r>
      <w:proofErr w:type="spellEnd"/>
      <w:r w:rsidRPr="00327EFB">
        <w:t xml:space="preserve">, S. (2015). Environmental Role in Influenza Virus Outbreaks. </w:t>
      </w:r>
      <w:r w:rsidRPr="00327EFB">
        <w:rPr>
          <w:i/>
          <w:iCs/>
        </w:rPr>
        <w:t>Annual Review of Animal Biosciences</w:t>
      </w:r>
      <w:r w:rsidRPr="00327EFB">
        <w:t xml:space="preserve">, </w:t>
      </w:r>
      <w:r w:rsidRPr="00327EFB">
        <w:rPr>
          <w:i/>
          <w:iCs/>
        </w:rPr>
        <w:t>3</w:t>
      </w:r>
      <w:r w:rsidRPr="00327EFB">
        <w:t>(1), 347–373. https://doi.org/10.1146/annurev-animal-022114-111017</w:t>
      </w:r>
    </w:p>
    <w:p w14:paraId="0F88E6CA" w14:textId="77777777" w:rsidR="00327EFB" w:rsidRPr="00327EFB" w:rsidRDefault="00327EFB" w:rsidP="00327EFB">
      <w:pPr>
        <w:pStyle w:val="Bibliography"/>
      </w:pPr>
      <w:proofErr w:type="spellStart"/>
      <w:r w:rsidRPr="00327EFB">
        <w:t>Streicker</w:t>
      </w:r>
      <w:proofErr w:type="spellEnd"/>
      <w:r w:rsidRPr="00327EFB">
        <w:t xml:space="preserve">, D. G., Fenton, A., &amp; Pedersen, A. B. (2013). Differential sources of host species heterogeneity influence the transmission and control of </w:t>
      </w:r>
      <w:proofErr w:type="spellStart"/>
      <w:r w:rsidRPr="00327EFB">
        <w:t>multihost</w:t>
      </w:r>
      <w:proofErr w:type="spellEnd"/>
      <w:r w:rsidRPr="00327EFB">
        <w:t xml:space="preserve"> parasites. </w:t>
      </w:r>
      <w:r w:rsidRPr="00327EFB">
        <w:rPr>
          <w:i/>
          <w:iCs/>
        </w:rPr>
        <w:t>Ecology Letters</w:t>
      </w:r>
      <w:r w:rsidRPr="00327EFB">
        <w:t xml:space="preserve">, </w:t>
      </w:r>
      <w:r w:rsidRPr="00327EFB">
        <w:rPr>
          <w:i/>
          <w:iCs/>
        </w:rPr>
        <w:t>16</w:t>
      </w:r>
      <w:r w:rsidRPr="00327EFB">
        <w:t>(8), 975–984. https://doi.org/10.1111/ele.12122</w:t>
      </w:r>
    </w:p>
    <w:p w14:paraId="120A7D6C" w14:textId="77777777" w:rsidR="00327EFB" w:rsidRPr="00327EFB" w:rsidRDefault="00327EFB" w:rsidP="00327EFB">
      <w:pPr>
        <w:pStyle w:val="Bibliography"/>
      </w:pPr>
      <w:proofErr w:type="spellStart"/>
      <w:r w:rsidRPr="00327EFB">
        <w:t>Tornabene</w:t>
      </w:r>
      <w:proofErr w:type="spellEnd"/>
      <w:r w:rsidRPr="00327EFB">
        <w:t xml:space="preserve">, B. J., </w:t>
      </w:r>
      <w:proofErr w:type="spellStart"/>
      <w:r w:rsidRPr="00327EFB">
        <w:t>Blaustein</w:t>
      </w:r>
      <w:proofErr w:type="spellEnd"/>
      <w:r w:rsidRPr="00327EFB">
        <w:t>, A. R., Briggs, C. J., Calhoun, D. M., Johnson, P. T. J., McDevitt</w:t>
      </w:r>
      <w:r w:rsidRPr="00327EFB">
        <w:rPr>
          <w:rFonts w:ascii="Cambria Math" w:hAnsi="Cambria Math" w:cs="Cambria Math"/>
        </w:rPr>
        <w:t>‐</w:t>
      </w:r>
      <w:proofErr w:type="spellStart"/>
      <w:r w:rsidRPr="00327EFB">
        <w:t>Galles</w:t>
      </w:r>
      <w:proofErr w:type="spellEnd"/>
      <w:r w:rsidRPr="00327EFB">
        <w:t xml:space="preserve">, T., Rohr, J. R., &amp; </w:t>
      </w:r>
      <w:proofErr w:type="spellStart"/>
      <w:r w:rsidRPr="00327EFB">
        <w:t>Hoverman</w:t>
      </w:r>
      <w:proofErr w:type="spellEnd"/>
      <w:r w:rsidRPr="00327EFB">
        <w:t xml:space="preserve">, J. T. (2018). The influence of landscape and environmental factors on </w:t>
      </w:r>
      <w:proofErr w:type="spellStart"/>
      <w:r w:rsidRPr="00327EFB">
        <w:t>ranavirus</w:t>
      </w:r>
      <w:proofErr w:type="spellEnd"/>
      <w:r w:rsidRPr="00327EFB">
        <w:t xml:space="preserve"> epidemiology in a California amphibian assemblage. </w:t>
      </w:r>
      <w:r w:rsidRPr="00327EFB">
        <w:rPr>
          <w:i/>
          <w:iCs/>
        </w:rPr>
        <w:t>Freshwater Biology</w:t>
      </w:r>
      <w:r w:rsidRPr="00327EFB">
        <w:t xml:space="preserve">, </w:t>
      </w:r>
      <w:r w:rsidRPr="00327EFB">
        <w:rPr>
          <w:i/>
          <w:iCs/>
        </w:rPr>
        <w:t>63</w:t>
      </w:r>
      <w:r w:rsidRPr="00327EFB">
        <w:t>(7), 639–651. https://doi.org/10.1111/fwb.13100</w:t>
      </w:r>
    </w:p>
    <w:p w14:paraId="377A47E4" w14:textId="77777777" w:rsidR="00327EFB" w:rsidRPr="00327EFB" w:rsidRDefault="00327EFB" w:rsidP="00327EFB">
      <w:pPr>
        <w:pStyle w:val="Bibliography"/>
      </w:pPr>
      <w:r w:rsidRPr="00327EFB">
        <w:lastRenderedPageBreak/>
        <w:t>Valenzuela</w:t>
      </w:r>
      <w:r w:rsidRPr="00327EFB">
        <w:rPr>
          <w:rFonts w:ascii="Cambria Math" w:hAnsi="Cambria Math" w:cs="Cambria Math"/>
        </w:rPr>
        <w:t>‐</w:t>
      </w:r>
      <w:r w:rsidRPr="00327EFB">
        <w:t xml:space="preserve">Sánchez, A., Wilber, M. Q., </w:t>
      </w:r>
      <w:proofErr w:type="spellStart"/>
      <w:r w:rsidRPr="00327EFB">
        <w:t>Canessa</w:t>
      </w:r>
      <w:proofErr w:type="spellEnd"/>
      <w:r w:rsidRPr="00327EFB">
        <w:t xml:space="preserve">, S., </w:t>
      </w:r>
      <w:proofErr w:type="spellStart"/>
      <w:r w:rsidRPr="00327EFB">
        <w:t>Bacigalupe</w:t>
      </w:r>
      <w:proofErr w:type="spellEnd"/>
      <w:r w:rsidRPr="00327EFB">
        <w:t xml:space="preserve">, L. D., </w:t>
      </w:r>
      <w:proofErr w:type="spellStart"/>
      <w:r w:rsidRPr="00327EFB">
        <w:t>Muths</w:t>
      </w:r>
      <w:proofErr w:type="spellEnd"/>
      <w:r w:rsidRPr="00327EFB">
        <w:t xml:space="preserve">, E., Schmidt, B. R., Cunningham, A. A., </w:t>
      </w:r>
      <w:proofErr w:type="spellStart"/>
      <w:r w:rsidRPr="00327EFB">
        <w:t>Ozgul</w:t>
      </w:r>
      <w:proofErr w:type="spellEnd"/>
      <w:r w:rsidRPr="00327EFB">
        <w:t xml:space="preserve">, A., Johnson, P. T. J., </w:t>
      </w:r>
      <w:proofErr w:type="spellStart"/>
      <w:r w:rsidRPr="00327EFB">
        <w:t>Cayuela</w:t>
      </w:r>
      <w:proofErr w:type="spellEnd"/>
      <w:r w:rsidRPr="00327EFB">
        <w:t>, H., &amp; Hodgson, D. (2021). Why disease ecology needs life</w:t>
      </w:r>
      <w:r w:rsidRPr="00327EFB">
        <w:rPr>
          <w:rFonts w:ascii="Cambria Math" w:hAnsi="Cambria Math" w:cs="Cambria Math"/>
        </w:rPr>
        <w:t>‐</w:t>
      </w:r>
      <w:r w:rsidRPr="00327EFB">
        <w:t xml:space="preserve">history theory: A host perspective. </w:t>
      </w:r>
      <w:r w:rsidRPr="00327EFB">
        <w:rPr>
          <w:i/>
          <w:iCs/>
        </w:rPr>
        <w:t>Ecology Letters</w:t>
      </w:r>
      <w:r w:rsidRPr="00327EFB">
        <w:t xml:space="preserve">, </w:t>
      </w:r>
      <w:r w:rsidRPr="00327EFB">
        <w:rPr>
          <w:i/>
          <w:iCs/>
        </w:rPr>
        <w:t>24</w:t>
      </w:r>
      <w:r w:rsidRPr="00327EFB">
        <w:t>(4), 876–890. https://doi.org/10.1111/ele.13681</w:t>
      </w:r>
    </w:p>
    <w:p w14:paraId="6924BD62" w14:textId="77777777" w:rsidR="00327EFB" w:rsidRPr="00327EFB" w:rsidRDefault="00327EFB" w:rsidP="00327EFB">
      <w:pPr>
        <w:pStyle w:val="Bibliography"/>
      </w:pPr>
      <w:r w:rsidRPr="00327EFB">
        <w:t xml:space="preserve">Webb, C. O., </w:t>
      </w:r>
      <w:proofErr w:type="spellStart"/>
      <w:r w:rsidRPr="00327EFB">
        <w:t>Ackerly</w:t>
      </w:r>
      <w:proofErr w:type="spellEnd"/>
      <w:r w:rsidRPr="00327EFB">
        <w:t xml:space="preserve">, D. D., </w:t>
      </w:r>
      <w:proofErr w:type="spellStart"/>
      <w:r w:rsidRPr="00327EFB">
        <w:t>McPeek</w:t>
      </w:r>
      <w:proofErr w:type="spellEnd"/>
      <w:r w:rsidRPr="00327EFB">
        <w:t xml:space="preserve">, M. A., &amp; Donoghue, M. J. (2002). PHYLOGENIES AND COMMUNITY ECOLOGY. </w:t>
      </w:r>
      <w:r w:rsidRPr="00327EFB">
        <w:rPr>
          <w:i/>
          <w:iCs/>
        </w:rPr>
        <w:t>Annual Review of Ecology and Systematics</w:t>
      </w:r>
      <w:r w:rsidRPr="00327EFB">
        <w:t xml:space="preserve">, </w:t>
      </w:r>
      <w:r w:rsidRPr="00327EFB">
        <w:rPr>
          <w:i/>
          <w:iCs/>
        </w:rPr>
        <w:t>33</w:t>
      </w:r>
      <w:r w:rsidRPr="00327EFB">
        <w:t>(1), 475–505. https://doi.org/10.1146/annurev.ecolsys.33.010802.150448</w:t>
      </w:r>
    </w:p>
    <w:p w14:paraId="41824459" w14:textId="77777777" w:rsidR="00327EFB" w:rsidRPr="00327EFB" w:rsidRDefault="00327EFB" w:rsidP="00327EFB">
      <w:pPr>
        <w:pStyle w:val="Bibliography"/>
      </w:pPr>
      <w:r w:rsidRPr="00327EFB">
        <w:t xml:space="preserve">Weinstein, B. G., Graham, C. H., &amp; Parra, J. L. (2017). The role of environment, </w:t>
      </w:r>
      <w:proofErr w:type="gramStart"/>
      <w:r w:rsidRPr="00327EFB">
        <w:t>dispersal</w:t>
      </w:r>
      <w:proofErr w:type="gramEnd"/>
      <w:r w:rsidRPr="00327EFB">
        <w:t xml:space="preserve"> and competition in explaining reduced co-occurrence among related species. </w:t>
      </w:r>
      <w:proofErr w:type="spellStart"/>
      <w:r w:rsidRPr="00327EFB">
        <w:rPr>
          <w:i/>
          <w:iCs/>
        </w:rPr>
        <w:t>PloS</w:t>
      </w:r>
      <w:proofErr w:type="spellEnd"/>
      <w:r w:rsidRPr="00327EFB">
        <w:rPr>
          <w:i/>
          <w:iCs/>
        </w:rPr>
        <w:t xml:space="preserve"> One</w:t>
      </w:r>
      <w:r w:rsidRPr="00327EFB">
        <w:t xml:space="preserve">, </w:t>
      </w:r>
      <w:r w:rsidRPr="00327EFB">
        <w:rPr>
          <w:i/>
          <w:iCs/>
        </w:rPr>
        <w:t>12</w:t>
      </w:r>
      <w:r w:rsidRPr="00327EFB">
        <w:t>(11), e0185493. https://doi.org/10.1371/journal.pone.0185493</w:t>
      </w:r>
    </w:p>
    <w:p w14:paraId="3D84EBD0" w14:textId="77777777" w:rsidR="00327EFB" w:rsidRPr="00327EFB" w:rsidRDefault="00327EFB" w:rsidP="00327EFB">
      <w:pPr>
        <w:pStyle w:val="Bibliography"/>
      </w:pPr>
      <w:r w:rsidRPr="00327EFB">
        <w:t xml:space="preserve">Werner, E. E., Skelly, D. K., Relyea, R. A., &amp; </w:t>
      </w:r>
      <w:proofErr w:type="spellStart"/>
      <w:r w:rsidRPr="00327EFB">
        <w:t>Yurewicz</w:t>
      </w:r>
      <w:proofErr w:type="spellEnd"/>
      <w:r w:rsidRPr="00327EFB">
        <w:t xml:space="preserve">, K. L. (2007). Amphibian species richness across environmental gradients. </w:t>
      </w:r>
      <w:r w:rsidRPr="00327EFB">
        <w:rPr>
          <w:i/>
          <w:iCs/>
        </w:rPr>
        <w:t>Oikos</w:t>
      </w:r>
      <w:r w:rsidRPr="00327EFB">
        <w:t xml:space="preserve">, </w:t>
      </w:r>
      <w:r w:rsidRPr="00327EFB">
        <w:rPr>
          <w:i/>
          <w:iCs/>
        </w:rPr>
        <w:t>116</w:t>
      </w:r>
      <w:r w:rsidRPr="00327EFB">
        <w:t>(10), 1697–1712. https://doi.org/10.1111/j.0030-1299.2007.15935.x</w:t>
      </w:r>
    </w:p>
    <w:p w14:paraId="2F577077" w14:textId="77777777" w:rsidR="00327EFB" w:rsidRPr="00327EFB" w:rsidRDefault="00327EFB" w:rsidP="00327EFB">
      <w:pPr>
        <w:pStyle w:val="Bibliography"/>
      </w:pPr>
      <w:proofErr w:type="spellStart"/>
      <w:r w:rsidRPr="00327EFB">
        <w:t>Youker</w:t>
      </w:r>
      <w:proofErr w:type="spellEnd"/>
      <w:r w:rsidRPr="00327EFB">
        <w:t xml:space="preserve">-Smith, T., </w:t>
      </w:r>
      <w:proofErr w:type="spellStart"/>
      <w:r w:rsidRPr="00327EFB">
        <w:t>Boersch-Supan</w:t>
      </w:r>
      <w:proofErr w:type="spellEnd"/>
      <w:r w:rsidRPr="00327EFB">
        <w:t xml:space="preserve">, P., </w:t>
      </w:r>
      <w:proofErr w:type="spellStart"/>
      <w:r w:rsidRPr="00327EFB">
        <w:t>Whipps</w:t>
      </w:r>
      <w:proofErr w:type="spellEnd"/>
      <w:r w:rsidRPr="00327EFB">
        <w:t xml:space="preserve">, C., &amp; Ryan, S. (2018). Environmental Drivers of </w:t>
      </w:r>
      <w:proofErr w:type="spellStart"/>
      <w:r w:rsidRPr="00327EFB">
        <w:t>Ranavirus</w:t>
      </w:r>
      <w:proofErr w:type="spellEnd"/>
      <w:r w:rsidRPr="00327EFB">
        <w:t xml:space="preserve"> in Free-Living Amphibians in Constructed Ponds. </w:t>
      </w:r>
      <w:proofErr w:type="spellStart"/>
      <w:r w:rsidRPr="00327EFB">
        <w:rPr>
          <w:i/>
          <w:iCs/>
        </w:rPr>
        <w:t>EcoHealth</w:t>
      </w:r>
      <w:proofErr w:type="spellEnd"/>
      <w:r w:rsidRPr="00327EFB">
        <w:t xml:space="preserve">, </w:t>
      </w:r>
      <w:r w:rsidRPr="00327EFB">
        <w:rPr>
          <w:i/>
          <w:iCs/>
        </w:rPr>
        <w:t>15</w:t>
      </w:r>
      <w:r w:rsidRPr="00327EFB">
        <w:t>(3), 608–618. https://doi.org/10.1007/s10393-018-1350-5</w:t>
      </w:r>
    </w:p>
    <w:p w14:paraId="63161ACA" w14:textId="3C4EB003"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73"/>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73"/>
      <w:r>
        <w:rPr>
          <w:rStyle w:val="CommentReference"/>
        </w:rPr>
        <w:commentReference w:id="73"/>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74"/>
      <w:commentRangeStart w:id="75"/>
      <w:r w:rsidRPr="00DB2F80">
        <w:rPr>
          <w:sz w:val="24"/>
          <w:szCs w:val="24"/>
        </w:rPr>
        <w:t>few have high viral loads.</w:t>
      </w:r>
      <w:commentRangeEnd w:id="74"/>
      <w:r w:rsidR="00656B70">
        <w:rPr>
          <w:rStyle w:val="CommentReference"/>
        </w:rPr>
        <w:commentReference w:id="74"/>
      </w:r>
      <w:commentRangeEnd w:id="75"/>
      <w:r w:rsidR="003050A7">
        <w:rPr>
          <w:rStyle w:val="CommentReference"/>
        </w:rPr>
        <w:commentReference w:id="75"/>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76"/>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77" w:name="_o9a017k11u38"/>
      <w:bookmarkEnd w:id="77"/>
      <w:commentRangeEnd w:id="76"/>
      <w:r>
        <w:rPr>
          <w:rStyle w:val="CommentReference"/>
        </w:rPr>
        <w:commentReference w:id="76"/>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28" w:author="Daniel Suh" w:date="2023-12-01T14:06:00Z" w:initials="DS">
    <w:p w14:paraId="53711E3C" w14:textId="77777777" w:rsidR="006814DD" w:rsidRDefault="006814DD" w:rsidP="006814DD">
      <w:r>
        <w:rPr>
          <w:rStyle w:val="CommentReference"/>
        </w:rPr>
        <w:annotationRef/>
      </w:r>
      <w:r>
        <w:rPr>
          <w:sz w:val="20"/>
          <w:szCs w:val="20"/>
        </w:rPr>
        <w:t>Is this necessary to include in the introduction?</w:t>
      </w:r>
    </w:p>
  </w:comment>
  <w:comment w:id="30" w:author="Andrew W Park" w:date="2023-10-31T13:16:00Z" w:initials="AP">
    <w:p w14:paraId="07D932F3" w14:textId="4649E17B"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33"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34"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36"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37"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38"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39" w:author="Daniel Suh" w:date="2023-11-20T14:06:00Z" w:initials="DS">
    <w:p w14:paraId="4B5247D2" w14:textId="77777777" w:rsidR="00AE0249" w:rsidRDefault="00AE0249" w:rsidP="00AE0249">
      <w:r>
        <w:rPr>
          <w:rStyle w:val="CommentReference"/>
        </w:rPr>
        <w:annotationRef/>
      </w:r>
      <w:r>
        <w:rPr>
          <w:sz w:val="20"/>
          <w:szCs w:val="20"/>
        </w:rPr>
        <w:t>Denominator should be pt and not pt+1 for decreasing prevalence</w:t>
      </w:r>
    </w:p>
  </w:comment>
  <w:comment w:id="41" w:author="Andrew W Park" w:date="2023-10-31T13:26:00Z" w:initials="AP">
    <w:p w14:paraId="3ECDC28E" w14:textId="674AD3A6"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43" w:author="Daniel Suh" w:date="2023-11-20T14:45:00Z" w:initials="DS">
    <w:p w14:paraId="2A8FA143" w14:textId="77777777" w:rsidR="00FD5740" w:rsidRDefault="00FD5740" w:rsidP="00FD5740">
      <w:r>
        <w:rPr>
          <w:rStyle w:val="CommentReference"/>
        </w:rPr>
        <w:annotationRef/>
      </w:r>
      <w:r>
        <w:rPr>
          <w:sz w:val="20"/>
          <w:szCs w:val="20"/>
        </w:rPr>
        <w:t>Retitle this section?</w:t>
      </w:r>
    </w:p>
  </w:comment>
  <w:comment w:id="46" w:author="Stacey L Lance" w:date="2023-09-05T15:30:00Z" w:initials="SL">
    <w:p w14:paraId="7F5D1560" w14:textId="44AA9A60"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47"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48"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49"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53"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73" w:author="Stacey L Lance" w:date="2023-11-02T12:07:00Z" w:initials="SL">
    <w:p w14:paraId="38C6A227" w14:textId="552C7D02" w:rsidR="31DB22D1" w:rsidRDefault="31DB22D1">
      <w:pPr>
        <w:pStyle w:val="CommentText"/>
      </w:pPr>
      <w:r>
        <w:t>I have to include this in submissions. I will add text to your cover letter about it</w:t>
      </w:r>
      <w:r>
        <w:rPr>
          <w:rStyle w:val="CommentReference"/>
        </w:rPr>
        <w:annotationRef/>
      </w:r>
    </w:p>
  </w:comment>
  <w:comment w:id="74"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75"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76"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53711E3C" w15:done="0"/>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4B5247D2" w15:done="0"/>
  <w15:commentEx w15:paraId="3ECDC28E" w15:done="1"/>
  <w15:commentEx w15:paraId="2A8FA143" w15:done="0"/>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54C7CEBD" w16cex:dateUtc="2023-12-01T19:06: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EE6A372" w16cex:dateUtc="2023-11-20T19:06:00Z"/>
  <w16cex:commentExtensible w16cex:durableId="14453443" w16cex:dateUtc="2023-10-31T17:26:00Z"/>
  <w16cex:commentExtensible w16cex:durableId="6F85528A" w16cex:dateUtc="2023-11-20T19:45: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53711E3C" w16cid:durableId="54C7CEBD"/>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4B5247D2" w16cid:durableId="2EE6A372"/>
  <w16cid:commentId w16cid:paraId="3ECDC28E" w16cid:durableId="14453443"/>
  <w16cid:commentId w16cid:paraId="2A8FA143" w16cid:durableId="6F85528A"/>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85866" w14:textId="77777777" w:rsidR="00072B5B" w:rsidRDefault="00072B5B" w:rsidP="003540FF">
      <w:pPr>
        <w:spacing w:line="240" w:lineRule="auto"/>
      </w:pPr>
      <w:r>
        <w:separator/>
      </w:r>
    </w:p>
  </w:endnote>
  <w:endnote w:type="continuationSeparator" w:id="0">
    <w:p w14:paraId="1FDA8C88" w14:textId="77777777" w:rsidR="00072B5B" w:rsidRDefault="00072B5B"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C0BBE8" w14:textId="77777777" w:rsidR="00072B5B" w:rsidRDefault="00072B5B" w:rsidP="003540FF">
      <w:pPr>
        <w:spacing w:line="240" w:lineRule="auto"/>
      </w:pPr>
      <w:r>
        <w:separator/>
      </w:r>
    </w:p>
  </w:footnote>
  <w:footnote w:type="continuationSeparator" w:id="0">
    <w:p w14:paraId="7F995077" w14:textId="77777777" w:rsidR="00072B5B" w:rsidRDefault="00072B5B"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279DB"/>
    <w:rsid w:val="000347C2"/>
    <w:rsid w:val="000475E5"/>
    <w:rsid w:val="00070A53"/>
    <w:rsid w:val="00072B5B"/>
    <w:rsid w:val="000958DD"/>
    <w:rsid w:val="000A46F0"/>
    <w:rsid w:val="000A4745"/>
    <w:rsid w:val="000C212A"/>
    <w:rsid w:val="000D3489"/>
    <w:rsid w:val="000D4B9A"/>
    <w:rsid w:val="000E235C"/>
    <w:rsid w:val="00151FB6"/>
    <w:rsid w:val="00184936"/>
    <w:rsid w:val="00186C74"/>
    <w:rsid w:val="00187DCA"/>
    <w:rsid w:val="001911D7"/>
    <w:rsid w:val="001A12E3"/>
    <w:rsid w:val="001C3D2A"/>
    <w:rsid w:val="001D596F"/>
    <w:rsid w:val="001F7D11"/>
    <w:rsid w:val="0020244F"/>
    <w:rsid w:val="00202B66"/>
    <w:rsid w:val="00202DEE"/>
    <w:rsid w:val="00255C97"/>
    <w:rsid w:val="00256F98"/>
    <w:rsid w:val="00270109"/>
    <w:rsid w:val="002716A4"/>
    <w:rsid w:val="002770B4"/>
    <w:rsid w:val="0029426F"/>
    <w:rsid w:val="002E6E0F"/>
    <w:rsid w:val="002F1B0E"/>
    <w:rsid w:val="003050A7"/>
    <w:rsid w:val="00322AE6"/>
    <w:rsid w:val="00327EFB"/>
    <w:rsid w:val="00334C8B"/>
    <w:rsid w:val="003540FF"/>
    <w:rsid w:val="00374C98"/>
    <w:rsid w:val="003817CE"/>
    <w:rsid w:val="003D7285"/>
    <w:rsid w:val="003F71A1"/>
    <w:rsid w:val="0040206D"/>
    <w:rsid w:val="00413992"/>
    <w:rsid w:val="004330EA"/>
    <w:rsid w:val="004357CA"/>
    <w:rsid w:val="00464E3F"/>
    <w:rsid w:val="00472C52"/>
    <w:rsid w:val="00480CC2"/>
    <w:rsid w:val="00483941"/>
    <w:rsid w:val="004877D2"/>
    <w:rsid w:val="004C1564"/>
    <w:rsid w:val="004E1900"/>
    <w:rsid w:val="005235B4"/>
    <w:rsid w:val="00541433"/>
    <w:rsid w:val="00554066"/>
    <w:rsid w:val="005942D9"/>
    <w:rsid w:val="005A3BFD"/>
    <w:rsid w:val="005B1D97"/>
    <w:rsid w:val="005B46CA"/>
    <w:rsid w:val="005F16FB"/>
    <w:rsid w:val="00613A5F"/>
    <w:rsid w:val="00634A51"/>
    <w:rsid w:val="00655F73"/>
    <w:rsid w:val="00656B70"/>
    <w:rsid w:val="006814DD"/>
    <w:rsid w:val="0069435B"/>
    <w:rsid w:val="00715843"/>
    <w:rsid w:val="007575DD"/>
    <w:rsid w:val="0076507E"/>
    <w:rsid w:val="0077087C"/>
    <w:rsid w:val="00776ACA"/>
    <w:rsid w:val="00782EF5"/>
    <w:rsid w:val="00790E36"/>
    <w:rsid w:val="007B418E"/>
    <w:rsid w:val="007B5C24"/>
    <w:rsid w:val="007D0E7A"/>
    <w:rsid w:val="007E42FC"/>
    <w:rsid w:val="007F0274"/>
    <w:rsid w:val="00802B59"/>
    <w:rsid w:val="00826B90"/>
    <w:rsid w:val="008358B7"/>
    <w:rsid w:val="008515C7"/>
    <w:rsid w:val="00852ADB"/>
    <w:rsid w:val="008552C2"/>
    <w:rsid w:val="00882F2A"/>
    <w:rsid w:val="008A2624"/>
    <w:rsid w:val="008D07C9"/>
    <w:rsid w:val="008D10C6"/>
    <w:rsid w:val="008F0A52"/>
    <w:rsid w:val="00963B37"/>
    <w:rsid w:val="0098301B"/>
    <w:rsid w:val="00993E75"/>
    <w:rsid w:val="009B1010"/>
    <w:rsid w:val="00A318F7"/>
    <w:rsid w:val="00A46BF1"/>
    <w:rsid w:val="00A52A81"/>
    <w:rsid w:val="00A54A92"/>
    <w:rsid w:val="00A60272"/>
    <w:rsid w:val="00A74023"/>
    <w:rsid w:val="00A835D7"/>
    <w:rsid w:val="00A85951"/>
    <w:rsid w:val="00A95C8B"/>
    <w:rsid w:val="00AC1151"/>
    <w:rsid w:val="00AC7ABC"/>
    <w:rsid w:val="00AD0B7D"/>
    <w:rsid w:val="00AD22C9"/>
    <w:rsid w:val="00AE0249"/>
    <w:rsid w:val="00B52F54"/>
    <w:rsid w:val="00BA751B"/>
    <w:rsid w:val="00BF1BFD"/>
    <w:rsid w:val="00BF35FB"/>
    <w:rsid w:val="00C007ED"/>
    <w:rsid w:val="00C048C2"/>
    <w:rsid w:val="00C21EA3"/>
    <w:rsid w:val="00C33A8E"/>
    <w:rsid w:val="00C74CA9"/>
    <w:rsid w:val="00C77E17"/>
    <w:rsid w:val="00C86DEC"/>
    <w:rsid w:val="00CA3424"/>
    <w:rsid w:val="00CA6527"/>
    <w:rsid w:val="00CC44FA"/>
    <w:rsid w:val="00CD67AE"/>
    <w:rsid w:val="00D24E70"/>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66547"/>
    <w:rsid w:val="00F8115D"/>
    <w:rsid w:val="00F82285"/>
    <w:rsid w:val="00F93811"/>
    <w:rsid w:val="00F93EDE"/>
    <w:rsid w:val="00FA1EC4"/>
    <w:rsid w:val="00FD5740"/>
    <w:rsid w:val="00FD6C81"/>
    <w:rsid w:val="00FE67A3"/>
    <w:rsid w:val="00FF16F9"/>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37</Pages>
  <Words>35197</Words>
  <Characters>200623</Characters>
  <Application>Microsoft Office Word</Application>
  <DocSecurity>0</DocSecurity>
  <Lines>1671</Lines>
  <Paragraphs>470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72</cp:revision>
  <dcterms:created xsi:type="dcterms:W3CDTF">2023-11-01T15:27:00Z</dcterms:created>
  <dcterms:modified xsi:type="dcterms:W3CDTF">2023-12-05T21:30:00Z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ationUpdates":true},"sessionID":"a5AqGwPR","zoteroVersion":"6.0.30","dataVersion":4}</vt:lpwstr>
  </property>
</Properties>
</file>